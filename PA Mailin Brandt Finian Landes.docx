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6FEA40" w14:textId="77777777" w:rsidR="002D0689" w:rsidRPr="00A1295B" w:rsidRDefault="00327ED5" w:rsidP="002D0689">
      <w:pPr>
        <w:pStyle w:val="Title"/>
        <w:jc w:val="right"/>
        <w:rPr>
          <w:lang w:val="en-US"/>
        </w:rPr>
      </w:pPr>
      <w:r w:rsidRPr="00A1295B">
        <w:rPr>
          <w:lang w:val="en-US"/>
        </w:rPr>
        <w:t>2024</w:t>
      </w:r>
    </w:p>
    <w:p w14:paraId="250074AC" w14:textId="77777777" w:rsidR="002D0689" w:rsidRPr="00A1295B" w:rsidRDefault="002D0689" w:rsidP="002D0689">
      <w:pPr>
        <w:pStyle w:val="Title"/>
        <w:jc w:val="right"/>
        <w:rPr>
          <w:lang w:val="en-US"/>
        </w:rPr>
      </w:pPr>
    </w:p>
    <w:p w14:paraId="3C8B7CEB" w14:textId="447A5AF6" w:rsidR="00327ED5" w:rsidRPr="00A1295B" w:rsidRDefault="00327ED5" w:rsidP="002D0689">
      <w:pPr>
        <w:pStyle w:val="Title"/>
        <w:jc w:val="right"/>
        <w:rPr>
          <w:lang w:val="en-US"/>
        </w:rPr>
      </w:pPr>
      <w:del w:id="0" w:author="Landes, Finian (GymLI)" w:date="2024-12-20T12:52:00Z" w16du:dateUtc="2024-12-20T11:52:00Z">
        <w:r w:rsidRPr="00A1295B">
          <w:rPr>
            <w:noProof/>
            <w:lang w:val="en-US"/>
          </w:rPr>
          <mc:AlternateContent>
            <mc:Choice Requires="wpg">
              <w:drawing>
                <wp:anchor distT="0" distB="0" distL="114300" distR="114300" simplePos="0" relativeHeight="251660295" behindDoc="0" locked="0" layoutInCell="1" allowOverlap="1" wp14:anchorId="044E170B" wp14:editId="64CC6BB6">
                  <wp:simplePos x="0" y="0"/>
                  <wp:positionH relativeFrom="margin">
                    <wp:align>center</wp:align>
                  </wp:positionH>
                  <wp:positionV relativeFrom="paragraph">
                    <wp:posOffset>765810</wp:posOffset>
                  </wp:positionV>
                  <wp:extent cx="5501640" cy="1005840"/>
                  <wp:effectExtent l="0" t="0" r="3810" b="3810"/>
                  <wp:wrapTight wrapText="bothSides">
                    <wp:wrapPolygon edited="0">
                      <wp:start x="0" y="0"/>
                      <wp:lineTo x="0" y="21273"/>
                      <wp:lineTo x="21540" y="21273"/>
                      <wp:lineTo x="21540" y="0"/>
                      <wp:lineTo x="0" y="0"/>
                    </wp:wrapPolygon>
                  </wp:wrapTight>
                  <wp:docPr id="663670858" name="Group 7"/>
                  <wp:cNvGraphicFramePr/>
                  <a:graphic xmlns:a="http://schemas.openxmlformats.org/drawingml/2006/main">
                    <a:graphicData uri="http://schemas.microsoft.com/office/word/2010/wordprocessingGroup">
                      <wpg:wgp>
                        <wpg:cNvGrpSpPr/>
                        <wpg:grpSpPr>
                          <a:xfrm>
                            <a:off x="0" y="0"/>
                            <a:ext cx="5501640" cy="1005840"/>
                            <a:chOff x="0" y="0"/>
                            <a:chExt cx="5501640" cy="1005840"/>
                          </a:xfrm>
                        </wpg:grpSpPr>
                        <pic:pic xmlns:pic="http://schemas.openxmlformats.org/drawingml/2006/picture">
                          <pic:nvPicPr>
                            <pic:cNvPr id="1722111604"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817458813"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247900" y="0"/>
                              <a:ext cx="1005840" cy="1005840"/>
                            </a:xfrm>
                            <a:prstGeom prst="rect">
                              <a:avLst/>
                            </a:prstGeom>
                            <a:noFill/>
                            <a:ln>
                              <a:noFill/>
                            </a:ln>
                          </pic:spPr>
                        </pic:pic>
                        <pic:pic xmlns:pic="http://schemas.openxmlformats.org/drawingml/2006/picture">
                          <pic:nvPicPr>
                            <pic:cNvPr id="212568958" name="Picture 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495800" y="0"/>
                              <a:ext cx="1005840" cy="1005840"/>
                            </a:xfrm>
                            <a:prstGeom prst="rect">
                              <a:avLst/>
                            </a:prstGeom>
                            <a:noFill/>
                            <a:ln>
                              <a:noFill/>
                            </a:ln>
                          </pic:spPr>
                        </pic:pic>
                        <pic:pic xmlns:pic="http://schemas.openxmlformats.org/drawingml/2006/picture">
                          <pic:nvPicPr>
                            <pic:cNvPr id="1111876770" name="Picture 5" descr="A hand making a peace sign&#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123950" y="0"/>
                              <a:ext cx="1005840" cy="1005840"/>
                            </a:xfrm>
                            <a:prstGeom prst="rect">
                              <a:avLst/>
                            </a:prstGeom>
                            <a:noFill/>
                            <a:ln>
                              <a:noFill/>
                            </a:ln>
                          </pic:spPr>
                        </pic:pic>
                        <pic:pic xmlns:pic="http://schemas.openxmlformats.org/drawingml/2006/picture">
                          <pic:nvPicPr>
                            <pic:cNvPr id="1639230972" name="Picture 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371850" y="0"/>
                              <a:ext cx="1005840" cy="1005840"/>
                            </a:xfrm>
                            <a:prstGeom prst="rect">
                              <a:avLst/>
                            </a:prstGeom>
                            <a:noFill/>
                            <a:ln>
                              <a:noFill/>
                            </a:ln>
                          </pic:spPr>
                        </pic:pic>
                      </wpg:wgp>
                    </a:graphicData>
                  </a:graphic>
                </wp:anchor>
              </w:drawing>
            </mc:Choice>
            <mc:Fallback>
              <w:pict>
                <v:group w14:anchorId="6D802F81" id="Group 7" o:spid="_x0000_s1026" style="position:absolute;margin-left:0;margin-top:60.3pt;width:433.2pt;height:79.2pt;z-index:251660295;mso-position-horizontal:center;mso-position-horizontal-relative:margin" coordsize="55016,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">
                    <v:imagedata r:id="rId13" o:title=""/>
                  </v:shape>
                  <v:shape id="Picture 2" o:spid="_x0000_s1028" type="#_x0000_t75" style="position:absolute;left:22479;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">
                    <v:imagedata r:id="rId14" o:title=""/>
                  </v:shape>
                  <v:shape id="Picture 4" o:spid="_x0000_s1029" type="#_x0000_t75" style="position:absolute;left:44958;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">
                    <v:imagedata r:id="rId15" o:title=""/>
                  </v:shape>
                  <v:shape id="Picture 5" o:spid="_x0000_s1030" type="#_x0000_t75" alt="A hand making a peace sign&#10;&#10;Description automatically generated" style="position:absolute;left:11239;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">
                    <v:imagedata r:id="rId16" o:title="A hand making a peace sign&#10;&#10;Description automatically generated"/>
                  </v:shape>
                  <v:shape id="Picture 6" o:spid="_x0000_s1031" type="#_x0000_t75" style="position:absolute;left:33718;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">
                    <v:imagedata r:id="rId17" o:title=""/>
                  </v:shape>
                  <w10:wrap type="tight" anchorx="margin"/>
                </v:group>
              </w:pict>
            </mc:Fallback>
          </mc:AlternateContent>
        </w:r>
      </w:del>
      <w:ins w:id="1" w:author="Landes, Finian (GymLI)" w:date="2024-12-20T12:52:00Z" w16du:dateUtc="2024-12-20T11:52:00Z">
        <w:r w:rsidRPr="00A1295B">
          <w:rPr>
            <w:noProof/>
            <w:lang w:val="en-US"/>
          </w:rPr>
          <mc:AlternateContent>
            <mc:Choice Requires="wpg">
              <w:drawing>
                <wp:anchor distT="0" distB="0" distL="114300" distR="114300" simplePos="0" relativeHeight="251658240" behindDoc="0" locked="0" layoutInCell="1" allowOverlap="1" wp14:anchorId="044E170B" wp14:editId="3AD3F881">
                  <wp:simplePos x="0" y="0"/>
                  <wp:positionH relativeFrom="column">
                    <wp:posOffset>19050</wp:posOffset>
                  </wp:positionH>
                  <wp:positionV relativeFrom="paragraph">
                    <wp:posOffset>765810</wp:posOffset>
                  </wp:positionV>
                  <wp:extent cx="5501640" cy="1005840"/>
                  <wp:effectExtent l="0" t="0" r="3810" b="3810"/>
                  <wp:wrapTight wrapText="bothSides">
                    <wp:wrapPolygon edited="0">
                      <wp:start x="0" y="0"/>
                      <wp:lineTo x="0" y="21273"/>
                      <wp:lineTo x="21540" y="21273"/>
                      <wp:lineTo x="21540" y="0"/>
                      <wp:lineTo x="0" y="0"/>
                    </wp:wrapPolygon>
                  </wp:wrapTight>
                  <wp:docPr id="345546139" name="Group 7"/>
                  <wp:cNvGraphicFramePr/>
                  <a:graphic xmlns:a="http://schemas.openxmlformats.org/drawingml/2006/main">
                    <a:graphicData uri="http://schemas.microsoft.com/office/word/2010/wordprocessingGroup">
                      <wpg:wgp>
                        <wpg:cNvGrpSpPr/>
                        <wpg:grpSpPr>
                          <a:xfrm>
                            <a:off x="0" y="0"/>
                            <a:ext cx="5501640" cy="1005840"/>
                            <a:chOff x="0" y="0"/>
                            <a:chExt cx="5501640" cy="1005840"/>
                          </a:xfrm>
                        </wpg:grpSpPr>
                        <pic:pic xmlns:pic="http://schemas.openxmlformats.org/drawingml/2006/picture">
                          <pic:nvPicPr>
                            <pic:cNvPr id="598063660"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1460172455" name="Picture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247900" y="0"/>
                              <a:ext cx="1005840" cy="1005840"/>
                            </a:xfrm>
                            <a:prstGeom prst="rect">
                              <a:avLst/>
                            </a:prstGeom>
                            <a:noFill/>
                            <a:ln>
                              <a:noFill/>
                            </a:ln>
                          </pic:spPr>
                        </pic:pic>
                        <pic:pic xmlns:pic="http://schemas.openxmlformats.org/drawingml/2006/picture">
                          <pic:nvPicPr>
                            <pic:cNvPr id="1354716154" name="Picture 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495800" y="0"/>
                              <a:ext cx="1005840" cy="1005840"/>
                            </a:xfrm>
                            <a:prstGeom prst="rect">
                              <a:avLst/>
                            </a:prstGeom>
                            <a:noFill/>
                            <a:ln>
                              <a:noFill/>
                            </a:ln>
                          </pic:spPr>
                        </pic:pic>
                        <pic:pic xmlns:pic="http://schemas.openxmlformats.org/drawingml/2006/picture">
                          <pic:nvPicPr>
                            <pic:cNvPr id="152950695" name="Picture 5" descr="A hand making a peace sign&#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123950" y="0"/>
                              <a:ext cx="1005840" cy="1005840"/>
                            </a:xfrm>
                            <a:prstGeom prst="rect">
                              <a:avLst/>
                            </a:prstGeom>
                            <a:noFill/>
                            <a:ln>
                              <a:noFill/>
                            </a:ln>
                          </pic:spPr>
                        </pic:pic>
                        <pic:pic xmlns:pic="http://schemas.openxmlformats.org/drawingml/2006/picture">
                          <pic:nvPicPr>
                            <pic:cNvPr id="174826460" name="Picture 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371850" y="0"/>
                              <a:ext cx="1005840" cy="1005840"/>
                            </a:xfrm>
                            <a:prstGeom prst="rect">
                              <a:avLst/>
                            </a:prstGeom>
                            <a:noFill/>
                            <a:ln>
                              <a:noFill/>
                            </a:ln>
                          </pic:spPr>
                        </pic:pic>
                      </wpg:wgp>
                    </a:graphicData>
                  </a:graphic>
                </wp:anchor>
              </w:drawing>
            </mc:Choice>
            <mc:Fallback xmlns:arto="http://schemas.microsoft.com/office/word/2006/arto" xmlns="">
              <w:pict>
                <v:group w14:anchorId="79BC93B6" id="Group 7" o:spid="_x0000_s1026" style="position:absolute;margin-left:1.5pt;margin-top:60.3pt;width:433.2pt;height:79.2pt;z-index:251657222" coordsize="55016,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&#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">
                    <v:imagedata r:id="rId18" o:title=""/>
                  </v:shape>
                  <v:shape id="Picture 2" o:spid="_x0000_s1028" type="#_x0000_t75" style="position:absolute;left:22479;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">
                    <v:imagedata r:id="rId19" o:title=""/>
                  </v:shape>
                  <v:shape id="Picture 4" o:spid="_x0000_s1029" type="#_x0000_t75" style="position:absolute;left:44958;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">
                    <v:imagedata r:id="rId20" o:title=""/>
                  </v:shape>
                  <v:shape id="Picture 5" o:spid="_x0000_s1030" type="#_x0000_t75" alt="A hand making a peace sign&#10;&#10;Description automatically generated" style="position:absolute;left:11239;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">
                    <v:imagedata r:id="rId21" o:title="A hand making a peace sign&#10;&#10;Description automatically generated"/>
                  </v:shape>
                  <v:shape id="Picture 6" o:spid="_x0000_s1031" type="#_x0000_t75" style="position:absolute;left:33718;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">
                    <v:imagedata r:id="rId22" o:title=""/>
                  </v:shape>
                  <w10:wrap type="tight"/>
                </v:group>
              </w:pict>
            </mc:Fallback>
          </mc:AlternateContent>
        </w:r>
      </w:ins>
    </w:p>
    <w:p w14:paraId="20BD2A1A" w14:textId="390D2295" w:rsidR="00ED3A4D" w:rsidRPr="00A1295B" w:rsidRDefault="0020794D" w:rsidP="006579C5">
      <w:pPr>
        <w:spacing w:before="240"/>
        <w:jc w:val="center"/>
        <w:rPr>
          <w:sz w:val="36"/>
          <w:szCs w:val="36"/>
          <w:lang w:val="en-US"/>
        </w:rPr>
      </w:pPr>
      <w:r w:rsidRPr="009F2695">
        <w:rPr>
          <w:sz w:val="36"/>
          <w:szCs w:val="36"/>
          <w:lang w:val="en-US"/>
        </w:rPr>
        <w:t xml:space="preserve">Project </w:t>
      </w:r>
      <w:r w:rsidR="00ED3A4D" w:rsidRPr="009F2695">
        <w:rPr>
          <w:sz w:val="36"/>
          <w:szCs w:val="36"/>
          <w:lang w:val="en-US"/>
        </w:rPr>
        <w:t>work</w:t>
      </w:r>
      <w:r w:rsidR="00012017" w:rsidRPr="009F2695">
        <w:rPr>
          <w:sz w:val="36"/>
          <w:szCs w:val="36"/>
          <w:lang w:val="en-US"/>
        </w:rPr>
        <w:t xml:space="preserve"> </w:t>
      </w:r>
      <w:r w:rsidR="00D947AB" w:rsidRPr="009F2695">
        <w:rPr>
          <w:sz w:val="36"/>
          <w:szCs w:val="36"/>
          <w:lang w:val="en-US"/>
        </w:rPr>
        <w:t>report</w:t>
      </w:r>
    </w:p>
    <w:p w14:paraId="3FDD4F30" w14:textId="5E1C3134" w:rsidR="006F04E9" w:rsidRPr="00A1295B" w:rsidRDefault="00ED3A4D" w:rsidP="006579C5">
      <w:pPr>
        <w:spacing w:after="0"/>
        <w:jc w:val="center"/>
        <w:rPr>
          <w:sz w:val="56"/>
          <w:szCs w:val="56"/>
          <w:lang w:val="en-US"/>
        </w:rPr>
      </w:pPr>
      <w:r w:rsidRPr="00A1295B">
        <w:rPr>
          <w:sz w:val="56"/>
          <w:szCs w:val="56"/>
          <w:lang w:val="en-US"/>
        </w:rPr>
        <w:t xml:space="preserve">Recognizing hand signs using </w:t>
      </w:r>
      <w:r w:rsidR="005B00BD" w:rsidRPr="00A1295B">
        <w:rPr>
          <w:sz w:val="56"/>
          <w:szCs w:val="56"/>
          <w:lang w:val="en-US"/>
        </w:rPr>
        <w:t>p</w:t>
      </w:r>
      <w:r w:rsidRPr="00A1295B">
        <w:rPr>
          <w:sz w:val="56"/>
          <w:szCs w:val="56"/>
          <w:lang w:val="en-US"/>
        </w:rPr>
        <w:t xml:space="preserve">rincipal </w:t>
      </w:r>
      <w:r w:rsidR="005B00BD" w:rsidRPr="00A1295B">
        <w:rPr>
          <w:sz w:val="56"/>
          <w:szCs w:val="56"/>
          <w:lang w:val="en-US"/>
        </w:rPr>
        <w:t>c</w:t>
      </w:r>
      <w:r w:rsidRPr="00A1295B">
        <w:rPr>
          <w:sz w:val="56"/>
          <w:szCs w:val="56"/>
          <w:lang w:val="en-US"/>
        </w:rPr>
        <w:t xml:space="preserve">omponent </w:t>
      </w:r>
      <w:r w:rsidR="005B00BD" w:rsidRPr="00A1295B">
        <w:rPr>
          <w:sz w:val="56"/>
          <w:szCs w:val="56"/>
          <w:lang w:val="en-US"/>
        </w:rPr>
        <w:t>a</w:t>
      </w:r>
      <w:r w:rsidRPr="00A1295B">
        <w:rPr>
          <w:sz w:val="56"/>
          <w:szCs w:val="56"/>
          <w:lang w:val="en-US"/>
        </w:rPr>
        <w:t>nalysis</w:t>
      </w:r>
    </w:p>
    <w:p w14:paraId="4926F860" w14:textId="64AA8831" w:rsidR="002D0689" w:rsidRPr="00A1295B" w:rsidRDefault="00B03A86" w:rsidP="006579C5">
      <w:pPr>
        <w:spacing w:after="0"/>
        <w:jc w:val="center"/>
        <w:rPr>
          <w:sz w:val="36"/>
          <w:szCs w:val="36"/>
          <w:lang w:val="en-US"/>
        </w:rPr>
      </w:pPr>
      <w:r w:rsidRPr="00A1295B">
        <w:rPr>
          <w:sz w:val="36"/>
          <w:szCs w:val="36"/>
          <w:lang w:val="en-US"/>
        </w:rPr>
        <w:t>By Mailin Brandt and Finian Landes</w:t>
      </w:r>
    </w:p>
    <w:p w14:paraId="50CD4D67" w14:textId="77777777" w:rsidR="00AC4EEE" w:rsidRPr="00A1295B" w:rsidRDefault="00AC4EEE" w:rsidP="006579C5">
      <w:pPr>
        <w:spacing w:after="0"/>
        <w:jc w:val="center"/>
        <w:rPr>
          <w:sz w:val="36"/>
          <w:szCs w:val="36"/>
          <w:lang w:val="en-US"/>
        </w:rPr>
      </w:pPr>
    </w:p>
    <w:p w14:paraId="3E1BAA80" w14:textId="4FCDB9CE" w:rsidR="00DD0965" w:rsidRPr="00A1295B" w:rsidRDefault="00DD0965" w:rsidP="006579C5">
      <w:pPr>
        <w:spacing w:after="0"/>
        <w:jc w:val="center"/>
        <w:rPr>
          <w:sz w:val="36"/>
          <w:szCs w:val="36"/>
          <w:lang w:val="en-US"/>
        </w:rPr>
      </w:pPr>
      <w:r w:rsidRPr="00A1295B">
        <w:rPr>
          <w:sz w:val="36"/>
          <w:szCs w:val="36"/>
          <w:lang w:val="en-US"/>
        </w:rPr>
        <w:t>Supervisor: Robyn Steiner</w:t>
      </w:r>
      <w:r w:rsidR="00264AA6" w:rsidRPr="00A1295B">
        <w:rPr>
          <w:sz w:val="36"/>
          <w:szCs w:val="36"/>
          <w:lang w:val="en-US"/>
        </w:rPr>
        <w:t>-Curtis</w:t>
      </w:r>
    </w:p>
    <w:p w14:paraId="07740309" w14:textId="19475244" w:rsidR="00264AA6" w:rsidRPr="00A1295B" w:rsidRDefault="00264AA6" w:rsidP="006579C5">
      <w:pPr>
        <w:spacing w:after="0"/>
        <w:jc w:val="center"/>
        <w:rPr>
          <w:sz w:val="36"/>
          <w:szCs w:val="36"/>
          <w:lang w:val="en-US"/>
        </w:rPr>
      </w:pPr>
      <w:r w:rsidRPr="00A1295B">
        <w:rPr>
          <w:sz w:val="36"/>
          <w:szCs w:val="36"/>
          <w:lang w:val="en-US"/>
        </w:rPr>
        <w:t>Gymnasium Liestal</w:t>
      </w:r>
    </w:p>
    <w:p w14:paraId="05F6F5B3" w14:textId="132BFC06" w:rsidR="00264AA6" w:rsidRPr="00A1295B" w:rsidRDefault="00ED4925" w:rsidP="006579C5">
      <w:pPr>
        <w:spacing w:after="0"/>
        <w:jc w:val="center"/>
        <w:rPr>
          <w:sz w:val="36"/>
          <w:szCs w:val="36"/>
          <w:lang w:val="en-US"/>
        </w:rPr>
      </w:pPr>
      <w:r w:rsidRPr="00EF11E6">
        <w:rPr>
          <w:sz w:val="36"/>
          <w:lang w:val="en-US"/>
          <w:rPrChange w:id="2" w:author="Landes, Finian (GymLI)" w:date="2024-12-20T12:52:00Z" w16du:dateUtc="2024-12-20T11:52:00Z">
            <w:rPr>
              <w:sz w:val="36"/>
              <w:szCs w:val="36"/>
              <w:highlight w:val="yellow"/>
              <w:lang w:val="en-US"/>
            </w:rPr>
          </w:rPrChange>
        </w:rPr>
        <w:t>Ma</w:t>
      </w:r>
      <w:r w:rsidR="00C94748" w:rsidRPr="00EF11E6">
        <w:rPr>
          <w:sz w:val="36"/>
          <w:lang w:val="en-US"/>
          <w:rPrChange w:id="3" w:author="Landes, Finian (GymLI)" w:date="2024-12-20T12:52:00Z" w16du:dateUtc="2024-12-20T11:52:00Z">
            <w:rPr>
              <w:sz w:val="36"/>
              <w:szCs w:val="36"/>
              <w:highlight w:val="yellow"/>
              <w:lang w:val="en-US"/>
            </w:rPr>
          </w:rPrChange>
        </w:rPr>
        <w:t>jor</w:t>
      </w:r>
      <w:r w:rsidR="006F04E9" w:rsidRPr="00EF11E6">
        <w:rPr>
          <w:sz w:val="36"/>
          <w:lang w:val="en-US"/>
          <w:rPrChange w:id="4" w:author="Landes, Finian (GymLI)" w:date="2024-12-20T12:52:00Z" w16du:dateUtc="2024-12-20T11:52:00Z">
            <w:rPr>
              <w:sz w:val="36"/>
              <w:szCs w:val="36"/>
              <w:highlight w:val="yellow"/>
              <w:lang w:val="en-US"/>
            </w:rPr>
          </w:rPrChange>
        </w:rPr>
        <w:t xml:space="preserve"> Subject</w:t>
      </w:r>
      <w:r w:rsidR="00EA258C" w:rsidRPr="00A1295B">
        <w:rPr>
          <w:sz w:val="36"/>
          <w:szCs w:val="36"/>
          <w:lang w:val="en-US"/>
        </w:rPr>
        <w:t>: Applied M</w:t>
      </w:r>
      <w:r w:rsidR="00FF35CB" w:rsidRPr="00A1295B">
        <w:rPr>
          <w:sz w:val="36"/>
          <w:szCs w:val="36"/>
          <w:lang w:val="en-US"/>
        </w:rPr>
        <w:t>a</w:t>
      </w:r>
      <w:r w:rsidR="00EA258C" w:rsidRPr="00A1295B">
        <w:rPr>
          <w:sz w:val="36"/>
          <w:szCs w:val="36"/>
          <w:lang w:val="en-US"/>
        </w:rPr>
        <w:t>th</w:t>
      </w:r>
      <w:r w:rsidR="00D25448" w:rsidRPr="00A1295B">
        <w:rPr>
          <w:sz w:val="36"/>
          <w:szCs w:val="36"/>
          <w:lang w:val="en-US"/>
        </w:rPr>
        <w:t>ematics</w:t>
      </w:r>
      <w:r w:rsidR="00FF35CB" w:rsidRPr="00A1295B">
        <w:rPr>
          <w:sz w:val="36"/>
          <w:szCs w:val="36"/>
          <w:lang w:val="en-US"/>
        </w:rPr>
        <w:t>/Physics</w:t>
      </w:r>
    </w:p>
    <w:p w14:paraId="39FD7B3A" w14:textId="77777777" w:rsidR="005B00BD" w:rsidRPr="00A1295B" w:rsidRDefault="005B00BD" w:rsidP="00ED3A4D">
      <w:pPr>
        <w:rPr>
          <w:lang w:val="en-US"/>
        </w:rPr>
      </w:pPr>
    </w:p>
    <w:p w14:paraId="43B07281" w14:textId="6AF7BDB7" w:rsidR="00FA156B" w:rsidRPr="00A1295B" w:rsidRDefault="00FA156B" w:rsidP="00FA156B">
      <w:pPr>
        <w:rPr>
          <w:lang w:val="en-US"/>
        </w:rPr>
      </w:pPr>
    </w:p>
    <w:p w14:paraId="0701BC94" w14:textId="5D4BB0D1" w:rsidR="009B40C3" w:rsidRPr="00A1295B" w:rsidRDefault="009B40C3" w:rsidP="000F5383">
      <w:pPr>
        <w:jc w:val="both"/>
        <w:rPr>
          <w:rFonts w:asciiTheme="majorHAnsi" w:eastAsiaTheme="majorEastAsia" w:hAnsiTheme="majorHAnsi" w:cstheme="majorBidi"/>
          <w:spacing w:val="-10"/>
          <w:kern w:val="28"/>
          <w:sz w:val="56"/>
          <w:szCs w:val="56"/>
          <w:lang w:val="en-US"/>
        </w:rPr>
      </w:pPr>
      <w:r w:rsidRPr="00A1295B">
        <w:rPr>
          <w:lang w:val="en-US"/>
        </w:rPr>
        <w:br w:type="page"/>
      </w:r>
    </w:p>
    <w:customXmlInsRangeStart w:id="5" w:author="Landes, Finian (GymLI)" w:date="2024-12-20T12:52:00Z"/>
    <w:sdt>
      <w:sdtPr>
        <w:rPr>
          <w:rFonts w:eastAsiaTheme="minorHAnsi" w:cstheme="minorBidi"/>
          <w:b w:val="0"/>
          <w:color w:val="auto"/>
          <w:kern w:val="2"/>
          <w:sz w:val="24"/>
          <w:szCs w:val="22"/>
          <w:lang w:val="de-CH"/>
          <w14:ligatures w14:val="standardContextual"/>
        </w:rPr>
        <w:id w:val="-103267170"/>
        <w:docPartObj>
          <w:docPartGallery w:val="Table of Contents"/>
          <w:docPartUnique/>
        </w:docPartObj>
      </w:sdtPr>
      <w:sdtEndPr>
        <w:rPr>
          <w:bCs/>
          <w:noProof/>
        </w:rPr>
      </w:sdtEndPr>
      <w:sdtContent>
        <w:customXmlInsRangeEnd w:id="5"/>
        <w:customXmlInsRangeStart w:id="6" w:author="Landes, Finian (GymLI)" w:date="2024-12-20T12:52:00Z"/>
        <w:sdt>
          <w:sdtPr>
            <w:rPr>
              <w:rFonts w:eastAsiaTheme="minorHAnsi" w:cstheme="minorBidi"/>
              <w:b w:val="0"/>
              <w:color w:val="auto"/>
              <w:kern w:val="2"/>
              <w:sz w:val="24"/>
              <w:szCs w:val="22"/>
              <w:lang w:val="de-CH"/>
              <w14:ligatures w14:val="standardContextual"/>
            </w:rPr>
            <w:id w:val="1118265491"/>
            <w:docPartObj>
              <w:docPartGallery w:val="Table of Contents"/>
              <w:docPartUnique/>
            </w:docPartObj>
          </w:sdtPr>
          <w:sdtEndPr>
            <w:rPr>
              <w:bCs/>
              <w:noProof/>
            </w:rPr>
          </w:sdtEndPr>
          <w:sdtContent>
            <w:customXmlInsRangeEnd w:id="6"/>
            <w:p w14:paraId="68795DC6" w14:textId="00F61E15" w:rsidR="00AC3AAC" w:rsidRDefault="00AC3AAC">
              <w:pPr>
                <w:pStyle w:val="TOCHeading"/>
              </w:pPr>
              <w:r>
                <w:t>Contents</w:t>
              </w:r>
            </w:p>
            <w:p w14:paraId="1CF44C3C" w14:textId="1024BF69" w:rsidR="00891061" w:rsidRDefault="00BB1E4D">
              <w:pPr>
                <w:pStyle w:val="TOC1"/>
                <w:tabs>
                  <w:tab w:val="left" w:pos="440"/>
                  <w:tab w:val="right" w:leader="dot" w:pos="9016"/>
                </w:tabs>
                <w:rPr>
                  <w:ins w:id="7" w:author="Landes, Finian (GymLI)" w:date="2024-12-20T12:52:00Z" w16du:dateUtc="2024-12-20T11:52:00Z"/>
                  <w:rFonts w:asciiTheme="minorHAnsi" w:eastAsiaTheme="minorEastAsia" w:hAnsiTheme="minorHAnsi"/>
                  <w:noProof/>
                  <w:szCs w:val="24"/>
                </w:rPr>
              </w:pPr>
              <w:ins w:id="8" w:author="Landes, Finian (GymLI)" w:date="2024-12-20T12:52:00Z" w16du:dateUtc="2024-12-20T11:52:00Z">
                <w:r w:rsidRPr="00A1295B">
                  <w:rPr>
                    <w:lang w:val="en-US"/>
                  </w:rPr>
                  <w:fldChar w:fldCharType="begin"/>
                </w:r>
                <w:r w:rsidRPr="00A1295B">
                  <w:rPr>
                    <w:lang w:val="en-US"/>
                  </w:rPr>
                  <w:instrText xml:space="preserve"> TOC \o "1-3" \h \z \u </w:instrText>
                </w:r>
                <w:r w:rsidRPr="00A1295B">
                  <w:rPr>
                    <w:lang w:val="en-US"/>
                  </w:rPr>
                  <w:fldChar w:fldCharType="separate"/>
                </w:r>
                <w:r w:rsidR="00891061">
                  <w:fldChar w:fldCharType="begin"/>
                </w:r>
                <w:r w:rsidR="00891061">
                  <w:instrText>HYPERLINK \l "_Toc185591019"</w:instrText>
                </w:r>
                <w:r w:rsidR="00891061">
                  <w:fldChar w:fldCharType="separate"/>
                </w:r>
                <w:r w:rsidR="00891061" w:rsidRPr="00115DAA">
                  <w:rPr>
                    <w:rStyle w:val="Hyperlink"/>
                    <w:bCs/>
                    <w:noProof/>
                  </w:rPr>
                  <w:t>1.</w:t>
                </w:r>
                <w:r w:rsidR="00891061">
                  <w:rPr>
                    <w:rFonts w:asciiTheme="minorHAnsi" w:eastAsiaTheme="minorEastAsia" w:hAnsiTheme="minorHAnsi"/>
                    <w:noProof/>
                    <w:szCs w:val="24"/>
                  </w:rPr>
                  <w:tab/>
                </w:r>
                <w:r w:rsidR="00891061" w:rsidRPr="00115DAA">
                  <w:rPr>
                    <w:rStyle w:val="Hyperlink"/>
                    <w:noProof/>
                  </w:rPr>
                  <w:t>Introduction</w:t>
                </w:r>
                <w:r w:rsidR="00891061">
                  <w:rPr>
                    <w:noProof/>
                    <w:webHidden/>
                  </w:rPr>
                  <w:tab/>
                </w:r>
                <w:r w:rsidR="00891061">
                  <w:rPr>
                    <w:noProof/>
                    <w:webHidden/>
                  </w:rPr>
                  <w:fldChar w:fldCharType="begin"/>
                </w:r>
                <w:r w:rsidR="00891061">
                  <w:rPr>
                    <w:noProof/>
                    <w:webHidden/>
                  </w:rPr>
                  <w:instrText xml:space="preserve"> PAGEREF _Toc185591019 \h </w:instrText>
                </w:r>
                <w:r w:rsidR="00891061">
                  <w:rPr>
                    <w:noProof/>
                    <w:webHidden/>
                  </w:rPr>
                </w:r>
                <w:r w:rsidR="00891061">
                  <w:rPr>
                    <w:noProof/>
                    <w:webHidden/>
                  </w:rPr>
                  <w:fldChar w:fldCharType="separate"/>
                </w:r>
                <w:r w:rsidR="00D833DB">
                  <w:rPr>
                    <w:noProof/>
                    <w:webHidden/>
                  </w:rPr>
                  <w:t>3</w:t>
                </w:r>
                <w:r w:rsidR="00891061">
                  <w:rPr>
                    <w:noProof/>
                    <w:webHidden/>
                  </w:rPr>
                  <w:fldChar w:fldCharType="end"/>
                </w:r>
                <w:r w:rsidR="00891061">
                  <w:rPr>
                    <w:noProof/>
                  </w:rPr>
                  <w:fldChar w:fldCharType="end"/>
                </w:r>
              </w:ins>
            </w:p>
            <w:p w14:paraId="631D4F72" w14:textId="2DA92350" w:rsidR="00891061" w:rsidRDefault="00891061">
              <w:pPr>
                <w:pStyle w:val="TOC1"/>
                <w:tabs>
                  <w:tab w:val="left" w:pos="440"/>
                  <w:tab w:val="right" w:leader="dot" w:pos="9016"/>
                </w:tabs>
                <w:rPr>
                  <w:ins w:id="9" w:author="Landes, Finian (GymLI)" w:date="2024-12-20T12:52:00Z" w16du:dateUtc="2024-12-20T11:52:00Z"/>
                  <w:rFonts w:asciiTheme="minorHAnsi" w:eastAsiaTheme="minorEastAsia" w:hAnsiTheme="minorHAnsi"/>
                  <w:noProof/>
                  <w:szCs w:val="24"/>
                </w:rPr>
              </w:pPr>
              <w:ins w:id="10" w:author="Landes, Finian (GymLI)" w:date="2024-12-20T12:52:00Z" w16du:dateUtc="2024-12-20T11:52:00Z">
                <w:r>
                  <w:fldChar w:fldCharType="begin"/>
                </w:r>
                <w:r>
                  <w:instrText>HYPERLINK \l "_Toc185591020"</w:instrText>
                </w:r>
                <w:r>
                  <w:fldChar w:fldCharType="separate"/>
                </w:r>
                <w:r w:rsidRPr="00115DAA">
                  <w:rPr>
                    <w:rStyle w:val="Hyperlink"/>
                    <w:bCs/>
                    <w:noProof/>
                  </w:rPr>
                  <w:t>2.</w:t>
                </w:r>
                <w:r>
                  <w:rPr>
                    <w:rFonts w:asciiTheme="minorHAnsi" w:eastAsiaTheme="minorEastAsia" w:hAnsiTheme="minorHAnsi"/>
                    <w:noProof/>
                    <w:szCs w:val="24"/>
                  </w:rPr>
                  <w:tab/>
                </w:r>
                <w:r w:rsidRPr="00115DAA">
                  <w:rPr>
                    <w:rStyle w:val="Hyperlink"/>
                    <w:noProof/>
                  </w:rPr>
                  <w:t>“Leitfrage”</w:t>
                </w:r>
                <w:r>
                  <w:rPr>
                    <w:noProof/>
                    <w:webHidden/>
                  </w:rPr>
                  <w:tab/>
                </w:r>
                <w:r>
                  <w:rPr>
                    <w:noProof/>
                    <w:webHidden/>
                  </w:rPr>
                  <w:fldChar w:fldCharType="begin"/>
                </w:r>
                <w:r>
                  <w:rPr>
                    <w:noProof/>
                    <w:webHidden/>
                  </w:rPr>
                  <w:instrText xml:space="preserve"> PAGEREF _Toc185591020 \h </w:instrText>
                </w:r>
                <w:r>
                  <w:rPr>
                    <w:noProof/>
                    <w:webHidden/>
                  </w:rPr>
                </w:r>
                <w:r>
                  <w:rPr>
                    <w:noProof/>
                    <w:webHidden/>
                  </w:rPr>
                  <w:fldChar w:fldCharType="separate"/>
                </w:r>
                <w:r w:rsidR="00D833DB">
                  <w:rPr>
                    <w:noProof/>
                    <w:webHidden/>
                  </w:rPr>
                  <w:t>3</w:t>
                </w:r>
                <w:r>
                  <w:rPr>
                    <w:noProof/>
                    <w:webHidden/>
                  </w:rPr>
                  <w:fldChar w:fldCharType="end"/>
                </w:r>
                <w:r>
                  <w:rPr>
                    <w:noProof/>
                  </w:rPr>
                  <w:fldChar w:fldCharType="end"/>
                </w:r>
              </w:ins>
            </w:p>
            <w:p w14:paraId="767DA459" w14:textId="73CE5FF0" w:rsidR="00891061" w:rsidRDefault="00891061">
              <w:pPr>
                <w:pStyle w:val="TOC1"/>
                <w:tabs>
                  <w:tab w:val="left" w:pos="440"/>
                  <w:tab w:val="right" w:leader="dot" w:pos="9016"/>
                </w:tabs>
                <w:rPr>
                  <w:ins w:id="11" w:author="Landes, Finian (GymLI)" w:date="2024-12-20T12:52:00Z" w16du:dateUtc="2024-12-20T11:52:00Z"/>
                  <w:rFonts w:asciiTheme="minorHAnsi" w:eastAsiaTheme="minorEastAsia" w:hAnsiTheme="minorHAnsi"/>
                  <w:noProof/>
                  <w:szCs w:val="24"/>
                </w:rPr>
              </w:pPr>
              <w:ins w:id="12" w:author="Landes, Finian (GymLI)" w:date="2024-12-20T12:52:00Z" w16du:dateUtc="2024-12-20T11:52:00Z">
                <w:r>
                  <w:fldChar w:fldCharType="begin"/>
                </w:r>
                <w:r>
                  <w:instrText>HYPERLINK \l "_Toc185591021"</w:instrText>
                </w:r>
                <w:r>
                  <w:fldChar w:fldCharType="separate"/>
                </w:r>
                <w:r w:rsidRPr="00115DAA">
                  <w:rPr>
                    <w:rStyle w:val="Hyperlink"/>
                    <w:bCs/>
                    <w:noProof/>
                  </w:rPr>
                  <w:t>3.</w:t>
                </w:r>
                <w:r>
                  <w:rPr>
                    <w:rFonts w:asciiTheme="minorHAnsi" w:eastAsiaTheme="minorEastAsia" w:hAnsiTheme="minorHAnsi"/>
                    <w:noProof/>
                    <w:szCs w:val="24"/>
                  </w:rPr>
                  <w:tab/>
                </w:r>
                <w:r w:rsidRPr="00115DAA">
                  <w:rPr>
                    <w:rStyle w:val="Hyperlink"/>
                    <w:noProof/>
                  </w:rPr>
                  <w:t>Theory and Results</w:t>
                </w:r>
                <w:r>
                  <w:rPr>
                    <w:noProof/>
                    <w:webHidden/>
                  </w:rPr>
                  <w:tab/>
                </w:r>
                <w:r>
                  <w:rPr>
                    <w:noProof/>
                    <w:webHidden/>
                  </w:rPr>
                  <w:fldChar w:fldCharType="begin"/>
                </w:r>
                <w:r>
                  <w:rPr>
                    <w:noProof/>
                    <w:webHidden/>
                  </w:rPr>
                  <w:instrText xml:space="preserve"> PAGEREF _Toc185591021 \h </w:instrText>
                </w:r>
                <w:r>
                  <w:rPr>
                    <w:noProof/>
                    <w:webHidden/>
                  </w:rPr>
                </w:r>
                <w:r>
                  <w:rPr>
                    <w:noProof/>
                    <w:webHidden/>
                  </w:rPr>
                  <w:fldChar w:fldCharType="separate"/>
                </w:r>
                <w:r w:rsidR="00D833DB">
                  <w:rPr>
                    <w:noProof/>
                    <w:webHidden/>
                  </w:rPr>
                  <w:t>4</w:t>
                </w:r>
                <w:r>
                  <w:rPr>
                    <w:noProof/>
                    <w:webHidden/>
                  </w:rPr>
                  <w:fldChar w:fldCharType="end"/>
                </w:r>
                <w:r>
                  <w:rPr>
                    <w:noProof/>
                  </w:rPr>
                  <w:fldChar w:fldCharType="end"/>
                </w:r>
              </w:ins>
            </w:p>
            <w:p w14:paraId="4D16E5AA" w14:textId="6A876267" w:rsidR="00891061" w:rsidRDefault="00891061">
              <w:pPr>
                <w:pStyle w:val="TOC2"/>
                <w:tabs>
                  <w:tab w:val="left" w:pos="960"/>
                  <w:tab w:val="right" w:leader="dot" w:pos="9016"/>
                </w:tabs>
                <w:rPr>
                  <w:ins w:id="13" w:author="Landes, Finian (GymLI)" w:date="2024-12-20T12:52:00Z" w16du:dateUtc="2024-12-20T11:52:00Z"/>
                  <w:rFonts w:asciiTheme="minorHAnsi" w:eastAsiaTheme="minorEastAsia" w:hAnsiTheme="minorHAnsi"/>
                  <w:noProof/>
                  <w:szCs w:val="24"/>
                </w:rPr>
              </w:pPr>
              <w:ins w:id="14" w:author="Landes, Finian (GymLI)" w:date="2024-12-20T12:52:00Z" w16du:dateUtc="2024-12-20T11:52:00Z">
                <w:r>
                  <w:fldChar w:fldCharType="begin"/>
                </w:r>
                <w:r>
                  <w:instrText>HYPERLINK \l "_Toc185591022"</w:instrText>
                </w:r>
                <w:r>
                  <w:fldChar w:fldCharType="separate"/>
                </w:r>
                <w:r w:rsidRPr="00115DAA">
                  <w:rPr>
                    <w:rStyle w:val="Hyperlink"/>
                    <w:bCs/>
                    <w:noProof/>
                  </w:rPr>
                  <w:t>3.1</w:t>
                </w:r>
                <w:r>
                  <w:rPr>
                    <w:rFonts w:asciiTheme="minorHAnsi" w:eastAsiaTheme="minorEastAsia" w:hAnsiTheme="minorHAnsi"/>
                    <w:noProof/>
                    <w:szCs w:val="24"/>
                  </w:rPr>
                  <w:tab/>
                </w:r>
                <w:r w:rsidRPr="00115DAA">
                  <w:rPr>
                    <w:rStyle w:val="Hyperlink"/>
                    <w:noProof/>
                  </w:rPr>
                  <w:t>Dataset</w:t>
                </w:r>
                <w:r>
                  <w:rPr>
                    <w:noProof/>
                    <w:webHidden/>
                  </w:rPr>
                  <w:tab/>
                </w:r>
                <w:r>
                  <w:rPr>
                    <w:noProof/>
                    <w:webHidden/>
                  </w:rPr>
                  <w:fldChar w:fldCharType="begin"/>
                </w:r>
                <w:r>
                  <w:rPr>
                    <w:noProof/>
                    <w:webHidden/>
                  </w:rPr>
                  <w:instrText xml:space="preserve"> PAGEREF _Toc185591022 \h </w:instrText>
                </w:r>
                <w:r>
                  <w:rPr>
                    <w:noProof/>
                    <w:webHidden/>
                  </w:rPr>
                </w:r>
                <w:r>
                  <w:rPr>
                    <w:noProof/>
                    <w:webHidden/>
                  </w:rPr>
                  <w:fldChar w:fldCharType="separate"/>
                </w:r>
                <w:r w:rsidR="00D833DB">
                  <w:rPr>
                    <w:noProof/>
                    <w:webHidden/>
                  </w:rPr>
                  <w:t>4</w:t>
                </w:r>
                <w:r>
                  <w:rPr>
                    <w:noProof/>
                    <w:webHidden/>
                  </w:rPr>
                  <w:fldChar w:fldCharType="end"/>
                </w:r>
                <w:r>
                  <w:rPr>
                    <w:noProof/>
                  </w:rPr>
                  <w:fldChar w:fldCharType="end"/>
                </w:r>
              </w:ins>
            </w:p>
            <w:p w14:paraId="02758400" w14:textId="5D7185CB" w:rsidR="00891061" w:rsidRDefault="00891061">
              <w:pPr>
                <w:pStyle w:val="TOC2"/>
                <w:tabs>
                  <w:tab w:val="left" w:pos="960"/>
                  <w:tab w:val="right" w:leader="dot" w:pos="9016"/>
                </w:tabs>
                <w:rPr>
                  <w:ins w:id="15" w:author="Landes, Finian (GymLI)" w:date="2024-12-20T12:52:00Z" w16du:dateUtc="2024-12-20T11:52:00Z"/>
                  <w:rFonts w:asciiTheme="minorHAnsi" w:eastAsiaTheme="minorEastAsia" w:hAnsiTheme="minorHAnsi"/>
                  <w:noProof/>
                  <w:szCs w:val="24"/>
                </w:rPr>
              </w:pPr>
              <w:ins w:id="16" w:author="Landes, Finian (GymLI)" w:date="2024-12-20T12:52:00Z" w16du:dateUtc="2024-12-20T11:52:00Z">
                <w:r>
                  <w:fldChar w:fldCharType="begin"/>
                </w:r>
                <w:r>
                  <w:instrText>HYPERLINK \l "_Toc185591023"</w:instrText>
                </w:r>
                <w:r>
                  <w:fldChar w:fldCharType="separate"/>
                </w:r>
                <w:r w:rsidRPr="00115DAA">
                  <w:rPr>
                    <w:rStyle w:val="Hyperlink"/>
                    <w:bCs/>
                    <w:noProof/>
                  </w:rPr>
                  <w:t>3.2</w:t>
                </w:r>
                <w:r>
                  <w:rPr>
                    <w:rFonts w:asciiTheme="minorHAnsi" w:eastAsiaTheme="minorEastAsia" w:hAnsiTheme="minorHAnsi"/>
                    <w:noProof/>
                    <w:szCs w:val="24"/>
                  </w:rPr>
                  <w:tab/>
                </w:r>
                <w:r w:rsidRPr="00115DAA">
                  <w:rPr>
                    <w:rStyle w:val="Hyperlink"/>
                    <w:noProof/>
                  </w:rPr>
                  <w:t>Principal component analysis (PCA)</w:t>
                </w:r>
                <w:r>
                  <w:rPr>
                    <w:noProof/>
                    <w:webHidden/>
                  </w:rPr>
                  <w:tab/>
                </w:r>
                <w:r>
                  <w:rPr>
                    <w:noProof/>
                    <w:webHidden/>
                  </w:rPr>
                  <w:fldChar w:fldCharType="begin"/>
                </w:r>
                <w:r>
                  <w:rPr>
                    <w:noProof/>
                    <w:webHidden/>
                  </w:rPr>
                  <w:instrText xml:space="preserve"> PAGEREF _Toc185591023 \h </w:instrText>
                </w:r>
                <w:r>
                  <w:rPr>
                    <w:noProof/>
                    <w:webHidden/>
                  </w:rPr>
                </w:r>
                <w:r>
                  <w:rPr>
                    <w:noProof/>
                    <w:webHidden/>
                  </w:rPr>
                  <w:fldChar w:fldCharType="separate"/>
                </w:r>
                <w:r w:rsidR="00D833DB">
                  <w:rPr>
                    <w:noProof/>
                    <w:webHidden/>
                  </w:rPr>
                  <w:t>5</w:t>
                </w:r>
                <w:r>
                  <w:rPr>
                    <w:noProof/>
                    <w:webHidden/>
                  </w:rPr>
                  <w:fldChar w:fldCharType="end"/>
                </w:r>
                <w:r>
                  <w:rPr>
                    <w:noProof/>
                  </w:rPr>
                  <w:fldChar w:fldCharType="end"/>
                </w:r>
              </w:ins>
            </w:p>
            <w:p w14:paraId="7155B449" w14:textId="501DD6A3" w:rsidR="00891061" w:rsidRDefault="00891061">
              <w:pPr>
                <w:pStyle w:val="TOC3"/>
                <w:tabs>
                  <w:tab w:val="left" w:pos="1200"/>
                  <w:tab w:val="right" w:leader="dot" w:pos="9016"/>
                </w:tabs>
                <w:rPr>
                  <w:ins w:id="17" w:author="Landes, Finian (GymLI)" w:date="2024-12-20T12:52:00Z" w16du:dateUtc="2024-12-20T11:52:00Z"/>
                  <w:rFonts w:asciiTheme="minorHAnsi" w:eastAsiaTheme="minorEastAsia" w:hAnsiTheme="minorHAnsi"/>
                  <w:noProof/>
                  <w:szCs w:val="24"/>
                </w:rPr>
              </w:pPr>
              <w:ins w:id="18" w:author="Landes, Finian (GymLI)" w:date="2024-12-20T12:52:00Z" w16du:dateUtc="2024-12-20T11:52:00Z">
                <w:r>
                  <w:fldChar w:fldCharType="begin"/>
                </w:r>
                <w:r>
                  <w:instrText>HYPERLINK \l "_Toc185591024"</w:instrText>
                </w:r>
                <w:r>
                  <w:fldChar w:fldCharType="separate"/>
                </w:r>
                <w:r w:rsidRPr="00115DAA">
                  <w:rPr>
                    <w:rStyle w:val="Hyperlink"/>
                    <w:bCs/>
                    <w:noProof/>
                  </w:rPr>
                  <w:t>3.2.1</w:t>
                </w:r>
                <w:r>
                  <w:rPr>
                    <w:rFonts w:asciiTheme="minorHAnsi" w:eastAsiaTheme="minorEastAsia" w:hAnsiTheme="minorHAnsi"/>
                    <w:noProof/>
                    <w:szCs w:val="24"/>
                  </w:rPr>
                  <w:tab/>
                </w:r>
                <w:r w:rsidRPr="00115DAA">
                  <w:rPr>
                    <w:rStyle w:val="Hyperlink"/>
                    <w:noProof/>
                  </w:rPr>
                  <w:t>Theory</w:t>
                </w:r>
                <w:r>
                  <w:rPr>
                    <w:noProof/>
                    <w:webHidden/>
                  </w:rPr>
                  <w:tab/>
                </w:r>
                <w:r>
                  <w:rPr>
                    <w:noProof/>
                    <w:webHidden/>
                  </w:rPr>
                  <w:fldChar w:fldCharType="begin"/>
                </w:r>
                <w:r>
                  <w:rPr>
                    <w:noProof/>
                    <w:webHidden/>
                  </w:rPr>
                  <w:instrText xml:space="preserve"> PAGEREF _Toc185591024 \h </w:instrText>
                </w:r>
                <w:r>
                  <w:rPr>
                    <w:noProof/>
                    <w:webHidden/>
                  </w:rPr>
                </w:r>
                <w:r>
                  <w:rPr>
                    <w:noProof/>
                    <w:webHidden/>
                  </w:rPr>
                  <w:fldChar w:fldCharType="separate"/>
                </w:r>
                <w:r w:rsidR="00D833DB">
                  <w:rPr>
                    <w:noProof/>
                    <w:webHidden/>
                  </w:rPr>
                  <w:t>5</w:t>
                </w:r>
                <w:r>
                  <w:rPr>
                    <w:noProof/>
                    <w:webHidden/>
                  </w:rPr>
                  <w:fldChar w:fldCharType="end"/>
                </w:r>
                <w:r>
                  <w:rPr>
                    <w:noProof/>
                  </w:rPr>
                  <w:fldChar w:fldCharType="end"/>
                </w:r>
              </w:ins>
            </w:p>
            <w:p w14:paraId="7FF24EE0" w14:textId="1738AB26" w:rsidR="00891061" w:rsidRDefault="00891061">
              <w:pPr>
                <w:pStyle w:val="TOC3"/>
                <w:tabs>
                  <w:tab w:val="left" w:pos="1200"/>
                  <w:tab w:val="right" w:leader="dot" w:pos="9016"/>
                </w:tabs>
                <w:rPr>
                  <w:ins w:id="19" w:author="Landes, Finian (GymLI)" w:date="2024-12-20T12:52:00Z" w16du:dateUtc="2024-12-20T11:52:00Z"/>
                  <w:rFonts w:asciiTheme="minorHAnsi" w:eastAsiaTheme="minorEastAsia" w:hAnsiTheme="minorHAnsi"/>
                  <w:noProof/>
                  <w:szCs w:val="24"/>
                </w:rPr>
              </w:pPr>
              <w:ins w:id="20" w:author="Landes, Finian (GymLI)" w:date="2024-12-20T12:52:00Z" w16du:dateUtc="2024-12-20T11:52:00Z">
                <w:r>
                  <w:fldChar w:fldCharType="begin"/>
                </w:r>
                <w:r>
                  <w:instrText>HYPERLINK \l "_Toc185591025"</w:instrText>
                </w:r>
                <w:r>
                  <w:fldChar w:fldCharType="separate"/>
                </w:r>
                <w:r w:rsidRPr="00115DAA">
                  <w:rPr>
                    <w:rStyle w:val="Hyperlink"/>
                    <w:bCs/>
                    <w:noProof/>
                  </w:rPr>
                  <w:t>3.2.2</w:t>
                </w:r>
                <w:r>
                  <w:rPr>
                    <w:rFonts w:asciiTheme="minorHAnsi" w:eastAsiaTheme="minorEastAsia" w:hAnsiTheme="minorHAnsi"/>
                    <w:noProof/>
                    <w:szCs w:val="24"/>
                  </w:rPr>
                  <w:tab/>
                </w:r>
                <w:r w:rsidRPr="00115DAA">
                  <w:rPr>
                    <w:rStyle w:val="Hyperlink"/>
                    <w:noProof/>
                  </w:rPr>
                  <w:t>Results</w:t>
                </w:r>
                <w:r>
                  <w:rPr>
                    <w:noProof/>
                    <w:webHidden/>
                  </w:rPr>
                  <w:tab/>
                </w:r>
                <w:r>
                  <w:rPr>
                    <w:noProof/>
                    <w:webHidden/>
                  </w:rPr>
                  <w:fldChar w:fldCharType="begin"/>
                </w:r>
                <w:r>
                  <w:rPr>
                    <w:noProof/>
                    <w:webHidden/>
                  </w:rPr>
                  <w:instrText xml:space="preserve"> PAGEREF _Toc185591025 \h </w:instrText>
                </w:r>
                <w:r>
                  <w:rPr>
                    <w:noProof/>
                    <w:webHidden/>
                  </w:rPr>
                </w:r>
                <w:r>
                  <w:rPr>
                    <w:noProof/>
                    <w:webHidden/>
                  </w:rPr>
                  <w:fldChar w:fldCharType="separate"/>
                </w:r>
                <w:r w:rsidR="00D833DB">
                  <w:rPr>
                    <w:noProof/>
                    <w:webHidden/>
                  </w:rPr>
                  <w:t>6</w:t>
                </w:r>
                <w:r>
                  <w:rPr>
                    <w:noProof/>
                    <w:webHidden/>
                  </w:rPr>
                  <w:fldChar w:fldCharType="end"/>
                </w:r>
                <w:r>
                  <w:rPr>
                    <w:noProof/>
                  </w:rPr>
                  <w:fldChar w:fldCharType="end"/>
                </w:r>
              </w:ins>
            </w:p>
            <w:p w14:paraId="0DC8EFF9" w14:textId="56F0FCBE" w:rsidR="00891061" w:rsidRDefault="00891061">
              <w:pPr>
                <w:pStyle w:val="TOC2"/>
                <w:tabs>
                  <w:tab w:val="left" w:pos="960"/>
                  <w:tab w:val="right" w:leader="dot" w:pos="9016"/>
                </w:tabs>
                <w:rPr>
                  <w:ins w:id="21" w:author="Landes, Finian (GymLI)" w:date="2024-12-20T12:52:00Z" w16du:dateUtc="2024-12-20T11:52:00Z"/>
                  <w:rFonts w:asciiTheme="minorHAnsi" w:eastAsiaTheme="minorEastAsia" w:hAnsiTheme="minorHAnsi"/>
                  <w:noProof/>
                  <w:szCs w:val="24"/>
                </w:rPr>
              </w:pPr>
              <w:ins w:id="22" w:author="Landes, Finian (GymLI)" w:date="2024-12-20T12:52:00Z" w16du:dateUtc="2024-12-20T11:52:00Z">
                <w:r>
                  <w:fldChar w:fldCharType="begin"/>
                </w:r>
                <w:r>
                  <w:instrText>HYPERLINK \l "_Toc185591026"</w:instrText>
                </w:r>
                <w:r>
                  <w:fldChar w:fldCharType="separate"/>
                </w:r>
                <w:r w:rsidRPr="00115DAA">
                  <w:rPr>
                    <w:rStyle w:val="Hyperlink"/>
                    <w:bCs/>
                    <w:noProof/>
                  </w:rPr>
                  <w:t>3.3</w:t>
                </w:r>
                <w:r>
                  <w:rPr>
                    <w:rFonts w:asciiTheme="minorHAnsi" w:eastAsiaTheme="minorEastAsia" w:hAnsiTheme="minorHAnsi"/>
                    <w:noProof/>
                    <w:szCs w:val="24"/>
                  </w:rPr>
                  <w:tab/>
                </w:r>
                <w:r w:rsidRPr="00115DAA">
                  <w:rPr>
                    <w:rStyle w:val="Hyperlink"/>
                    <w:noProof/>
                  </w:rPr>
                  <w:t>K-Means clustering</w:t>
                </w:r>
                <w:r>
                  <w:rPr>
                    <w:noProof/>
                    <w:webHidden/>
                  </w:rPr>
                  <w:tab/>
                </w:r>
                <w:r>
                  <w:rPr>
                    <w:noProof/>
                    <w:webHidden/>
                  </w:rPr>
                  <w:fldChar w:fldCharType="begin"/>
                </w:r>
                <w:r>
                  <w:rPr>
                    <w:noProof/>
                    <w:webHidden/>
                  </w:rPr>
                  <w:instrText xml:space="preserve"> PAGEREF _Toc185591026 \h </w:instrText>
                </w:r>
                <w:r>
                  <w:rPr>
                    <w:noProof/>
                    <w:webHidden/>
                  </w:rPr>
                </w:r>
                <w:r>
                  <w:rPr>
                    <w:noProof/>
                    <w:webHidden/>
                  </w:rPr>
                  <w:fldChar w:fldCharType="separate"/>
                </w:r>
                <w:r w:rsidR="00D833DB">
                  <w:rPr>
                    <w:noProof/>
                    <w:webHidden/>
                  </w:rPr>
                  <w:t>7</w:t>
                </w:r>
                <w:r>
                  <w:rPr>
                    <w:noProof/>
                    <w:webHidden/>
                  </w:rPr>
                  <w:fldChar w:fldCharType="end"/>
                </w:r>
                <w:r>
                  <w:rPr>
                    <w:noProof/>
                  </w:rPr>
                  <w:fldChar w:fldCharType="end"/>
                </w:r>
              </w:ins>
            </w:p>
            <w:p w14:paraId="70AADC06" w14:textId="4FD4B0F8" w:rsidR="00891061" w:rsidRDefault="00891061">
              <w:pPr>
                <w:pStyle w:val="TOC3"/>
                <w:tabs>
                  <w:tab w:val="left" w:pos="1200"/>
                  <w:tab w:val="right" w:leader="dot" w:pos="9016"/>
                </w:tabs>
                <w:rPr>
                  <w:ins w:id="23" w:author="Landes, Finian (GymLI)" w:date="2024-12-20T12:52:00Z" w16du:dateUtc="2024-12-20T11:52:00Z"/>
                  <w:rFonts w:asciiTheme="minorHAnsi" w:eastAsiaTheme="minorEastAsia" w:hAnsiTheme="minorHAnsi"/>
                  <w:noProof/>
                  <w:szCs w:val="24"/>
                </w:rPr>
              </w:pPr>
              <w:ins w:id="24" w:author="Landes, Finian (GymLI)" w:date="2024-12-20T12:52:00Z" w16du:dateUtc="2024-12-20T11:52:00Z">
                <w:r>
                  <w:fldChar w:fldCharType="begin"/>
                </w:r>
                <w:r>
                  <w:instrText>HYPERLINK \l "_Toc185591027"</w:instrText>
                </w:r>
                <w:r>
                  <w:fldChar w:fldCharType="separate"/>
                </w:r>
                <w:r w:rsidRPr="00115DAA">
                  <w:rPr>
                    <w:rStyle w:val="Hyperlink"/>
                    <w:bCs/>
                    <w:noProof/>
                  </w:rPr>
                  <w:t>3.3.1</w:t>
                </w:r>
                <w:r>
                  <w:rPr>
                    <w:rFonts w:asciiTheme="minorHAnsi" w:eastAsiaTheme="minorEastAsia" w:hAnsiTheme="minorHAnsi"/>
                    <w:noProof/>
                    <w:szCs w:val="24"/>
                  </w:rPr>
                  <w:tab/>
                </w:r>
                <w:r w:rsidRPr="00115DAA">
                  <w:rPr>
                    <w:rStyle w:val="Hyperlink"/>
                    <w:noProof/>
                  </w:rPr>
                  <w:t>Theory</w:t>
                </w:r>
                <w:r>
                  <w:rPr>
                    <w:noProof/>
                    <w:webHidden/>
                  </w:rPr>
                  <w:tab/>
                </w:r>
                <w:r>
                  <w:rPr>
                    <w:noProof/>
                    <w:webHidden/>
                  </w:rPr>
                  <w:fldChar w:fldCharType="begin"/>
                </w:r>
                <w:r>
                  <w:rPr>
                    <w:noProof/>
                    <w:webHidden/>
                  </w:rPr>
                  <w:instrText xml:space="preserve"> PAGEREF _Toc185591027 \h </w:instrText>
                </w:r>
                <w:r>
                  <w:rPr>
                    <w:noProof/>
                    <w:webHidden/>
                  </w:rPr>
                </w:r>
                <w:r>
                  <w:rPr>
                    <w:noProof/>
                    <w:webHidden/>
                  </w:rPr>
                  <w:fldChar w:fldCharType="separate"/>
                </w:r>
                <w:r w:rsidR="00D833DB">
                  <w:rPr>
                    <w:noProof/>
                    <w:webHidden/>
                  </w:rPr>
                  <w:t>7</w:t>
                </w:r>
                <w:r>
                  <w:rPr>
                    <w:noProof/>
                    <w:webHidden/>
                  </w:rPr>
                  <w:fldChar w:fldCharType="end"/>
                </w:r>
                <w:r>
                  <w:rPr>
                    <w:noProof/>
                  </w:rPr>
                  <w:fldChar w:fldCharType="end"/>
                </w:r>
              </w:ins>
            </w:p>
            <w:p w14:paraId="65C7D7B3" w14:textId="6E42D7E8" w:rsidR="00891061" w:rsidRDefault="00891061">
              <w:pPr>
                <w:pStyle w:val="TOC3"/>
                <w:tabs>
                  <w:tab w:val="left" w:pos="1200"/>
                  <w:tab w:val="right" w:leader="dot" w:pos="9016"/>
                </w:tabs>
                <w:rPr>
                  <w:ins w:id="25" w:author="Landes, Finian (GymLI)" w:date="2024-12-20T12:52:00Z" w16du:dateUtc="2024-12-20T11:52:00Z"/>
                  <w:rFonts w:asciiTheme="minorHAnsi" w:eastAsiaTheme="minorEastAsia" w:hAnsiTheme="minorHAnsi"/>
                  <w:noProof/>
                  <w:szCs w:val="24"/>
                </w:rPr>
              </w:pPr>
              <w:ins w:id="26" w:author="Landes, Finian (GymLI)" w:date="2024-12-20T12:52:00Z" w16du:dateUtc="2024-12-20T11:52:00Z">
                <w:r>
                  <w:fldChar w:fldCharType="begin"/>
                </w:r>
                <w:r>
                  <w:instrText>HYPERLINK \l "_Toc185591028"</w:instrText>
                </w:r>
                <w:r>
                  <w:fldChar w:fldCharType="separate"/>
                </w:r>
                <w:r w:rsidRPr="00115DAA">
                  <w:rPr>
                    <w:rStyle w:val="Hyperlink"/>
                    <w:bCs/>
                    <w:noProof/>
                  </w:rPr>
                  <w:t>3.3.2</w:t>
                </w:r>
                <w:r>
                  <w:rPr>
                    <w:rFonts w:asciiTheme="minorHAnsi" w:eastAsiaTheme="minorEastAsia" w:hAnsiTheme="minorHAnsi"/>
                    <w:noProof/>
                    <w:szCs w:val="24"/>
                  </w:rPr>
                  <w:tab/>
                </w:r>
                <w:r w:rsidRPr="00115DAA">
                  <w:rPr>
                    <w:rStyle w:val="Hyperlink"/>
                    <w:noProof/>
                  </w:rPr>
                  <w:t>Results</w:t>
                </w:r>
                <w:r>
                  <w:rPr>
                    <w:noProof/>
                    <w:webHidden/>
                  </w:rPr>
                  <w:tab/>
                </w:r>
                <w:r>
                  <w:rPr>
                    <w:noProof/>
                    <w:webHidden/>
                  </w:rPr>
                  <w:fldChar w:fldCharType="begin"/>
                </w:r>
                <w:r>
                  <w:rPr>
                    <w:noProof/>
                    <w:webHidden/>
                  </w:rPr>
                  <w:instrText xml:space="preserve"> PAGEREF _Toc185591028 \h </w:instrText>
                </w:r>
                <w:r>
                  <w:rPr>
                    <w:noProof/>
                    <w:webHidden/>
                  </w:rPr>
                </w:r>
                <w:r>
                  <w:rPr>
                    <w:noProof/>
                    <w:webHidden/>
                  </w:rPr>
                  <w:fldChar w:fldCharType="separate"/>
                </w:r>
                <w:r w:rsidR="00D833DB">
                  <w:rPr>
                    <w:noProof/>
                    <w:webHidden/>
                  </w:rPr>
                  <w:t>8</w:t>
                </w:r>
                <w:r>
                  <w:rPr>
                    <w:noProof/>
                    <w:webHidden/>
                  </w:rPr>
                  <w:fldChar w:fldCharType="end"/>
                </w:r>
                <w:r>
                  <w:rPr>
                    <w:noProof/>
                  </w:rPr>
                  <w:fldChar w:fldCharType="end"/>
                </w:r>
              </w:ins>
            </w:p>
            <w:p w14:paraId="3EAAE23E" w14:textId="633552EB" w:rsidR="00891061" w:rsidRDefault="00891061">
              <w:pPr>
                <w:pStyle w:val="TOC1"/>
                <w:tabs>
                  <w:tab w:val="left" w:pos="440"/>
                  <w:tab w:val="right" w:leader="dot" w:pos="9016"/>
                </w:tabs>
                <w:rPr>
                  <w:ins w:id="27" w:author="Landes, Finian (GymLI)" w:date="2024-12-20T12:52:00Z" w16du:dateUtc="2024-12-20T11:52:00Z"/>
                  <w:rFonts w:asciiTheme="minorHAnsi" w:eastAsiaTheme="minorEastAsia" w:hAnsiTheme="minorHAnsi"/>
                  <w:noProof/>
                  <w:szCs w:val="24"/>
                </w:rPr>
              </w:pPr>
              <w:ins w:id="28" w:author="Landes, Finian (GymLI)" w:date="2024-12-20T12:52:00Z" w16du:dateUtc="2024-12-20T11:52:00Z">
                <w:r>
                  <w:fldChar w:fldCharType="begin"/>
                </w:r>
                <w:r>
                  <w:instrText>HYPERLINK \l "_Toc185591029"</w:instrText>
                </w:r>
                <w:r>
                  <w:fldChar w:fldCharType="separate"/>
                </w:r>
                <w:r w:rsidRPr="00115DAA">
                  <w:rPr>
                    <w:rStyle w:val="Hyperlink"/>
                    <w:bCs/>
                    <w:noProof/>
                  </w:rPr>
                  <w:t>4.</w:t>
                </w:r>
                <w:r>
                  <w:rPr>
                    <w:rFonts w:asciiTheme="minorHAnsi" w:eastAsiaTheme="minorEastAsia" w:hAnsiTheme="minorHAnsi"/>
                    <w:noProof/>
                    <w:szCs w:val="24"/>
                  </w:rPr>
                  <w:tab/>
                </w:r>
                <w:r w:rsidRPr="00115DAA">
                  <w:rPr>
                    <w:rStyle w:val="Hyperlink"/>
                    <w:noProof/>
                  </w:rPr>
                  <w:t>References</w:t>
                </w:r>
                <w:r>
                  <w:rPr>
                    <w:noProof/>
                    <w:webHidden/>
                  </w:rPr>
                  <w:tab/>
                </w:r>
                <w:r>
                  <w:rPr>
                    <w:noProof/>
                    <w:webHidden/>
                  </w:rPr>
                  <w:fldChar w:fldCharType="begin"/>
                </w:r>
                <w:r>
                  <w:rPr>
                    <w:noProof/>
                    <w:webHidden/>
                  </w:rPr>
                  <w:instrText xml:space="preserve"> PAGEREF _Toc185591029 \h </w:instrText>
                </w:r>
                <w:r>
                  <w:rPr>
                    <w:noProof/>
                    <w:webHidden/>
                  </w:rPr>
                </w:r>
                <w:r>
                  <w:rPr>
                    <w:noProof/>
                    <w:webHidden/>
                  </w:rPr>
                  <w:fldChar w:fldCharType="separate"/>
                </w:r>
                <w:r w:rsidR="00D833DB">
                  <w:rPr>
                    <w:noProof/>
                    <w:webHidden/>
                  </w:rPr>
                  <w:t>13</w:t>
                </w:r>
                <w:r>
                  <w:rPr>
                    <w:noProof/>
                    <w:webHidden/>
                  </w:rPr>
                  <w:fldChar w:fldCharType="end"/>
                </w:r>
                <w:r>
                  <w:rPr>
                    <w:noProof/>
                  </w:rPr>
                  <w:fldChar w:fldCharType="end"/>
                </w:r>
              </w:ins>
            </w:p>
            <w:p w14:paraId="3CB633CC" w14:textId="105E4270" w:rsidR="00891061" w:rsidRDefault="00891061">
              <w:pPr>
                <w:pStyle w:val="TOC2"/>
                <w:tabs>
                  <w:tab w:val="left" w:pos="960"/>
                  <w:tab w:val="right" w:leader="dot" w:pos="9016"/>
                </w:tabs>
                <w:rPr>
                  <w:ins w:id="29" w:author="Landes, Finian (GymLI)" w:date="2024-12-20T12:52:00Z" w16du:dateUtc="2024-12-20T11:52:00Z"/>
                  <w:rFonts w:asciiTheme="minorHAnsi" w:eastAsiaTheme="minorEastAsia" w:hAnsiTheme="minorHAnsi"/>
                  <w:noProof/>
                  <w:szCs w:val="24"/>
                </w:rPr>
              </w:pPr>
              <w:ins w:id="30" w:author="Landes, Finian (GymLI)" w:date="2024-12-20T12:52:00Z" w16du:dateUtc="2024-12-20T11:52:00Z">
                <w:r>
                  <w:fldChar w:fldCharType="begin"/>
                </w:r>
                <w:r>
                  <w:instrText>HYPERLINK \l "_Toc185591030"</w:instrText>
                </w:r>
                <w:r>
                  <w:fldChar w:fldCharType="separate"/>
                </w:r>
                <w:r w:rsidRPr="00115DAA">
                  <w:rPr>
                    <w:rStyle w:val="Hyperlink"/>
                    <w:bCs/>
                    <w:noProof/>
                  </w:rPr>
                  <w:t>4.1</w:t>
                </w:r>
                <w:r>
                  <w:rPr>
                    <w:rFonts w:asciiTheme="minorHAnsi" w:eastAsiaTheme="minorEastAsia" w:hAnsiTheme="minorHAnsi"/>
                    <w:noProof/>
                    <w:szCs w:val="24"/>
                  </w:rPr>
                  <w:tab/>
                </w:r>
                <w:r w:rsidRPr="00115DAA">
                  <w:rPr>
                    <w:rStyle w:val="Hyperlink"/>
                    <w:noProof/>
                  </w:rPr>
                  <w:t>List of references</w:t>
                </w:r>
                <w:r>
                  <w:rPr>
                    <w:noProof/>
                    <w:webHidden/>
                  </w:rPr>
                  <w:tab/>
                </w:r>
                <w:r>
                  <w:rPr>
                    <w:noProof/>
                    <w:webHidden/>
                  </w:rPr>
                  <w:fldChar w:fldCharType="begin"/>
                </w:r>
                <w:r>
                  <w:rPr>
                    <w:noProof/>
                    <w:webHidden/>
                  </w:rPr>
                  <w:instrText xml:space="preserve"> PAGEREF _Toc185591030 \h </w:instrText>
                </w:r>
                <w:r>
                  <w:rPr>
                    <w:noProof/>
                    <w:webHidden/>
                  </w:rPr>
                </w:r>
                <w:r>
                  <w:rPr>
                    <w:noProof/>
                    <w:webHidden/>
                  </w:rPr>
                  <w:fldChar w:fldCharType="separate"/>
                </w:r>
                <w:r w:rsidR="00D833DB">
                  <w:rPr>
                    <w:noProof/>
                    <w:webHidden/>
                  </w:rPr>
                  <w:t>13</w:t>
                </w:r>
                <w:r>
                  <w:rPr>
                    <w:noProof/>
                    <w:webHidden/>
                  </w:rPr>
                  <w:fldChar w:fldCharType="end"/>
                </w:r>
                <w:r>
                  <w:rPr>
                    <w:noProof/>
                  </w:rPr>
                  <w:fldChar w:fldCharType="end"/>
                </w:r>
              </w:ins>
            </w:p>
            <w:p w14:paraId="34EDF9B1" w14:textId="02F8A5ED" w:rsidR="00891061" w:rsidRDefault="00891061">
              <w:pPr>
                <w:pStyle w:val="TOC2"/>
                <w:tabs>
                  <w:tab w:val="left" w:pos="960"/>
                  <w:tab w:val="right" w:leader="dot" w:pos="9016"/>
                </w:tabs>
                <w:rPr>
                  <w:ins w:id="31" w:author="Landes, Finian (GymLI)" w:date="2024-12-20T12:52:00Z" w16du:dateUtc="2024-12-20T11:52:00Z"/>
                  <w:rFonts w:asciiTheme="minorHAnsi" w:eastAsiaTheme="minorEastAsia" w:hAnsiTheme="minorHAnsi"/>
                  <w:noProof/>
                  <w:szCs w:val="24"/>
                </w:rPr>
              </w:pPr>
              <w:ins w:id="32" w:author="Landes, Finian (GymLI)" w:date="2024-12-20T12:52:00Z" w16du:dateUtc="2024-12-20T11:52:00Z">
                <w:r>
                  <w:fldChar w:fldCharType="begin"/>
                </w:r>
                <w:r>
                  <w:instrText>HYPERLINK \l "_Toc185591031"</w:instrText>
                </w:r>
                <w:r>
                  <w:fldChar w:fldCharType="separate"/>
                </w:r>
                <w:r w:rsidRPr="00115DAA">
                  <w:rPr>
                    <w:rStyle w:val="Hyperlink"/>
                    <w:noProof/>
                  </w:rPr>
                  <w:t>4.1</w:t>
                </w:r>
                <w:r>
                  <w:rPr>
                    <w:rFonts w:asciiTheme="minorHAnsi" w:eastAsiaTheme="minorEastAsia" w:hAnsiTheme="minorHAnsi"/>
                    <w:noProof/>
                    <w:szCs w:val="24"/>
                  </w:rPr>
                  <w:tab/>
                </w:r>
                <w:r w:rsidRPr="00115DAA">
                  <w:rPr>
                    <w:rStyle w:val="Hyperlink"/>
                    <w:noProof/>
                  </w:rPr>
                  <w:t>List of illustrations</w:t>
                </w:r>
                <w:r>
                  <w:rPr>
                    <w:noProof/>
                    <w:webHidden/>
                  </w:rPr>
                  <w:tab/>
                </w:r>
                <w:r>
                  <w:rPr>
                    <w:noProof/>
                    <w:webHidden/>
                  </w:rPr>
                  <w:fldChar w:fldCharType="begin"/>
                </w:r>
                <w:r>
                  <w:rPr>
                    <w:noProof/>
                    <w:webHidden/>
                  </w:rPr>
                  <w:instrText xml:space="preserve"> PAGEREF _Toc185591031 \h </w:instrText>
                </w:r>
                <w:r>
                  <w:rPr>
                    <w:noProof/>
                    <w:webHidden/>
                  </w:rPr>
                </w:r>
                <w:r>
                  <w:rPr>
                    <w:noProof/>
                    <w:webHidden/>
                  </w:rPr>
                  <w:fldChar w:fldCharType="separate"/>
                </w:r>
                <w:r w:rsidR="00D833DB">
                  <w:rPr>
                    <w:noProof/>
                    <w:webHidden/>
                  </w:rPr>
                  <w:t>13</w:t>
                </w:r>
                <w:r>
                  <w:rPr>
                    <w:noProof/>
                    <w:webHidden/>
                  </w:rPr>
                  <w:fldChar w:fldCharType="end"/>
                </w:r>
                <w:r>
                  <w:rPr>
                    <w:noProof/>
                  </w:rPr>
                  <w:fldChar w:fldCharType="end"/>
                </w:r>
              </w:ins>
            </w:p>
            <w:p w14:paraId="2890DA50" w14:textId="268AB931" w:rsidR="00891061" w:rsidRDefault="00891061">
              <w:pPr>
                <w:pStyle w:val="TOC1"/>
                <w:tabs>
                  <w:tab w:val="left" w:pos="440"/>
                  <w:tab w:val="right" w:leader="dot" w:pos="9016"/>
                </w:tabs>
                <w:rPr>
                  <w:ins w:id="33" w:author="Landes, Finian (GymLI)" w:date="2024-12-20T12:52:00Z" w16du:dateUtc="2024-12-20T11:52:00Z"/>
                  <w:rFonts w:asciiTheme="minorHAnsi" w:eastAsiaTheme="minorEastAsia" w:hAnsiTheme="minorHAnsi"/>
                  <w:noProof/>
                  <w:szCs w:val="24"/>
                </w:rPr>
              </w:pPr>
              <w:ins w:id="34" w:author="Landes, Finian (GymLI)" w:date="2024-12-20T12:52:00Z" w16du:dateUtc="2024-12-20T11:52:00Z">
                <w:r>
                  <w:fldChar w:fldCharType="begin"/>
                </w:r>
                <w:r>
                  <w:instrText>HYPERLINK \l "_Toc185591032"</w:instrText>
                </w:r>
                <w:r>
                  <w:fldChar w:fldCharType="separate"/>
                </w:r>
                <w:r w:rsidRPr="00115DAA">
                  <w:rPr>
                    <w:rStyle w:val="Hyperlink"/>
                    <w:bCs/>
                    <w:noProof/>
                  </w:rPr>
                  <w:t>5.</w:t>
                </w:r>
                <w:r>
                  <w:rPr>
                    <w:rFonts w:asciiTheme="minorHAnsi" w:eastAsiaTheme="minorEastAsia" w:hAnsiTheme="minorHAnsi"/>
                    <w:noProof/>
                    <w:szCs w:val="24"/>
                  </w:rPr>
                  <w:tab/>
                </w:r>
                <w:r w:rsidRPr="00115DAA">
                  <w:rPr>
                    <w:rStyle w:val="Hyperlink"/>
                    <w:noProof/>
                  </w:rPr>
                  <w:t>Acknowledgements</w:t>
                </w:r>
                <w:r>
                  <w:rPr>
                    <w:noProof/>
                    <w:webHidden/>
                  </w:rPr>
                  <w:tab/>
                </w:r>
                <w:r>
                  <w:rPr>
                    <w:noProof/>
                    <w:webHidden/>
                  </w:rPr>
                  <w:fldChar w:fldCharType="begin"/>
                </w:r>
                <w:r>
                  <w:rPr>
                    <w:noProof/>
                    <w:webHidden/>
                  </w:rPr>
                  <w:instrText xml:space="preserve"> PAGEREF _Toc185591032 \h </w:instrText>
                </w:r>
                <w:r>
                  <w:rPr>
                    <w:noProof/>
                    <w:webHidden/>
                  </w:rPr>
                </w:r>
                <w:r>
                  <w:rPr>
                    <w:noProof/>
                    <w:webHidden/>
                  </w:rPr>
                  <w:fldChar w:fldCharType="separate"/>
                </w:r>
                <w:r w:rsidR="00D833DB">
                  <w:rPr>
                    <w:noProof/>
                    <w:webHidden/>
                  </w:rPr>
                  <w:t>14</w:t>
                </w:r>
                <w:r>
                  <w:rPr>
                    <w:noProof/>
                    <w:webHidden/>
                  </w:rPr>
                  <w:fldChar w:fldCharType="end"/>
                </w:r>
                <w:r>
                  <w:rPr>
                    <w:noProof/>
                  </w:rPr>
                  <w:fldChar w:fldCharType="end"/>
                </w:r>
              </w:ins>
            </w:p>
            <w:p w14:paraId="5813EED3" w14:textId="1FB57324" w:rsidR="00891061" w:rsidRDefault="00891061">
              <w:pPr>
                <w:pStyle w:val="TOC1"/>
                <w:tabs>
                  <w:tab w:val="left" w:pos="440"/>
                  <w:tab w:val="right" w:leader="dot" w:pos="9016"/>
                </w:tabs>
                <w:rPr>
                  <w:ins w:id="35" w:author="Landes, Finian (GymLI)" w:date="2024-12-20T12:52:00Z" w16du:dateUtc="2024-12-20T11:52:00Z"/>
                  <w:rFonts w:asciiTheme="minorHAnsi" w:eastAsiaTheme="minorEastAsia" w:hAnsiTheme="minorHAnsi"/>
                  <w:noProof/>
                  <w:szCs w:val="24"/>
                </w:rPr>
              </w:pPr>
              <w:ins w:id="36" w:author="Landes, Finian (GymLI)" w:date="2024-12-20T12:52:00Z" w16du:dateUtc="2024-12-20T11:52:00Z">
                <w:r>
                  <w:fldChar w:fldCharType="begin"/>
                </w:r>
                <w:r>
                  <w:instrText>HYPERLINK \l "_Toc185591033"</w:instrText>
                </w:r>
                <w:r>
                  <w:fldChar w:fldCharType="separate"/>
                </w:r>
                <w:r w:rsidRPr="00115DAA">
                  <w:rPr>
                    <w:rStyle w:val="Hyperlink"/>
                    <w:bCs/>
                    <w:noProof/>
                  </w:rPr>
                  <w:t>6.</w:t>
                </w:r>
                <w:r>
                  <w:rPr>
                    <w:rFonts w:asciiTheme="minorHAnsi" w:eastAsiaTheme="minorEastAsia" w:hAnsiTheme="minorHAnsi"/>
                    <w:noProof/>
                    <w:szCs w:val="24"/>
                  </w:rPr>
                  <w:tab/>
                </w:r>
                <w:r w:rsidRPr="00115DAA">
                  <w:rPr>
                    <w:rStyle w:val="Hyperlink"/>
                    <w:noProof/>
                  </w:rPr>
                  <w:t>Appendix</w:t>
                </w:r>
                <w:r>
                  <w:rPr>
                    <w:noProof/>
                    <w:webHidden/>
                  </w:rPr>
                  <w:tab/>
                </w:r>
                <w:r>
                  <w:rPr>
                    <w:noProof/>
                    <w:webHidden/>
                  </w:rPr>
                  <w:fldChar w:fldCharType="begin"/>
                </w:r>
                <w:r>
                  <w:rPr>
                    <w:noProof/>
                    <w:webHidden/>
                  </w:rPr>
                  <w:instrText xml:space="preserve"> PAGEREF _Toc185591033 \h </w:instrText>
                </w:r>
                <w:r>
                  <w:rPr>
                    <w:noProof/>
                    <w:webHidden/>
                  </w:rPr>
                </w:r>
                <w:r>
                  <w:rPr>
                    <w:noProof/>
                    <w:webHidden/>
                  </w:rPr>
                  <w:fldChar w:fldCharType="separate"/>
                </w:r>
                <w:r w:rsidR="00D833DB">
                  <w:rPr>
                    <w:noProof/>
                    <w:webHidden/>
                  </w:rPr>
                  <w:t>15</w:t>
                </w:r>
                <w:r>
                  <w:rPr>
                    <w:noProof/>
                    <w:webHidden/>
                  </w:rPr>
                  <w:fldChar w:fldCharType="end"/>
                </w:r>
                <w:r>
                  <w:rPr>
                    <w:noProof/>
                  </w:rPr>
                  <w:fldChar w:fldCharType="end"/>
                </w:r>
              </w:ins>
            </w:p>
            <w:p w14:paraId="0FBE0499" w14:textId="48F398A3" w:rsidR="00891061" w:rsidRDefault="00891061">
              <w:pPr>
                <w:pStyle w:val="TOC2"/>
                <w:tabs>
                  <w:tab w:val="left" w:pos="960"/>
                  <w:tab w:val="right" w:leader="dot" w:pos="9016"/>
                </w:tabs>
                <w:rPr>
                  <w:ins w:id="37" w:author="Landes, Finian (GymLI)" w:date="2024-12-20T12:52:00Z" w16du:dateUtc="2024-12-20T11:52:00Z"/>
                  <w:rFonts w:asciiTheme="minorHAnsi" w:eastAsiaTheme="minorEastAsia" w:hAnsiTheme="minorHAnsi"/>
                  <w:noProof/>
                  <w:szCs w:val="24"/>
                </w:rPr>
              </w:pPr>
              <w:ins w:id="38" w:author="Landes, Finian (GymLI)" w:date="2024-12-20T12:52:00Z" w16du:dateUtc="2024-12-20T11:52:00Z">
                <w:r>
                  <w:fldChar w:fldCharType="begin"/>
                </w:r>
                <w:r>
                  <w:instrText>HYPERLINK \l "_Toc185591034"</w:instrText>
                </w:r>
                <w:r>
                  <w:fldChar w:fldCharType="separate"/>
                </w:r>
                <w:r w:rsidRPr="00115DAA">
                  <w:rPr>
                    <w:rStyle w:val="Hyperlink"/>
                    <w:bCs/>
                    <w:noProof/>
                  </w:rPr>
                  <w:t>6.1</w:t>
                </w:r>
                <w:r>
                  <w:rPr>
                    <w:rFonts w:asciiTheme="minorHAnsi" w:eastAsiaTheme="minorEastAsia" w:hAnsiTheme="minorHAnsi"/>
                    <w:noProof/>
                    <w:szCs w:val="24"/>
                  </w:rPr>
                  <w:tab/>
                </w:r>
                <w:r w:rsidRPr="00115DAA">
                  <w:rPr>
                    <w:rStyle w:val="Hyperlink"/>
                    <w:noProof/>
                  </w:rPr>
                  <w:t>Image processing</w:t>
                </w:r>
                <w:r>
                  <w:rPr>
                    <w:noProof/>
                    <w:webHidden/>
                  </w:rPr>
                  <w:tab/>
                </w:r>
                <w:r>
                  <w:rPr>
                    <w:noProof/>
                    <w:webHidden/>
                  </w:rPr>
                  <w:fldChar w:fldCharType="begin"/>
                </w:r>
                <w:r>
                  <w:rPr>
                    <w:noProof/>
                    <w:webHidden/>
                  </w:rPr>
                  <w:instrText xml:space="preserve"> PAGEREF _Toc185591034 \h </w:instrText>
                </w:r>
                <w:r>
                  <w:rPr>
                    <w:noProof/>
                    <w:webHidden/>
                  </w:rPr>
                </w:r>
                <w:r>
                  <w:rPr>
                    <w:noProof/>
                    <w:webHidden/>
                  </w:rPr>
                  <w:fldChar w:fldCharType="separate"/>
                </w:r>
                <w:r w:rsidR="00D833DB">
                  <w:rPr>
                    <w:noProof/>
                    <w:webHidden/>
                  </w:rPr>
                  <w:t>15</w:t>
                </w:r>
                <w:r>
                  <w:rPr>
                    <w:noProof/>
                    <w:webHidden/>
                  </w:rPr>
                  <w:fldChar w:fldCharType="end"/>
                </w:r>
                <w:r>
                  <w:rPr>
                    <w:noProof/>
                  </w:rPr>
                  <w:fldChar w:fldCharType="end"/>
                </w:r>
              </w:ins>
            </w:p>
            <w:p w14:paraId="07C3234C" w14:textId="06814F0E" w:rsidR="00891061" w:rsidRDefault="00891061">
              <w:pPr>
                <w:pStyle w:val="TOC2"/>
                <w:tabs>
                  <w:tab w:val="left" w:pos="960"/>
                  <w:tab w:val="right" w:leader="dot" w:pos="9016"/>
                </w:tabs>
                <w:rPr>
                  <w:ins w:id="39" w:author="Landes, Finian (GymLI)" w:date="2024-12-20T12:52:00Z" w16du:dateUtc="2024-12-20T11:52:00Z"/>
                  <w:rFonts w:asciiTheme="minorHAnsi" w:eastAsiaTheme="minorEastAsia" w:hAnsiTheme="minorHAnsi"/>
                  <w:noProof/>
                  <w:szCs w:val="24"/>
                </w:rPr>
              </w:pPr>
              <w:ins w:id="40" w:author="Landes, Finian (GymLI)" w:date="2024-12-20T12:52:00Z" w16du:dateUtc="2024-12-20T11:52:00Z">
                <w:r>
                  <w:fldChar w:fldCharType="begin"/>
                </w:r>
                <w:r>
                  <w:instrText>HYPERLINK \l "_Toc185591035"</w:instrText>
                </w:r>
                <w:r>
                  <w:fldChar w:fldCharType="separate"/>
                </w:r>
                <w:r w:rsidRPr="00115DAA">
                  <w:rPr>
                    <w:rStyle w:val="Hyperlink"/>
                    <w:bCs/>
                    <w:noProof/>
                  </w:rPr>
                  <w:t>6.2</w:t>
                </w:r>
                <w:r>
                  <w:rPr>
                    <w:rFonts w:asciiTheme="minorHAnsi" w:eastAsiaTheme="minorEastAsia" w:hAnsiTheme="minorHAnsi"/>
                    <w:noProof/>
                    <w:szCs w:val="24"/>
                  </w:rPr>
                  <w:tab/>
                </w:r>
                <w:r w:rsidRPr="00115DAA">
                  <w:rPr>
                    <w:rStyle w:val="Hyperlink"/>
                    <w:noProof/>
                  </w:rPr>
                  <w:t>PCA</w:t>
                </w:r>
                <w:r>
                  <w:rPr>
                    <w:noProof/>
                    <w:webHidden/>
                  </w:rPr>
                  <w:tab/>
                </w:r>
                <w:r>
                  <w:rPr>
                    <w:noProof/>
                    <w:webHidden/>
                  </w:rPr>
                  <w:fldChar w:fldCharType="begin"/>
                </w:r>
                <w:r>
                  <w:rPr>
                    <w:noProof/>
                    <w:webHidden/>
                  </w:rPr>
                  <w:instrText xml:space="preserve"> PAGEREF _Toc185591035 \h </w:instrText>
                </w:r>
                <w:r>
                  <w:rPr>
                    <w:noProof/>
                    <w:webHidden/>
                  </w:rPr>
                </w:r>
                <w:r>
                  <w:rPr>
                    <w:noProof/>
                    <w:webHidden/>
                  </w:rPr>
                  <w:fldChar w:fldCharType="separate"/>
                </w:r>
                <w:r w:rsidR="00D833DB">
                  <w:rPr>
                    <w:noProof/>
                    <w:webHidden/>
                  </w:rPr>
                  <w:t>16</w:t>
                </w:r>
                <w:r>
                  <w:rPr>
                    <w:noProof/>
                    <w:webHidden/>
                  </w:rPr>
                  <w:fldChar w:fldCharType="end"/>
                </w:r>
                <w:r>
                  <w:rPr>
                    <w:noProof/>
                  </w:rPr>
                  <w:fldChar w:fldCharType="end"/>
                </w:r>
              </w:ins>
            </w:p>
            <w:p w14:paraId="642DD98C" w14:textId="260084D9" w:rsidR="00891061" w:rsidRDefault="00891061">
              <w:pPr>
                <w:pStyle w:val="TOC2"/>
                <w:tabs>
                  <w:tab w:val="left" w:pos="960"/>
                  <w:tab w:val="right" w:leader="dot" w:pos="9016"/>
                </w:tabs>
                <w:rPr>
                  <w:ins w:id="41" w:author="Landes, Finian (GymLI)" w:date="2024-12-20T12:52:00Z" w16du:dateUtc="2024-12-20T11:52:00Z"/>
                  <w:rFonts w:asciiTheme="minorHAnsi" w:eastAsiaTheme="minorEastAsia" w:hAnsiTheme="minorHAnsi"/>
                  <w:noProof/>
                  <w:szCs w:val="24"/>
                </w:rPr>
              </w:pPr>
              <w:ins w:id="42" w:author="Landes, Finian (GymLI)" w:date="2024-12-20T12:52:00Z" w16du:dateUtc="2024-12-20T11:52:00Z">
                <w:r>
                  <w:fldChar w:fldCharType="begin"/>
                </w:r>
                <w:r>
                  <w:instrText>HYPERLINK \l "_Toc185591036"</w:instrText>
                </w:r>
                <w:r>
                  <w:fldChar w:fldCharType="separate"/>
                </w:r>
                <w:r w:rsidRPr="00115DAA">
                  <w:rPr>
                    <w:rStyle w:val="Hyperlink"/>
                    <w:bCs/>
                    <w:noProof/>
                  </w:rPr>
                  <w:t>6.3</w:t>
                </w:r>
                <w:r>
                  <w:rPr>
                    <w:rFonts w:asciiTheme="minorHAnsi" w:eastAsiaTheme="minorEastAsia" w:hAnsiTheme="minorHAnsi"/>
                    <w:noProof/>
                    <w:szCs w:val="24"/>
                  </w:rPr>
                  <w:tab/>
                </w:r>
                <w:r w:rsidRPr="00115DAA">
                  <w:rPr>
                    <w:rStyle w:val="Hyperlink"/>
                    <w:noProof/>
                  </w:rPr>
                  <w:t>K-Means Test Program</w:t>
                </w:r>
                <w:r>
                  <w:rPr>
                    <w:noProof/>
                    <w:webHidden/>
                  </w:rPr>
                  <w:tab/>
                </w:r>
                <w:r>
                  <w:rPr>
                    <w:noProof/>
                    <w:webHidden/>
                  </w:rPr>
                  <w:fldChar w:fldCharType="begin"/>
                </w:r>
                <w:r>
                  <w:rPr>
                    <w:noProof/>
                    <w:webHidden/>
                  </w:rPr>
                  <w:instrText xml:space="preserve"> PAGEREF _Toc185591036 \h </w:instrText>
                </w:r>
                <w:r>
                  <w:rPr>
                    <w:noProof/>
                    <w:webHidden/>
                  </w:rPr>
                </w:r>
                <w:r>
                  <w:rPr>
                    <w:noProof/>
                    <w:webHidden/>
                  </w:rPr>
                  <w:fldChar w:fldCharType="separate"/>
                </w:r>
                <w:r w:rsidR="00D833DB">
                  <w:rPr>
                    <w:noProof/>
                    <w:webHidden/>
                  </w:rPr>
                  <w:t>18</w:t>
                </w:r>
                <w:r>
                  <w:rPr>
                    <w:noProof/>
                    <w:webHidden/>
                  </w:rPr>
                  <w:fldChar w:fldCharType="end"/>
                </w:r>
                <w:r>
                  <w:rPr>
                    <w:noProof/>
                  </w:rPr>
                  <w:fldChar w:fldCharType="end"/>
                </w:r>
              </w:ins>
            </w:p>
            <w:p w14:paraId="4DFFBFE0" w14:textId="67DC3FE6" w:rsidR="00891061" w:rsidRDefault="00891061">
              <w:pPr>
                <w:pStyle w:val="TOC2"/>
                <w:tabs>
                  <w:tab w:val="left" w:pos="960"/>
                  <w:tab w:val="right" w:leader="dot" w:pos="9016"/>
                </w:tabs>
                <w:rPr>
                  <w:ins w:id="43" w:author="Landes, Finian (GymLI)" w:date="2024-12-20T12:52:00Z" w16du:dateUtc="2024-12-20T11:52:00Z"/>
                  <w:rFonts w:asciiTheme="minorHAnsi" w:eastAsiaTheme="minorEastAsia" w:hAnsiTheme="minorHAnsi"/>
                  <w:noProof/>
                  <w:szCs w:val="24"/>
                </w:rPr>
              </w:pPr>
              <w:ins w:id="44" w:author="Landes, Finian (GymLI)" w:date="2024-12-20T12:52:00Z" w16du:dateUtc="2024-12-20T11:52:00Z">
                <w:r>
                  <w:fldChar w:fldCharType="begin"/>
                </w:r>
                <w:r>
                  <w:instrText>HYPERLINK \l "_Toc185591037"</w:instrText>
                </w:r>
                <w:r>
                  <w:fldChar w:fldCharType="separate"/>
                </w:r>
                <w:r w:rsidRPr="00115DAA">
                  <w:rPr>
                    <w:rStyle w:val="Hyperlink"/>
                    <w:bCs/>
                    <w:noProof/>
                  </w:rPr>
                  <w:t>6.4</w:t>
                </w:r>
                <w:r>
                  <w:rPr>
                    <w:rFonts w:asciiTheme="minorHAnsi" w:eastAsiaTheme="minorEastAsia" w:hAnsiTheme="minorHAnsi"/>
                    <w:noProof/>
                    <w:szCs w:val="24"/>
                  </w:rPr>
                  <w:tab/>
                </w:r>
                <w:r w:rsidRPr="00115DAA">
                  <w:rPr>
                    <w:rStyle w:val="Hyperlink"/>
                    <w:noProof/>
                  </w:rPr>
                  <w:t>PCA, K-Means</w:t>
                </w:r>
                <w:r>
                  <w:rPr>
                    <w:noProof/>
                    <w:webHidden/>
                  </w:rPr>
                  <w:tab/>
                </w:r>
                <w:r>
                  <w:rPr>
                    <w:noProof/>
                    <w:webHidden/>
                  </w:rPr>
                  <w:fldChar w:fldCharType="begin"/>
                </w:r>
                <w:r>
                  <w:rPr>
                    <w:noProof/>
                    <w:webHidden/>
                  </w:rPr>
                  <w:instrText xml:space="preserve"> PAGEREF _Toc185591037 \h </w:instrText>
                </w:r>
                <w:r>
                  <w:rPr>
                    <w:noProof/>
                    <w:webHidden/>
                  </w:rPr>
                </w:r>
                <w:r>
                  <w:rPr>
                    <w:noProof/>
                    <w:webHidden/>
                  </w:rPr>
                  <w:fldChar w:fldCharType="separate"/>
                </w:r>
                <w:r w:rsidR="00D833DB">
                  <w:rPr>
                    <w:noProof/>
                    <w:webHidden/>
                  </w:rPr>
                  <w:t>20</w:t>
                </w:r>
                <w:r>
                  <w:rPr>
                    <w:noProof/>
                    <w:webHidden/>
                  </w:rPr>
                  <w:fldChar w:fldCharType="end"/>
                </w:r>
                <w:r>
                  <w:rPr>
                    <w:noProof/>
                  </w:rPr>
                  <w:fldChar w:fldCharType="end"/>
                </w:r>
              </w:ins>
            </w:p>
            <w:p w14:paraId="6CF9AF23" w14:textId="77777777" w:rsidR="00BB1E4D" w:rsidRPr="00A1295B" w:rsidRDefault="00BB1E4D">
              <w:pPr>
                <w:pStyle w:val="TOC1"/>
                <w:tabs>
                  <w:tab w:val="left" w:pos="440"/>
                  <w:tab w:val="right" w:leader="dot" w:pos="9016"/>
                </w:tabs>
                <w:rPr>
                  <w:ins w:id="45" w:author="Landes, Finian (GymLI)" w:date="2024-12-20T12:52:00Z" w16du:dateUtc="2024-12-20T11:52:00Z"/>
                  <w:lang w:val="en-US"/>
                </w:rPr>
              </w:pPr>
              <w:ins w:id="46" w:author="Landes, Finian (GymLI)" w:date="2024-12-20T12:52:00Z" w16du:dateUtc="2024-12-20T11:52:00Z">
                <w:r w:rsidRPr="00A1295B">
                  <w:rPr>
                    <w:b/>
                    <w:bCs/>
                    <w:noProof/>
                    <w:lang w:val="en-US"/>
                  </w:rPr>
                  <w:fldChar w:fldCharType="end"/>
                </w:r>
              </w:ins>
            </w:p>
            <w:customXmlInsRangeStart w:id="47" w:author="Landes, Finian (GymLI)" w:date="2024-12-20T12:52:00Z"/>
          </w:sdtContent>
        </w:sdt>
        <w:customXmlInsRangeEnd w:id="47"/>
        <w:p w14:paraId="3F4C7F7A" w14:textId="4B789BB1" w:rsidR="00FE7E72" w:rsidRDefault="00BB1E4D">
          <w:pPr>
            <w:pStyle w:val="TOC1"/>
            <w:tabs>
              <w:tab w:val="left" w:pos="440"/>
              <w:tab w:val="right" w:leader="dot" w:pos="9016"/>
            </w:tabs>
            <w:rPr>
              <w:del w:id="48" w:author="Landes, Finian (GymLI)" w:date="2024-12-20T12:52:00Z" w16du:dateUtc="2024-12-20T11:52:00Z"/>
              <w:rFonts w:asciiTheme="minorHAnsi" w:eastAsiaTheme="minorEastAsia" w:hAnsiTheme="minorHAnsi"/>
              <w:noProof/>
              <w:szCs w:val="24"/>
            </w:rPr>
          </w:pPr>
          <w:del w:id="49" w:author="Landes, Finian (GymLI)" w:date="2024-12-20T12:52:00Z" w16du:dateUtc="2024-12-20T11:52:00Z">
            <w:r w:rsidRPr="00A1295B">
              <w:rPr>
                <w:lang w:val="en-US"/>
              </w:rPr>
              <w:fldChar w:fldCharType="begin"/>
            </w:r>
            <w:r w:rsidRPr="00A1295B">
              <w:rPr>
                <w:lang w:val="en-US"/>
              </w:rPr>
              <w:delInstrText xml:space="preserve"> TOC \o "1-3" \h \z \u </w:delInstrText>
            </w:r>
            <w:r w:rsidRPr="00A1295B">
              <w:rPr>
                <w:lang w:val="en-US"/>
              </w:rPr>
              <w:fldChar w:fldCharType="separate"/>
            </w:r>
            <w:r w:rsidR="00FE7E72">
              <w:fldChar w:fldCharType="begin"/>
            </w:r>
            <w:r w:rsidR="00FE7E72">
              <w:delInstrText>HYPERLINK \l "_Toc185280199"</w:delInstrText>
            </w:r>
            <w:r w:rsidR="00FE7E72">
              <w:fldChar w:fldCharType="separate"/>
            </w:r>
            <w:r w:rsidR="00FE7E72" w:rsidRPr="00865210">
              <w:rPr>
                <w:rStyle w:val="Hyperlink"/>
                <w:bCs/>
                <w:noProof/>
              </w:rPr>
              <w:delText>1.</w:delText>
            </w:r>
            <w:r w:rsidR="00FE7E72">
              <w:rPr>
                <w:rFonts w:asciiTheme="minorHAnsi" w:eastAsiaTheme="minorEastAsia" w:hAnsiTheme="minorHAnsi"/>
                <w:noProof/>
                <w:szCs w:val="24"/>
              </w:rPr>
              <w:tab/>
            </w:r>
            <w:r w:rsidR="00FE7E72" w:rsidRPr="00865210">
              <w:rPr>
                <w:rStyle w:val="Hyperlink"/>
                <w:noProof/>
              </w:rPr>
              <w:delText>Introduction</w:delText>
            </w:r>
            <w:r w:rsidR="00FE7E72">
              <w:rPr>
                <w:noProof/>
                <w:webHidden/>
              </w:rPr>
              <w:tab/>
            </w:r>
            <w:r w:rsidR="00FE7E72">
              <w:rPr>
                <w:noProof/>
                <w:webHidden/>
              </w:rPr>
              <w:fldChar w:fldCharType="begin"/>
            </w:r>
            <w:r w:rsidR="00FE7E72">
              <w:rPr>
                <w:noProof/>
                <w:webHidden/>
              </w:rPr>
              <w:delInstrText xml:space="preserve"> PAGEREF _Toc185280199 \h </w:delInstrText>
            </w:r>
            <w:r w:rsidR="00FE7E72">
              <w:rPr>
                <w:noProof/>
                <w:webHidden/>
              </w:rPr>
            </w:r>
            <w:r w:rsidR="00FE7E72">
              <w:rPr>
                <w:noProof/>
                <w:webHidden/>
              </w:rPr>
              <w:fldChar w:fldCharType="separate"/>
            </w:r>
            <w:r w:rsidR="00FE7E72">
              <w:rPr>
                <w:noProof/>
                <w:webHidden/>
              </w:rPr>
              <w:delText>3</w:delText>
            </w:r>
            <w:r w:rsidR="00FE7E72">
              <w:rPr>
                <w:noProof/>
                <w:webHidden/>
              </w:rPr>
              <w:fldChar w:fldCharType="end"/>
            </w:r>
            <w:r w:rsidR="00FE7E72">
              <w:rPr>
                <w:noProof/>
              </w:rPr>
              <w:fldChar w:fldCharType="end"/>
            </w:r>
          </w:del>
        </w:p>
        <w:p w14:paraId="74C334D2" w14:textId="44520395" w:rsidR="00FE7E72" w:rsidRDefault="00FE7E72">
          <w:pPr>
            <w:pStyle w:val="TOC1"/>
            <w:tabs>
              <w:tab w:val="left" w:pos="440"/>
              <w:tab w:val="right" w:leader="dot" w:pos="9016"/>
            </w:tabs>
            <w:rPr>
              <w:del w:id="50" w:author="Landes, Finian (GymLI)" w:date="2024-12-20T12:52:00Z" w16du:dateUtc="2024-12-20T11:52:00Z"/>
              <w:rFonts w:asciiTheme="minorHAnsi" w:eastAsiaTheme="minorEastAsia" w:hAnsiTheme="minorHAnsi"/>
              <w:noProof/>
              <w:szCs w:val="24"/>
            </w:rPr>
          </w:pPr>
          <w:del w:id="51" w:author="Landes, Finian (GymLI)" w:date="2024-12-20T12:52:00Z" w16du:dateUtc="2024-12-20T11:52:00Z">
            <w:r>
              <w:fldChar w:fldCharType="begin"/>
            </w:r>
            <w:r>
              <w:delInstrText>HYPERLINK \l "_Toc185280200"</w:delInstrText>
            </w:r>
            <w:r>
              <w:fldChar w:fldCharType="separate"/>
            </w:r>
            <w:r w:rsidRPr="00865210">
              <w:rPr>
                <w:rStyle w:val="Hyperlink"/>
                <w:bCs/>
                <w:noProof/>
              </w:rPr>
              <w:delText>2.</w:delText>
            </w:r>
            <w:r>
              <w:rPr>
                <w:rFonts w:asciiTheme="minorHAnsi" w:eastAsiaTheme="minorEastAsia" w:hAnsiTheme="minorHAnsi"/>
                <w:noProof/>
                <w:szCs w:val="24"/>
              </w:rPr>
              <w:tab/>
            </w:r>
            <w:r w:rsidRPr="00865210">
              <w:rPr>
                <w:rStyle w:val="Hyperlink"/>
                <w:noProof/>
              </w:rPr>
              <w:delText>Leitfrage</w:delText>
            </w:r>
            <w:r>
              <w:rPr>
                <w:noProof/>
                <w:webHidden/>
              </w:rPr>
              <w:tab/>
            </w:r>
            <w:r>
              <w:rPr>
                <w:noProof/>
                <w:webHidden/>
              </w:rPr>
              <w:fldChar w:fldCharType="begin"/>
            </w:r>
            <w:r>
              <w:rPr>
                <w:noProof/>
                <w:webHidden/>
              </w:rPr>
              <w:delInstrText xml:space="preserve"> PAGEREF _Toc185280200 \h </w:delInstrText>
            </w:r>
            <w:r>
              <w:rPr>
                <w:noProof/>
                <w:webHidden/>
              </w:rPr>
            </w:r>
            <w:r>
              <w:rPr>
                <w:noProof/>
                <w:webHidden/>
              </w:rPr>
              <w:fldChar w:fldCharType="separate"/>
            </w:r>
            <w:r>
              <w:rPr>
                <w:noProof/>
                <w:webHidden/>
              </w:rPr>
              <w:delText>3</w:delText>
            </w:r>
            <w:r>
              <w:rPr>
                <w:noProof/>
                <w:webHidden/>
              </w:rPr>
              <w:fldChar w:fldCharType="end"/>
            </w:r>
            <w:r>
              <w:rPr>
                <w:noProof/>
              </w:rPr>
              <w:fldChar w:fldCharType="end"/>
            </w:r>
          </w:del>
        </w:p>
        <w:p w14:paraId="7FCE63C1" w14:textId="4D4D6AF6" w:rsidR="00FE7E72" w:rsidRDefault="00FE7E72">
          <w:pPr>
            <w:pStyle w:val="TOC1"/>
            <w:tabs>
              <w:tab w:val="left" w:pos="440"/>
              <w:tab w:val="right" w:leader="dot" w:pos="9016"/>
            </w:tabs>
            <w:rPr>
              <w:del w:id="52" w:author="Landes, Finian (GymLI)" w:date="2024-12-20T12:52:00Z" w16du:dateUtc="2024-12-20T11:52:00Z"/>
              <w:rFonts w:asciiTheme="minorHAnsi" w:eastAsiaTheme="minorEastAsia" w:hAnsiTheme="minorHAnsi"/>
              <w:noProof/>
              <w:szCs w:val="24"/>
            </w:rPr>
          </w:pPr>
          <w:del w:id="53" w:author="Landes, Finian (GymLI)" w:date="2024-12-20T12:52:00Z" w16du:dateUtc="2024-12-20T11:52:00Z">
            <w:r>
              <w:fldChar w:fldCharType="begin"/>
            </w:r>
            <w:r>
              <w:delInstrText>HYPERLINK \l "_Toc185280201"</w:delInstrText>
            </w:r>
            <w:r>
              <w:fldChar w:fldCharType="separate"/>
            </w:r>
            <w:r w:rsidRPr="00865210">
              <w:rPr>
                <w:rStyle w:val="Hyperlink"/>
                <w:bCs/>
                <w:noProof/>
              </w:rPr>
              <w:delText>3.</w:delText>
            </w:r>
            <w:r>
              <w:rPr>
                <w:rFonts w:asciiTheme="minorHAnsi" w:eastAsiaTheme="minorEastAsia" w:hAnsiTheme="minorHAnsi"/>
                <w:noProof/>
                <w:szCs w:val="24"/>
              </w:rPr>
              <w:tab/>
            </w:r>
            <w:r w:rsidRPr="00865210">
              <w:rPr>
                <w:rStyle w:val="Hyperlink"/>
                <w:noProof/>
              </w:rPr>
              <w:delText>Theory and Results</w:delText>
            </w:r>
            <w:r>
              <w:rPr>
                <w:noProof/>
                <w:webHidden/>
              </w:rPr>
              <w:tab/>
            </w:r>
            <w:r>
              <w:rPr>
                <w:noProof/>
                <w:webHidden/>
              </w:rPr>
              <w:fldChar w:fldCharType="begin"/>
            </w:r>
            <w:r>
              <w:rPr>
                <w:noProof/>
                <w:webHidden/>
              </w:rPr>
              <w:delInstrText xml:space="preserve"> PAGEREF _Toc185280201 \h </w:delInstrText>
            </w:r>
            <w:r>
              <w:rPr>
                <w:noProof/>
                <w:webHidden/>
              </w:rPr>
            </w:r>
            <w:r>
              <w:rPr>
                <w:noProof/>
                <w:webHidden/>
              </w:rPr>
              <w:fldChar w:fldCharType="separate"/>
            </w:r>
            <w:r>
              <w:rPr>
                <w:noProof/>
                <w:webHidden/>
              </w:rPr>
              <w:delText>4</w:delText>
            </w:r>
            <w:r>
              <w:rPr>
                <w:noProof/>
                <w:webHidden/>
              </w:rPr>
              <w:fldChar w:fldCharType="end"/>
            </w:r>
            <w:r>
              <w:rPr>
                <w:noProof/>
              </w:rPr>
              <w:fldChar w:fldCharType="end"/>
            </w:r>
          </w:del>
        </w:p>
        <w:p w14:paraId="2BD5F2E7" w14:textId="7162083B" w:rsidR="00FE7E72" w:rsidRDefault="00FE7E72">
          <w:pPr>
            <w:pStyle w:val="TOC2"/>
            <w:tabs>
              <w:tab w:val="left" w:pos="960"/>
              <w:tab w:val="right" w:leader="dot" w:pos="9016"/>
            </w:tabs>
            <w:rPr>
              <w:del w:id="54" w:author="Landes, Finian (GymLI)" w:date="2024-12-20T12:52:00Z" w16du:dateUtc="2024-12-20T11:52:00Z"/>
              <w:rFonts w:asciiTheme="minorHAnsi" w:eastAsiaTheme="minorEastAsia" w:hAnsiTheme="minorHAnsi"/>
              <w:noProof/>
              <w:szCs w:val="24"/>
            </w:rPr>
          </w:pPr>
          <w:del w:id="55" w:author="Landes, Finian (GymLI)" w:date="2024-12-20T12:52:00Z" w16du:dateUtc="2024-12-20T11:52:00Z">
            <w:r>
              <w:fldChar w:fldCharType="begin"/>
            </w:r>
            <w:r>
              <w:delInstrText>HYPERLINK \l "_Toc185280202"</w:delInstrText>
            </w:r>
            <w:r>
              <w:fldChar w:fldCharType="separate"/>
            </w:r>
            <w:r w:rsidRPr="00865210">
              <w:rPr>
                <w:rStyle w:val="Hyperlink"/>
                <w:bCs/>
                <w:noProof/>
              </w:rPr>
              <w:delText>3.1</w:delText>
            </w:r>
            <w:r>
              <w:rPr>
                <w:rFonts w:asciiTheme="minorHAnsi" w:eastAsiaTheme="minorEastAsia" w:hAnsiTheme="minorHAnsi"/>
                <w:noProof/>
                <w:szCs w:val="24"/>
              </w:rPr>
              <w:tab/>
            </w:r>
            <w:r w:rsidRPr="00865210">
              <w:rPr>
                <w:rStyle w:val="Hyperlink"/>
                <w:noProof/>
              </w:rPr>
              <w:delText>Dataset</w:delText>
            </w:r>
            <w:r>
              <w:rPr>
                <w:noProof/>
                <w:webHidden/>
              </w:rPr>
              <w:tab/>
            </w:r>
            <w:r>
              <w:rPr>
                <w:noProof/>
                <w:webHidden/>
              </w:rPr>
              <w:fldChar w:fldCharType="begin"/>
            </w:r>
            <w:r>
              <w:rPr>
                <w:noProof/>
                <w:webHidden/>
              </w:rPr>
              <w:delInstrText xml:space="preserve"> PAGEREF _Toc185280202 \h </w:delInstrText>
            </w:r>
            <w:r>
              <w:rPr>
                <w:noProof/>
                <w:webHidden/>
              </w:rPr>
            </w:r>
            <w:r>
              <w:rPr>
                <w:noProof/>
                <w:webHidden/>
              </w:rPr>
              <w:fldChar w:fldCharType="separate"/>
            </w:r>
            <w:r>
              <w:rPr>
                <w:noProof/>
                <w:webHidden/>
              </w:rPr>
              <w:delText>4</w:delText>
            </w:r>
            <w:r>
              <w:rPr>
                <w:noProof/>
                <w:webHidden/>
              </w:rPr>
              <w:fldChar w:fldCharType="end"/>
            </w:r>
            <w:r>
              <w:rPr>
                <w:noProof/>
              </w:rPr>
              <w:fldChar w:fldCharType="end"/>
            </w:r>
          </w:del>
        </w:p>
        <w:p w14:paraId="49D45146" w14:textId="531D348B" w:rsidR="00FE7E72" w:rsidRDefault="00FE7E72">
          <w:pPr>
            <w:pStyle w:val="TOC2"/>
            <w:tabs>
              <w:tab w:val="left" w:pos="960"/>
              <w:tab w:val="right" w:leader="dot" w:pos="9016"/>
            </w:tabs>
            <w:rPr>
              <w:del w:id="56" w:author="Landes, Finian (GymLI)" w:date="2024-12-20T12:52:00Z" w16du:dateUtc="2024-12-20T11:52:00Z"/>
              <w:rFonts w:asciiTheme="minorHAnsi" w:eastAsiaTheme="minorEastAsia" w:hAnsiTheme="minorHAnsi"/>
              <w:noProof/>
              <w:szCs w:val="24"/>
            </w:rPr>
          </w:pPr>
          <w:del w:id="57" w:author="Landes, Finian (GymLI)" w:date="2024-12-20T12:52:00Z" w16du:dateUtc="2024-12-20T11:52:00Z">
            <w:r>
              <w:fldChar w:fldCharType="begin"/>
            </w:r>
            <w:r>
              <w:delInstrText>HYPERLINK \l "_Toc185280203"</w:delInstrText>
            </w:r>
            <w:r>
              <w:fldChar w:fldCharType="separate"/>
            </w:r>
            <w:r w:rsidRPr="00865210">
              <w:rPr>
                <w:rStyle w:val="Hyperlink"/>
                <w:bCs/>
                <w:noProof/>
              </w:rPr>
              <w:delText>3.2</w:delText>
            </w:r>
            <w:r>
              <w:rPr>
                <w:rFonts w:asciiTheme="minorHAnsi" w:eastAsiaTheme="minorEastAsia" w:hAnsiTheme="minorHAnsi"/>
                <w:noProof/>
                <w:szCs w:val="24"/>
              </w:rPr>
              <w:tab/>
            </w:r>
            <w:r w:rsidRPr="00865210">
              <w:rPr>
                <w:rStyle w:val="Hyperlink"/>
                <w:noProof/>
              </w:rPr>
              <w:delText>Principal component analysis (PCA)</w:delText>
            </w:r>
            <w:r>
              <w:rPr>
                <w:noProof/>
                <w:webHidden/>
              </w:rPr>
              <w:tab/>
            </w:r>
            <w:r>
              <w:rPr>
                <w:noProof/>
                <w:webHidden/>
              </w:rPr>
              <w:fldChar w:fldCharType="begin"/>
            </w:r>
            <w:r>
              <w:rPr>
                <w:noProof/>
                <w:webHidden/>
              </w:rPr>
              <w:delInstrText xml:space="preserve"> PAGEREF _Toc185280203 \h </w:delInstrText>
            </w:r>
            <w:r>
              <w:rPr>
                <w:noProof/>
                <w:webHidden/>
              </w:rPr>
            </w:r>
            <w:r>
              <w:rPr>
                <w:noProof/>
                <w:webHidden/>
              </w:rPr>
              <w:fldChar w:fldCharType="separate"/>
            </w:r>
            <w:r>
              <w:rPr>
                <w:noProof/>
                <w:webHidden/>
              </w:rPr>
              <w:delText>5</w:delText>
            </w:r>
            <w:r>
              <w:rPr>
                <w:noProof/>
                <w:webHidden/>
              </w:rPr>
              <w:fldChar w:fldCharType="end"/>
            </w:r>
            <w:r>
              <w:rPr>
                <w:noProof/>
              </w:rPr>
              <w:fldChar w:fldCharType="end"/>
            </w:r>
          </w:del>
        </w:p>
        <w:p w14:paraId="713EBD99" w14:textId="26CC33DF" w:rsidR="00FE7E72" w:rsidRDefault="00FE7E72">
          <w:pPr>
            <w:pStyle w:val="TOC3"/>
            <w:tabs>
              <w:tab w:val="left" w:pos="1200"/>
              <w:tab w:val="right" w:leader="dot" w:pos="9016"/>
            </w:tabs>
            <w:rPr>
              <w:del w:id="58" w:author="Landes, Finian (GymLI)" w:date="2024-12-20T12:52:00Z" w16du:dateUtc="2024-12-20T11:52:00Z"/>
              <w:rFonts w:asciiTheme="minorHAnsi" w:eastAsiaTheme="minorEastAsia" w:hAnsiTheme="minorHAnsi"/>
              <w:noProof/>
              <w:szCs w:val="24"/>
            </w:rPr>
          </w:pPr>
          <w:del w:id="59" w:author="Landes, Finian (GymLI)" w:date="2024-12-20T12:52:00Z" w16du:dateUtc="2024-12-20T11:52:00Z">
            <w:r>
              <w:fldChar w:fldCharType="begin"/>
            </w:r>
            <w:r>
              <w:delInstrText>HYPERLINK \l "_Toc185280204"</w:delInstrText>
            </w:r>
            <w:r>
              <w:fldChar w:fldCharType="separate"/>
            </w:r>
            <w:r w:rsidRPr="00865210">
              <w:rPr>
                <w:rStyle w:val="Hyperlink"/>
                <w:bCs/>
                <w:noProof/>
              </w:rPr>
              <w:delText>3.2.1</w:delText>
            </w:r>
            <w:r>
              <w:rPr>
                <w:rFonts w:asciiTheme="minorHAnsi" w:eastAsiaTheme="minorEastAsia" w:hAnsiTheme="minorHAnsi"/>
                <w:noProof/>
                <w:szCs w:val="24"/>
              </w:rPr>
              <w:tab/>
            </w:r>
            <w:r w:rsidRPr="00865210">
              <w:rPr>
                <w:rStyle w:val="Hyperlink"/>
                <w:noProof/>
              </w:rPr>
              <w:delText>Theory</w:delText>
            </w:r>
            <w:r>
              <w:rPr>
                <w:noProof/>
                <w:webHidden/>
              </w:rPr>
              <w:tab/>
            </w:r>
            <w:r>
              <w:rPr>
                <w:noProof/>
                <w:webHidden/>
              </w:rPr>
              <w:fldChar w:fldCharType="begin"/>
            </w:r>
            <w:r>
              <w:rPr>
                <w:noProof/>
                <w:webHidden/>
              </w:rPr>
              <w:delInstrText xml:space="preserve"> PAGEREF _Toc185280204 \h </w:delInstrText>
            </w:r>
            <w:r>
              <w:rPr>
                <w:noProof/>
                <w:webHidden/>
              </w:rPr>
            </w:r>
            <w:r>
              <w:rPr>
                <w:noProof/>
                <w:webHidden/>
              </w:rPr>
              <w:fldChar w:fldCharType="separate"/>
            </w:r>
            <w:r>
              <w:rPr>
                <w:noProof/>
                <w:webHidden/>
              </w:rPr>
              <w:delText>5</w:delText>
            </w:r>
            <w:r>
              <w:rPr>
                <w:noProof/>
                <w:webHidden/>
              </w:rPr>
              <w:fldChar w:fldCharType="end"/>
            </w:r>
            <w:r>
              <w:rPr>
                <w:noProof/>
              </w:rPr>
              <w:fldChar w:fldCharType="end"/>
            </w:r>
          </w:del>
        </w:p>
        <w:p w14:paraId="0EFC8840" w14:textId="7747F953" w:rsidR="00FE7E72" w:rsidRDefault="00FE7E72">
          <w:pPr>
            <w:pStyle w:val="TOC3"/>
            <w:tabs>
              <w:tab w:val="left" w:pos="1200"/>
              <w:tab w:val="right" w:leader="dot" w:pos="9016"/>
            </w:tabs>
            <w:rPr>
              <w:del w:id="60" w:author="Landes, Finian (GymLI)" w:date="2024-12-20T12:52:00Z" w16du:dateUtc="2024-12-20T11:52:00Z"/>
              <w:rFonts w:asciiTheme="minorHAnsi" w:eastAsiaTheme="minorEastAsia" w:hAnsiTheme="minorHAnsi"/>
              <w:noProof/>
              <w:szCs w:val="24"/>
            </w:rPr>
          </w:pPr>
          <w:del w:id="61" w:author="Landes, Finian (GymLI)" w:date="2024-12-20T12:52:00Z" w16du:dateUtc="2024-12-20T11:52:00Z">
            <w:r>
              <w:fldChar w:fldCharType="begin"/>
            </w:r>
            <w:r>
              <w:delInstrText>HYPERLINK \l "_Toc185280205"</w:delInstrText>
            </w:r>
            <w:r>
              <w:fldChar w:fldCharType="separate"/>
            </w:r>
            <w:r w:rsidRPr="00865210">
              <w:rPr>
                <w:rStyle w:val="Hyperlink"/>
                <w:bCs/>
                <w:noProof/>
              </w:rPr>
              <w:delText>3.2.2</w:delText>
            </w:r>
            <w:r>
              <w:rPr>
                <w:rFonts w:asciiTheme="minorHAnsi" w:eastAsiaTheme="minorEastAsia" w:hAnsiTheme="minorHAnsi"/>
                <w:noProof/>
                <w:szCs w:val="24"/>
              </w:rPr>
              <w:tab/>
            </w:r>
            <w:r w:rsidRPr="00865210">
              <w:rPr>
                <w:rStyle w:val="Hyperlink"/>
                <w:noProof/>
              </w:rPr>
              <w:delText>Results</w:delText>
            </w:r>
            <w:r>
              <w:rPr>
                <w:noProof/>
                <w:webHidden/>
              </w:rPr>
              <w:tab/>
            </w:r>
            <w:r>
              <w:rPr>
                <w:noProof/>
                <w:webHidden/>
              </w:rPr>
              <w:fldChar w:fldCharType="begin"/>
            </w:r>
            <w:r>
              <w:rPr>
                <w:noProof/>
                <w:webHidden/>
              </w:rPr>
              <w:delInstrText xml:space="preserve"> PAGEREF _Toc185280205 \h </w:delInstrText>
            </w:r>
            <w:r>
              <w:rPr>
                <w:noProof/>
                <w:webHidden/>
              </w:rPr>
            </w:r>
            <w:r>
              <w:rPr>
                <w:noProof/>
                <w:webHidden/>
              </w:rPr>
              <w:fldChar w:fldCharType="separate"/>
            </w:r>
            <w:r>
              <w:rPr>
                <w:noProof/>
                <w:webHidden/>
              </w:rPr>
              <w:delText>6</w:delText>
            </w:r>
            <w:r>
              <w:rPr>
                <w:noProof/>
                <w:webHidden/>
              </w:rPr>
              <w:fldChar w:fldCharType="end"/>
            </w:r>
            <w:r>
              <w:rPr>
                <w:noProof/>
              </w:rPr>
              <w:fldChar w:fldCharType="end"/>
            </w:r>
          </w:del>
        </w:p>
        <w:p w14:paraId="0903C7DC" w14:textId="421F1CEA" w:rsidR="00FE7E72" w:rsidRDefault="00FE7E72">
          <w:pPr>
            <w:pStyle w:val="TOC2"/>
            <w:tabs>
              <w:tab w:val="left" w:pos="960"/>
              <w:tab w:val="right" w:leader="dot" w:pos="9016"/>
            </w:tabs>
            <w:rPr>
              <w:del w:id="62" w:author="Landes, Finian (GymLI)" w:date="2024-12-20T12:52:00Z" w16du:dateUtc="2024-12-20T11:52:00Z"/>
              <w:rFonts w:asciiTheme="minorHAnsi" w:eastAsiaTheme="minorEastAsia" w:hAnsiTheme="minorHAnsi"/>
              <w:noProof/>
              <w:szCs w:val="24"/>
            </w:rPr>
          </w:pPr>
          <w:del w:id="63" w:author="Landes, Finian (GymLI)" w:date="2024-12-20T12:52:00Z" w16du:dateUtc="2024-12-20T11:52:00Z">
            <w:r>
              <w:fldChar w:fldCharType="begin"/>
            </w:r>
            <w:r>
              <w:delInstrText>HYPERLINK \l "_Toc185280206"</w:delInstrText>
            </w:r>
            <w:r>
              <w:fldChar w:fldCharType="separate"/>
            </w:r>
            <w:r w:rsidRPr="00865210">
              <w:rPr>
                <w:rStyle w:val="Hyperlink"/>
                <w:bCs/>
                <w:noProof/>
              </w:rPr>
              <w:delText>3.3</w:delText>
            </w:r>
            <w:r>
              <w:rPr>
                <w:rFonts w:asciiTheme="minorHAnsi" w:eastAsiaTheme="minorEastAsia" w:hAnsiTheme="minorHAnsi"/>
                <w:noProof/>
                <w:szCs w:val="24"/>
              </w:rPr>
              <w:tab/>
            </w:r>
            <w:r w:rsidRPr="00865210">
              <w:rPr>
                <w:rStyle w:val="Hyperlink"/>
                <w:noProof/>
              </w:rPr>
              <w:delText>K-Means clustering</w:delText>
            </w:r>
            <w:r>
              <w:rPr>
                <w:noProof/>
                <w:webHidden/>
              </w:rPr>
              <w:tab/>
            </w:r>
            <w:r>
              <w:rPr>
                <w:noProof/>
                <w:webHidden/>
              </w:rPr>
              <w:fldChar w:fldCharType="begin"/>
            </w:r>
            <w:r>
              <w:rPr>
                <w:noProof/>
                <w:webHidden/>
              </w:rPr>
              <w:delInstrText xml:space="preserve"> PAGEREF _Toc185280206 \h </w:delInstrText>
            </w:r>
            <w:r>
              <w:rPr>
                <w:noProof/>
                <w:webHidden/>
              </w:rPr>
            </w:r>
            <w:r>
              <w:rPr>
                <w:noProof/>
                <w:webHidden/>
              </w:rPr>
              <w:fldChar w:fldCharType="separate"/>
            </w:r>
            <w:r>
              <w:rPr>
                <w:noProof/>
                <w:webHidden/>
              </w:rPr>
              <w:delText>7</w:delText>
            </w:r>
            <w:r>
              <w:rPr>
                <w:noProof/>
                <w:webHidden/>
              </w:rPr>
              <w:fldChar w:fldCharType="end"/>
            </w:r>
            <w:r>
              <w:rPr>
                <w:noProof/>
              </w:rPr>
              <w:fldChar w:fldCharType="end"/>
            </w:r>
          </w:del>
        </w:p>
        <w:p w14:paraId="7116F6C5" w14:textId="0A622D8C" w:rsidR="00FE7E72" w:rsidRDefault="00FE7E72">
          <w:pPr>
            <w:pStyle w:val="TOC3"/>
            <w:tabs>
              <w:tab w:val="left" w:pos="1200"/>
              <w:tab w:val="right" w:leader="dot" w:pos="9016"/>
            </w:tabs>
            <w:rPr>
              <w:del w:id="64" w:author="Landes, Finian (GymLI)" w:date="2024-12-20T12:52:00Z" w16du:dateUtc="2024-12-20T11:52:00Z"/>
              <w:rFonts w:asciiTheme="minorHAnsi" w:eastAsiaTheme="minorEastAsia" w:hAnsiTheme="minorHAnsi"/>
              <w:noProof/>
              <w:szCs w:val="24"/>
            </w:rPr>
          </w:pPr>
          <w:del w:id="65" w:author="Landes, Finian (GymLI)" w:date="2024-12-20T12:52:00Z" w16du:dateUtc="2024-12-20T11:52:00Z">
            <w:r>
              <w:fldChar w:fldCharType="begin"/>
            </w:r>
            <w:r>
              <w:delInstrText>HYPERLINK \l "_Toc185280207"</w:delInstrText>
            </w:r>
            <w:r>
              <w:fldChar w:fldCharType="separate"/>
            </w:r>
            <w:r w:rsidRPr="00865210">
              <w:rPr>
                <w:rStyle w:val="Hyperlink"/>
                <w:bCs/>
                <w:noProof/>
              </w:rPr>
              <w:delText>3.3.1</w:delText>
            </w:r>
            <w:r>
              <w:rPr>
                <w:rFonts w:asciiTheme="minorHAnsi" w:eastAsiaTheme="minorEastAsia" w:hAnsiTheme="minorHAnsi"/>
                <w:noProof/>
                <w:szCs w:val="24"/>
              </w:rPr>
              <w:tab/>
            </w:r>
            <w:r w:rsidRPr="00865210">
              <w:rPr>
                <w:rStyle w:val="Hyperlink"/>
                <w:noProof/>
              </w:rPr>
              <w:delText>Theory</w:delText>
            </w:r>
            <w:r>
              <w:rPr>
                <w:noProof/>
                <w:webHidden/>
              </w:rPr>
              <w:tab/>
            </w:r>
            <w:r>
              <w:rPr>
                <w:noProof/>
                <w:webHidden/>
              </w:rPr>
              <w:fldChar w:fldCharType="begin"/>
            </w:r>
            <w:r>
              <w:rPr>
                <w:noProof/>
                <w:webHidden/>
              </w:rPr>
              <w:delInstrText xml:space="preserve"> PAGEREF _Toc185280207 \h </w:delInstrText>
            </w:r>
            <w:r>
              <w:rPr>
                <w:noProof/>
                <w:webHidden/>
              </w:rPr>
            </w:r>
            <w:r>
              <w:rPr>
                <w:noProof/>
                <w:webHidden/>
              </w:rPr>
              <w:fldChar w:fldCharType="separate"/>
            </w:r>
            <w:r>
              <w:rPr>
                <w:noProof/>
                <w:webHidden/>
              </w:rPr>
              <w:delText>7</w:delText>
            </w:r>
            <w:r>
              <w:rPr>
                <w:noProof/>
                <w:webHidden/>
              </w:rPr>
              <w:fldChar w:fldCharType="end"/>
            </w:r>
            <w:r>
              <w:rPr>
                <w:noProof/>
              </w:rPr>
              <w:fldChar w:fldCharType="end"/>
            </w:r>
          </w:del>
        </w:p>
        <w:p w14:paraId="1905D815" w14:textId="23BE88D5" w:rsidR="00FE7E72" w:rsidRDefault="00FE7E72">
          <w:pPr>
            <w:pStyle w:val="TOC3"/>
            <w:tabs>
              <w:tab w:val="left" w:pos="1200"/>
              <w:tab w:val="right" w:leader="dot" w:pos="9016"/>
            </w:tabs>
            <w:rPr>
              <w:del w:id="66" w:author="Landes, Finian (GymLI)" w:date="2024-12-20T12:52:00Z" w16du:dateUtc="2024-12-20T11:52:00Z"/>
              <w:rFonts w:asciiTheme="minorHAnsi" w:eastAsiaTheme="minorEastAsia" w:hAnsiTheme="minorHAnsi"/>
              <w:noProof/>
              <w:szCs w:val="24"/>
            </w:rPr>
          </w:pPr>
          <w:del w:id="67" w:author="Landes, Finian (GymLI)" w:date="2024-12-20T12:52:00Z" w16du:dateUtc="2024-12-20T11:52:00Z">
            <w:r>
              <w:fldChar w:fldCharType="begin"/>
            </w:r>
            <w:r>
              <w:delInstrText>HYPERLINK \l "_Toc185280208"</w:delInstrText>
            </w:r>
            <w:r>
              <w:fldChar w:fldCharType="separate"/>
            </w:r>
            <w:r w:rsidRPr="00865210">
              <w:rPr>
                <w:rStyle w:val="Hyperlink"/>
                <w:bCs/>
                <w:noProof/>
              </w:rPr>
              <w:delText>3.3.2</w:delText>
            </w:r>
            <w:r>
              <w:rPr>
                <w:rFonts w:asciiTheme="minorHAnsi" w:eastAsiaTheme="minorEastAsia" w:hAnsiTheme="minorHAnsi"/>
                <w:noProof/>
                <w:szCs w:val="24"/>
              </w:rPr>
              <w:tab/>
            </w:r>
            <w:r w:rsidRPr="00865210">
              <w:rPr>
                <w:rStyle w:val="Hyperlink"/>
                <w:noProof/>
              </w:rPr>
              <w:delText>Results</w:delText>
            </w:r>
            <w:r>
              <w:rPr>
                <w:noProof/>
                <w:webHidden/>
              </w:rPr>
              <w:tab/>
            </w:r>
            <w:r>
              <w:rPr>
                <w:noProof/>
                <w:webHidden/>
              </w:rPr>
              <w:fldChar w:fldCharType="begin"/>
            </w:r>
            <w:r>
              <w:rPr>
                <w:noProof/>
                <w:webHidden/>
              </w:rPr>
              <w:delInstrText xml:space="preserve"> PAGEREF _Toc185280208 \h </w:delInstrText>
            </w:r>
            <w:r>
              <w:rPr>
                <w:noProof/>
                <w:webHidden/>
              </w:rPr>
            </w:r>
            <w:r>
              <w:rPr>
                <w:noProof/>
                <w:webHidden/>
              </w:rPr>
              <w:fldChar w:fldCharType="separate"/>
            </w:r>
            <w:r>
              <w:rPr>
                <w:noProof/>
                <w:webHidden/>
              </w:rPr>
              <w:delText>7</w:delText>
            </w:r>
            <w:r>
              <w:rPr>
                <w:noProof/>
                <w:webHidden/>
              </w:rPr>
              <w:fldChar w:fldCharType="end"/>
            </w:r>
            <w:r>
              <w:rPr>
                <w:noProof/>
              </w:rPr>
              <w:fldChar w:fldCharType="end"/>
            </w:r>
          </w:del>
        </w:p>
        <w:p w14:paraId="103F627E" w14:textId="5CE56968" w:rsidR="00FE7E72" w:rsidRDefault="00FE7E72">
          <w:pPr>
            <w:pStyle w:val="TOC1"/>
            <w:tabs>
              <w:tab w:val="left" w:pos="440"/>
              <w:tab w:val="right" w:leader="dot" w:pos="9016"/>
            </w:tabs>
            <w:rPr>
              <w:del w:id="68" w:author="Landes, Finian (GymLI)" w:date="2024-12-20T12:52:00Z" w16du:dateUtc="2024-12-20T11:52:00Z"/>
              <w:rFonts w:asciiTheme="minorHAnsi" w:eastAsiaTheme="minorEastAsia" w:hAnsiTheme="minorHAnsi"/>
              <w:noProof/>
              <w:szCs w:val="24"/>
            </w:rPr>
          </w:pPr>
          <w:del w:id="69" w:author="Landes, Finian (GymLI)" w:date="2024-12-20T12:52:00Z" w16du:dateUtc="2024-12-20T11:52:00Z">
            <w:r>
              <w:fldChar w:fldCharType="begin"/>
            </w:r>
            <w:r>
              <w:delInstrText>HYPERLINK \l "_Toc185280209"</w:delInstrText>
            </w:r>
            <w:r>
              <w:fldChar w:fldCharType="separate"/>
            </w:r>
            <w:r w:rsidRPr="00865210">
              <w:rPr>
                <w:rStyle w:val="Hyperlink"/>
                <w:bCs/>
                <w:noProof/>
              </w:rPr>
              <w:delText>4.</w:delText>
            </w:r>
            <w:r>
              <w:rPr>
                <w:rFonts w:asciiTheme="minorHAnsi" w:eastAsiaTheme="minorEastAsia" w:hAnsiTheme="minorHAnsi"/>
                <w:noProof/>
                <w:szCs w:val="24"/>
              </w:rPr>
              <w:tab/>
            </w:r>
            <w:r w:rsidRPr="00865210">
              <w:rPr>
                <w:rStyle w:val="Hyperlink"/>
                <w:noProof/>
              </w:rPr>
              <w:delText>References</w:delText>
            </w:r>
            <w:r>
              <w:rPr>
                <w:noProof/>
                <w:webHidden/>
              </w:rPr>
              <w:tab/>
            </w:r>
            <w:r>
              <w:rPr>
                <w:noProof/>
                <w:webHidden/>
              </w:rPr>
              <w:fldChar w:fldCharType="begin"/>
            </w:r>
            <w:r>
              <w:rPr>
                <w:noProof/>
                <w:webHidden/>
              </w:rPr>
              <w:delInstrText xml:space="preserve"> PAGEREF _Toc185280209 \h </w:delInstrText>
            </w:r>
            <w:r>
              <w:rPr>
                <w:noProof/>
                <w:webHidden/>
              </w:rPr>
            </w:r>
            <w:r>
              <w:rPr>
                <w:noProof/>
                <w:webHidden/>
              </w:rPr>
              <w:fldChar w:fldCharType="separate"/>
            </w:r>
            <w:r>
              <w:rPr>
                <w:noProof/>
                <w:webHidden/>
              </w:rPr>
              <w:delText>13</w:delText>
            </w:r>
            <w:r>
              <w:rPr>
                <w:noProof/>
                <w:webHidden/>
              </w:rPr>
              <w:fldChar w:fldCharType="end"/>
            </w:r>
            <w:r>
              <w:rPr>
                <w:noProof/>
              </w:rPr>
              <w:fldChar w:fldCharType="end"/>
            </w:r>
          </w:del>
        </w:p>
        <w:p w14:paraId="6AB22C79" w14:textId="4C2CB592" w:rsidR="00FE7E72" w:rsidRDefault="00FE7E72">
          <w:pPr>
            <w:pStyle w:val="TOC2"/>
            <w:tabs>
              <w:tab w:val="left" w:pos="960"/>
              <w:tab w:val="right" w:leader="dot" w:pos="9016"/>
            </w:tabs>
            <w:rPr>
              <w:del w:id="70" w:author="Landes, Finian (GymLI)" w:date="2024-12-20T12:52:00Z" w16du:dateUtc="2024-12-20T11:52:00Z"/>
              <w:rFonts w:asciiTheme="minorHAnsi" w:eastAsiaTheme="minorEastAsia" w:hAnsiTheme="minorHAnsi"/>
              <w:noProof/>
              <w:szCs w:val="24"/>
            </w:rPr>
          </w:pPr>
          <w:del w:id="71" w:author="Landes, Finian (GymLI)" w:date="2024-12-20T12:52:00Z" w16du:dateUtc="2024-12-20T11:52:00Z">
            <w:r>
              <w:fldChar w:fldCharType="begin"/>
            </w:r>
            <w:r>
              <w:delInstrText>HYPERLINK \l "_Toc185280210"</w:delInstrText>
            </w:r>
            <w:r>
              <w:fldChar w:fldCharType="separate"/>
            </w:r>
            <w:r w:rsidRPr="00865210">
              <w:rPr>
                <w:rStyle w:val="Hyperlink"/>
                <w:bCs/>
                <w:noProof/>
              </w:rPr>
              <w:delText>4.1</w:delText>
            </w:r>
            <w:r>
              <w:rPr>
                <w:rFonts w:asciiTheme="minorHAnsi" w:eastAsiaTheme="minorEastAsia" w:hAnsiTheme="minorHAnsi"/>
                <w:noProof/>
                <w:szCs w:val="24"/>
              </w:rPr>
              <w:tab/>
            </w:r>
            <w:r w:rsidRPr="00865210">
              <w:rPr>
                <w:rStyle w:val="Hyperlink"/>
                <w:noProof/>
              </w:rPr>
              <w:delText>List of references</w:delText>
            </w:r>
            <w:r>
              <w:rPr>
                <w:noProof/>
                <w:webHidden/>
              </w:rPr>
              <w:tab/>
            </w:r>
            <w:r>
              <w:rPr>
                <w:noProof/>
                <w:webHidden/>
              </w:rPr>
              <w:fldChar w:fldCharType="begin"/>
            </w:r>
            <w:r>
              <w:rPr>
                <w:noProof/>
                <w:webHidden/>
              </w:rPr>
              <w:delInstrText xml:space="preserve"> PAGEREF _Toc185280210 \h </w:delInstrText>
            </w:r>
            <w:r>
              <w:rPr>
                <w:noProof/>
                <w:webHidden/>
              </w:rPr>
            </w:r>
            <w:r>
              <w:rPr>
                <w:noProof/>
                <w:webHidden/>
              </w:rPr>
              <w:fldChar w:fldCharType="separate"/>
            </w:r>
            <w:r>
              <w:rPr>
                <w:noProof/>
                <w:webHidden/>
              </w:rPr>
              <w:delText>13</w:delText>
            </w:r>
            <w:r>
              <w:rPr>
                <w:noProof/>
                <w:webHidden/>
              </w:rPr>
              <w:fldChar w:fldCharType="end"/>
            </w:r>
            <w:r>
              <w:rPr>
                <w:noProof/>
              </w:rPr>
              <w:fldChar w:fldCharType="end"/>
            </w:r>
          </w:del>
        </w:p>
        <w:p w14:paraId="506120B5" w14:textId="5972E0B5" w:rsidR="00FE7E72" w:rsidRDefault="00FE7E72">
          <w:pPr>
            <w:pStyle w:val="TOC2"/>
            <w:tabs>
              <w:tab w:val="left" w:pos="960"/>
              <w:tab w:val="right" w:leader="dot" w:pos="9016"/>
            </w:tabs>
            <w:rPr>
              <w:del w:id="72" w:author="Landes, Finian (GymLI)" w:date="2024-12-20T12:52:00Z" w16du:dateUtc="2024-12-20T11:52:00Z"/>
              <w:rFonts w:asciiTheme="minorHAnsi" w:eastAsiaTheme="minorEastAsia" w:hAnsiTheme="minorHAnsi"/>
              <w:noProof/>
              <w:szCs w:val="24"/>
            </w:rPr>
          </w:pPr>
          <w:del w:id="73" w:author="Landes, Finian (GymLI)" w:date="2024-12-20T12:52:00Z" w16du:dateUtc="2024-12-20T11:52:00Z">
            <w:r>
              <w:fldChar w:fldCharType="begin"/>
            </w:r>
            <w:r>
              <w:delInstrText>HYPERLINK \l "_Toc185280211"</w:delInstrText>
            </w:r>
            <w:r>
              <w:fldChar w:fldCharType="separate"/>
            </w:r>
            <w:r w:rsidRPr="00865210">
              <w:rPr>
                <w:rStyle w:val="Hyperlink"/>
                <w:noProof/>
              </w:rPr>
              <w:delText>4.1</w:delText>
            </w:r>
            <w:r>
              <w:rPr>
                <w:rFonts w:asciiTheme="minorHAnsi" w:eastAsiaTheme="minorEastAsia" w:hAnsiTheme="minorHAnsi"/>
                <w:noProof/>
                <w:szCs w:val="24"/>
              </w:rPr>
              <w:tab/>
            </w:r>
            <w:r w:rsidRPr="00865210">
              <w:rPr>
                <w:rStyle w:val="Hyperlink"/>
                <w:noProof/>
              </w:rPr>
              <w:delText>List of illustrations</w:delText>
            </w:r>
            <w:r>
              <w:rPr>
                <w:noProof/>
                <w:webHidden/>
              </w:rPr>
              <w:tab/>
            </w:r>
            <w:r>
              <w:rPr>
                <w:noProof/>
                <w:webHidden/>
              </w:rPr>
              <w:fldChar w:fldCharType="begin"/>
            </w:r>
            <w:r>
              <w:rPr>
                <w:noProof/>
                <w:webHidden/>
              </w:rPr>
              <w:delInstrText xml:space="preserve"> PAGEREF _Toc185280211 \h </w:delInstrText>
            </w:r>
            <w:r>
              <w:rPr>
                <w:noProof/>
                <w:webHidden/>
              </w:rPr>
            </w:r>
            <w:r>
              <w:rPr>
                <w:noProof/>
                <w:webHidden/>
              </w:rPr>
              <w:fldChar w:fldCharType="separate"/>
            </w:r>
            <w:r>
              <w:rPr>
                <w:noProof/>
                <w:webHidden/>
              </w:rPr>
              <w:delText>13</w:delText>
            </w:r>
            <w:r>
              <w:rPr>
                <w:noProof/>
                <w:webHidden/>
              </w:rPr>
              <w:fldChar w:fldCharType="end"/>
            </w:r>
            <w:r>
              <w:rPr>
                <w:noProof/>
              </w:rPr>
              <w:fldChar w:fldCharType="end"/>
            </w:r>
          </w:del>
        </w:p>
        <w:p w14:paraId="3930982C" w14:textId="6FA7C00A" w:rsidR="00FE7E72" w:rsidRDefault="00FE7E72">
          <w:pPr>
            <w:pStyle w:val="TOC1"/>
            <w:tabs>
              <w:tab w:val="left" w:pos="440"/>
              <w:tab w:val="right" w:leader="dot" w:pos="9016"/>
            </w:tabs>
            <w:rPr>
              <w:del w:id="74" w:author="Landes, Finian (GymLI)" w:date="2024-12-20T12:52:00Z" w16du:dateUtc="2024-12-20T11:52:00Z"/>
              <w:rFonts w:asciiTheme="minorHAnsi" w:eastAsiaTheme="minorEastAsia" w:hAnsiTheme="minorHAnsi"/>
              <w:noProof/>
              <w:szCs w:val="24"/>
            </w:rPr>
          </w:pPr>
          <w:del w:id="75" w:author="Landes, Finian (GymLI)" w:date="2024-12-20T12:52:00Z" w16du:dateUtc="2024-12-20T11:52:00Z">
            <w:r>
              <w:fldChar w:fldCharType="begin"/>
            </w:r>
            <w:r>
              <w:delInstrText>HYPERLINK \l "_Toc185280212"</w:delInstrText>
            </w:r>
            <w:r>
              <w:fldChar w:fldCharType="separate"/>
            </w:r>
            <w:r w:rsidRPr="00865210">
              <w:rPr>
                <w:rStyle w:val="Hyperlink"/>
                <w:bCs/>
                <w:noProof/>
              </w:rPr>
              <w:delText>5.</w:delText>
            </w:r>
            <w:r>
              <w:rPr>
                <w:rFonts w:asciiTheme="minorHAnsi" w:eastAsiaTheme="minorEastAsia" w:hAnsiTheme="minorHAnsi"/>
                <w:noProof/>
                <w:szCs w:val="24"/>
              </w:rPr>
              <w:tab/>
            </w:r>
            <w:r w:rsidRPr="00865210">
              <w:rPr>
                <w:rStyle w:val="Hyperlink"/>
                <w:noProof/>
              </w:rPr>
              <w:delText>Acknowledgements</w:delText>
            </w:r>
            <w:r>
              <w:rPr>
                <w:noProof/>
                <w:webHidden/>
              </w:rPr>
              <w:tab/>
            </w:r>
            <w:r>
              <w:rPr>
                <w:noProof/>
                <w:webHidden/>
              </w:rPr>
              <w:fldChar w:fldCharType="begin"/>
            </w:r>
            <w:r>
              <w:rPr>
                <w:noProof/>
                <w:webHidden/>
              </w:rPr>
              <w:delInstrText xml:space="preserve"> PAGEREF _Toc185280212 \h </w:delInstrText>
            </w:r>
            <w:r>
              <w:rPr>
                <w:noProof/>
                <w:webHidden/>
              </w:rPr>
            </w:r>
            <w:r>
              <w:rPr>
                <w:noProof/>
                <w:webHidden/>
              </w:rPr>
              <w:fldChar w:fldCharType="separate"/>
            </w:r>
            <w:r>
              <w:rPr>
                <w:noProof/>
                <w:webHidden/>
              </w:rPr>
              <w:delText>14</w:delText>
            </w:r>
            <w:r>
              <w:rPr>
                <w:noProof/>
                <w:webHidden/>
              </w:rPr>
              <w:fldChar w:fldCharType="end"/>
            </w:r>
            <w:r>
              <w:rPr>
                <w:noProof/>
              </w:rPr>
              <w:fldChar w:fldCharType="end"/>
            </w:r>
          </w:del>
        </w:p>
        <w:p w14:paraId="184A905A" w14:textId="340262EA" w:rsidR="00FE7E72" w:rsidRDefault="00FE7E72">
          <w:pPr>
            <w:pStyle w:val="TOC1"/>
            <w:tabs>
              <w:tab w:val="left" w:pos="440"/>
              <w:tab w:val="right" w:leader="dot" w:pos="9016"/>
            </w:tabs>
            <w:rPr>
              <w:del w:id="76" w:author="Landes, Finian (GymLI)" w:date="2024-12-20T12:52:00Z" w16du:dateUtc="2024-12-20T11:52:00Z"/>
              <w:rFonts w:asciiTheme="minorHAnsi" w:eastAsiaTheme="minorEastAsia" w:hAnsiTheme="minorHAnsi"/>
              <w:noProof/>
              <w:szCs w:val="24"/>
            </w:rPr>
          </w:pPr>
          <w:del w:id="77" w:author="Landes, Finian (GymLI)" w:date="2024-12-20T12:52:00Z" w16du:dateUtc="2024-12-20T11:52:00Z">
            <w:r>
              <w:fldChar w:fldCharType="begin"/>
            </w:r>
            <w:r>
              <w:delInstrText>HYPERLINK \l "_Toc185280213"</w:delInstrText>
            </w:r>
            <w:r>
              <w:fldChar w:fldCharType="separate"/>
            </w:r>
            <w:r w:rsidRPr="00865210">
              <w:rPr>
                <w:rStyle w:val="Hyperlink"/>
                <w:bCs/>
                <w:noProof/>
              </w:rPr>
              <w:delText>6.</w:delText>
            </w:r>
            <w:r>
              <w:rPr>
                <w:rFonts w:asciiTheme="minorHAnsi" w:eastAsiaTheme="minorEastAsia" w:hAnsiTheme="minorHAnsi"/>
                <w:noProof/>
                <w:szCs w:val="24"/>
              </w:rPr>
              <w:tab/>
            </w:r>
            <w:r w:rsidRPr="00865210">
              <w:rPr>
                <w:rStyle w:val="Hyperlink"/>
                <w:noProof/>
              </w:rPr>
              <w:delText>Appendix</w:delText>
            </w:r>
            <w:r>
              <w:rPr>
                <w:noProof/>
                <w:webHidden/>
              </w:rPr>
              <w:tab/>
            </w:r>
            <w:r>
              <w:rPr>
                <w:noProof/>
                <w:webHidden/>
              </w:rPr>
              <w:fldChar w:fldCharType="begin"/>
            </w:r>
            <w:r>
              <w:rPr>
                <w:noProof/>
                <w:webHidden/>
              </w:rPr>
              <w:delInstrText xml:space="preserve"> PAGEREF _Toc185280213 \h </w:delInstrText>
            </w:r>
            <w:r>
              <w:rPr>
                <w:noProof/>
                <w:webHidden/>
              </w:rPr>
            </w:r>
            <w:r>
              <w:rPr>
                <w:noProof/>
                <w:webHidden/>
              </w:rPr>
              <w:fldChar w:fldCharType="separate"/>
            </w:r>
            <w:r>
              <w:rPr>
                <w:noProof/>
                <w:webHidden/>
              </w:rPr>
              <w:delText>14</w:delText>
            </w:r>
            <w:r>
              <w:rPr>
                <w:noProof/>
                <w:webHidden/>
              </w:rPr>
              <w:fldChar w:fldCharType="end"/>
            </w:r>
            <w:r>
              <w:rPr>
                <w:noProof/>
              </w:rPr>
              <w:fldChar w:fldCharType="end"/>
            </w:r>
          </w:del>
        </w:p>
        <w:p w14:paraId="130F51D8" w14:textId="7F90814B" w:rsidR="00BB1E4D" w:rsidRPr="00A1295B" w:rsidRDefault="00BB1E4D">
          <w:pPr>
            <w:rPr>
              <w:lang w:val="en-US"/>
            </w:rPr>
          </w:pPr>
          <w:del w:id="78" w:author="Landes, Finian (GymLI)" w:date="2024-12-20T12:52:00Z" w16du:dateUtc="2024-12-20T11:52:00Z">
            <w:r w:rsidRPr="00A1295B">
              <w:rPr>
                <w:b/>
                <w:bCs/>
                <w:noProof/>
                <w:lang w:val="en-US"/>
              </w:rPr>
              <w:fldChar w:fldCharType="end"/>
            </w:r>
          </w:del>
        </w:p>
        <w:customXmlInsRangeStart w:id="79" w:author="Landes, Finian (GymLI)" w:date="2024-12-20T12:52:00Z"/>
      </w:sdtContent>
    </w:sdt>
    <w:customXmlInsRangeEnd w:id="79"/>
    <w:p w14:paraId="206623E9" w14:textId="68AC2107" w:rsidR="009B40C3" w:rsidRPr="00A1295B" w:rsidRDefault="009B40C3" w:rsidP="000F5383">
      <w:pPr>
        <w:jc w:val="both"/>
        <w:rPr>
          <w:rFonts w:asciiTheme="majorHAnsi" w:eastAsiaTheme="majorEastAsia" w:hAnsiTheme="majorHAnsi" w:cstheme="majorBidi"/>
          <w:spacing w:val="-10"/>
          <w:kern w:val="28"/>
          <w:sz w:val="56"/>
          <w:szCs w:val="56"/>
          <w:lang w:val="en-US"/>
        </w:rPr>
      </w:pPr>
      <w:r w:rsidRPr="00A1295B">
        <w:rPr>
          <w:lang w:val="en-US"/>
        </w:rPr>
        <w:br w:type="page"/>
      </w:r>
    </w:p>
    <w:p w14:paraId="36E4628E" w14:textId="1D1A15DE" w:rsidR="000D1259" w:rsidRPr="00D36901" w:rsidRDefault="009B40C3" w:rsidP="00595F22">
      <w:pPr>
        <w:pStyle w:val="Heading1"/>
        <w:numPr>
          <w:ilvl w:val="0"/>
          <w:numId w:val="7"/>
        </w:numPr>
      </w:pPr>
      <w:bookmarkStart w:id="80" w:name="_Toc185280199"/>
      <w:bookmarkStart w:id="81" w:name="_Toc185591019"/>
      <w:r w:rsidRPr="00D36901">
        <w:t>Introduction</w:t>
      </w:r>
      <w:bookmarkEnd w:id="80"/>
      <w:bookmarkEnd w:id="81"/>
    </w:p>
    <w:p w14:paraId="5941C086" w14:textId="4C4BEF8A" w:rsidR="00F8335C" w:rsidRPr="00A1295B" w:rsidRDefault="002F2E14" w:rsidP="000F5383">
      <w:pPr>
        <w:spacing w:after="0"/>
        <w:jc w:val="both"/>
        <w:rPr>
          <w:lang w:val="en-US"/>
        </w:rPr>
      </w:pPr>
      <w:r w:rsidRPr="00A1295B">
        <w:rPr>
          <w:lang w:val="en-US"/>
        </w:rPr>
        <w:t xml:space="preserve">The aim of our project was to </w:t>
      </w:r>
      <w:r w:rsidR="007E1A6D" w:rsidRPr="00A1295B">
        <w:rPr>
          <w:lang w:val="en-US"/>
        </w:rPr>
        <w:t>dis</w:t>
      </w:r>
      <w:r w:rsidR="00D51A14" w:rsidRPr="00A1295B">
        <w:rPr>
          <w:lang w:val="en-US"/>
        </w:rPr>
        <w:t xml:space="preserve">tinguish five different hand </w:t>
      </w:r>
      <w:r w:rsidR="009F7FD9" w:rsidRPr="00A1295B">
        <w:rPr>
          <w:lang w:val="en-US"/>
        </w:rPr>
        <w:t xml:space="preserve">signs using </w:t>
      </w:r>
      <w:r w:rsidR="000537A5" w:rsidRPr="00A1295B">
        <w:rPr>
          <w:lang w:val="en-US"/>
        </w:rPr>
        <w:t>machine</w:t>
      </w:r>
      <w:r w:rsidR="00424A18" w:rsidRPr="00A1295B">
        <w:rPr>
          <w:lang w:val="en-US"/>
        </w:rPr>
        <w:t xml:space="preserve"> learning.</w:t>
      </w:r>
      <w:r w:rsidR="000537A5" w:rsidRPr="00A1295B">
        <w:rPr>
          <w:lang w:val="en-US"/>
        </w:rPr>
        <w:t xml:space="preserve"> </w:t>
      </w:r>
      <w:r w:rsidR="00936F4B" w:rsidRPr="00A1295B">
        <w:rPr>
          <w:lang w:val="en-US"/>
        </w:rPr>
        <w:t xml:space="preserve">At the beginning </w:t>
      </w:r>
      <w:r w:rsidR="00C14D4D" w:rsidRPr="00A1295B">
        <w:rPr>
          <w:lang w:val="en-US"/>
        </w:rPr>
        <w:t xml:space="preserve">of the </w:t>
      </w:r>
      <w:r w:rsidR="003D6890" w:rsidRPr="00A1295B">
        <w:rPr>
          <w:lang w:val="en-US"/>
        </w:rPr>
        <w:t>semester,</w:t>
      </w:r>
      <w:r w:rsidR="00495BFA" w:rsidRPr="00A1295B">
        <w:rPr>
          <w:lang w:val="en-US"/>
        </w:rPr>
        <w:t xml:space="preserve"> we </w:t>
      </w:r>
      <w:r w:rsidR="00E208B0" w:rsidRPr="00A1295B">
        <w:rPr>
          <w:lang w:val="en-US"/>
        </w:rPr>
        <w:t xml:space="preserve">had to decide </w:t>
      </w:r>
      <w:r w:rsidR="00CC151A" w:rsidRPr="00A1295B">
        <w:rPr>
          <w:lang w:val="en-US"/>
        </w:rPr>
        <w:t>if we wa</w:t>
      </w:r>
      <w:r w:rsidR="004B0EA5" w:rsidRPr="00A1295B">
        <w:rPr>
          <w:lang w:val="en-US"/>
        </w:rPr>
        <w:t>nted to d</w:t>
      </w:r>
      <w:r w:rsidR="000C36C0" w:rsidRPr="00A1295B">
        <w:rPr>
          <w:lang w:val="en-US"/>
        </w:rPr>
        <w:t xml:space="preserve">o our </w:t>
      </w:r>
      <w:r w:rsidR="008B2AB9" w:rsidRPr="00A1295B">
        <w:rPr>
          <w:lang w:val="en-US"/>
        </w:rPr>
        <w:t>project</w:t>
      </w:r>
      <w:r w:rsidR="003F1077" w:rsidRPr="00A1295B">
        <w:rPr>
          <w:lang w:val="en-US"/>
        </w:rPr>
        <w:t xml:space="preserve"> in </w:t>
      </w:r>
      <w:r w:rsidR="00452450" w:rsidRPr="00A1295B">
        <w:rPr>
          <w:lang w:val="en-US"/>
        </w:rPr>
        <w:t>physics</w:t>
      </w:r>
      <w:r w:rsidR="00C27B6B" w:rsidRPr="00A1295B">
        <w:rPr>
          <w:lang w:val="en-US"/>
        </w:rPr>
        <w:t xml:space="preserve"> and </w:t>
      </w:r>
      <w:r w:rsidR="00C6433A" w:rsidRPr="00A1295B">
        <w:rPr>
          <w:lang w:val="en-US"/>
        </w:rPr>
        <w:t>rebuild</w:t>
      </w:r>
      <w:r w:rsidR="00BC2E58" w:rsidRPr="00A1295B">
        <w:rPr>
          <w:lang w:val="en-US"/>
        </w:rPr>
        <w:t xml:space="preserve"> a </w:t>
      </w:r>
      <w:r w:rsidR="00A43972" w:rsidRPr="00A1295B">
        <w:rPr>
          <w:lang w:val="en-US"/>
        </w:rPr>
        <w:t>h</w:t>
      </w:r>
      <w:r w:rsidR="00994C46" w:rsidRPr="00A1295B">
        <w:rPr>
          <w:lang w:val="en-US"/>
        </w:rPr>
        <w:t>istorical</w:t>
      </w:r>
      <w:r w:rsidR="00CC01DA" w:rsidRPr="00A1295B">
        <w:rPr>
          <w:lang w:val="en-US"/>
        </w:rPr>
        <w:t xml:space="preserve"> </w:t>
      </w:r>
      <w:r w:rsidR="00F77EC4" w:rsidRPr="00A1295B">
        <w:rPr>
          <w:lang w:val="en-US"/>
        </w:rPr>
        <w:t>physics</w:t>
      </w:r>
      <w:r w:rsidR="00AB454C" w:rsidRPr="00A1295B">
        <w:rPr>
          <w:lang w:val="en-US"/>
        </w:rPr>
        <w:t xml:space="preserve"> experiment</w:t>
      </w:r>
      <w:r w:rsidR="0077488C" w:rsidRPr="00A1295B">
        <w:rPr>
          <w:lang w:val="en-US"/>
        </w:rPr>
        <w:t xml:space="preserve"> or</w:t>
      </w:r>
      <w:r w:rsidR="0098452C" w:rsidRPr="00A1295B">
        <w:rPr>
          <w:lang w:val="en-US"/>
        </w:rPr>
        <w:t xml:space="preserve"> if we wanted</w:t>
      </w:r>
      <w:r w:rsidR="003E2978" w:rsidRPr="00A1295B">
        <w:rPr>
          <w:lang w:val="en-US"/>
        </w:rPr>
        <w:t xml:space="preserve"> to</w:t>
      </w:r>
      <w:r w:rsidR="00006C26" w:rsidRPr="00A1295B">
        <w:rPr>
          <w:lang w:val="en-US"/>
        </w:rPr>
        <w:t xml:space="preserve"> lear</w:t>
      </w:r>
      <w:r w:rsidR="00542152" w:rsidRPr="00A1295B">
        <w:rPr>
          <w:lang w:val="en-US"/>
        </w:rPr>
        <w:t xml:space="preserve">n </w:t>
      </w:r>
      <w:ins w:id="82" w:author="Derek Brandt" w:date="2024-12-17T08:31:00Z" w16du:dateUtc="2024-12-17T07:31:00Z">
        <w:r w:rsidR="007B216E">
          <w:rPr>
            <w:lang w:val="en-US"/>
          </w:rPr>
          <w:t xml:space="preserve">more </w:t>
        </w:r>
      </w:ins>
      <w:r w:rsidR="00542152" w:rsidRPr="00A1295B">
        <w:rPr>
          <w:lang w:val="en-US"/>
        </w:rPr>
        <w:t>about ma</w:t>
      </w:r>
      <w:r w:rsidR="00CC53A3" w:rsidRPr="00A1295B">
        <w:rPr>
          <w:lang w:val="en-US"/>
        </w:rPr>
        <w:t>chine learning i</w:t>
      </w:r>
      <w:r w:rsidR="008C022C" w:rsidRPr="00A1295B">
        <w:rPr>
          <w:lang w:val="en-US"/>
        </w:rPr>
        <w:t xml:space="preserve">n </w:t>
      </w:r>
      <w:r w:rsidR="00F77EC4" w:rsidRPr="00A1295B">
        <w:rPr>
          <w:lang w:val="en-US"/>
        </w:rPr>
        <w:t>a</w:t>
      </w:r>
      <w:r w:rsidR="008C022C" w:rsidRPr="00A1295B">
        <w:rPr>
          <w:lang w:val="en-US"/>
        </w:rPr>
        <w:t xml:space="preserve">pplied </w:t>
      </w:r>
      <w:r w:rsidR="00F77EC4" w:rsidRPr="00A1295B">
        <w:rPr>
          <w:lang w:val="en-US"/>
        </w:rPr>
        <w:t>m</w:t>
      </w:r>
      <w:r w:rsidR="008C022C" w:rsidRPr="00A1295B">
        <w:rPr>
          <w:lang w:val="en-US"/>
        </w:rPr>
        <w:t>a</w:t>
      </w:r>
      <w:r w:rsidR="00172384" w:rsidRPr="00A1295B">
        <w:rPr>
          <w:lang w:val="en-US"/>
        </w:rPr>
        <w:t>th</w:t>
      </w:r>
      <w:r w:rsidR="00C660C6" w:rsidRPr="00A1295B">
        <w:rPr>
          <w:lang w:val="en-US"/>
        </w:rPr>
        <w:t>ematics</w:t>
      </w:r>
      <w:r w:rsidR="00172384" w:rsidRPr="00A1295B">
        <w:rPr>
          <w:lang w:val="en-US"/>
        </w:rPr>
        <w:t>. F</w:t>
      </w:r>
      <w:r w:rsidR="001A1CB3" w:rsidRPr="00A1295B">
        <w:rPr>
          <w:lang w:val="en-US"/>
        </w:rPr>
        <w:t xml:space="preserve">or Finian the </w:t>
      </w:r>
      <w:r w:rsidR="00832F3F" w:rsidRPr="00A1295B">
        <w:rPr>
          <w:lang w:val="en-US"/>
        </w:rPr>
        <w:t>decision</w:t>
      </w:r>
      <w:r w:rsidR="00ED3333" w:rsidRPr="00A1295B">
        <w:rPr>
          <w:lang w:val="en-US"/>
        </w:rPr>
        <w:t xml:space="preserve"> on </w:t>
      </w:r>
      <w:r w:rsidR="00A56A36" w:rsidRPr="00A1295B">
        <w:rPr>
          <w:lang w:val="en-US"/>
        </w:rPr>
        <w:t>machin</w:t>
      </w:r>
      <w:r w:rsidR="009B1678" w:rsidRPr="00A1295B">
        <w:rPr>
          <w:lang w:val="en-US"/>
        </w:rPr>
        <w:t>e learning w</w:t>
      </w:r>
      <w:r w:rsidR="008F2F83" w:rsidRPr="00A1295B">
        <w:rPr>
          <w:lang w:val="en-US"/>
        </w:rPr>
        <w:t>as c</w:t>
      </w:r>
      <w:r w:rsidR="00E206DF" w:rsidRPr="00A1295B">
        <w:rPr>
          <w:lang w:val="en-US"/>
        </w:rPr>
        <w:t>lear fro</w:t>
      </w:r>
      <w:r w:rsidR="00F93FF6" w:rsidRPr="00A1295B">
        <w:rPr>
          <w:lang w:val="en-US"/>
        </w:rPr>
        <w:t>m the beginning</w:t>
      </w:r>
      <w:r w:rsidR="00C660C6" w:rsidRPr="00A1295B">
        <w:rPr>
          <w:lang w:val="en-US"/>
        </w:rPr>
        <w:t xml:space="preserve"> on</w:t>
      </w:r>
      <w:r w:rsidR="00A733C9" w:rsidRPr="00A1295B">
        <w:rPr>
          <w:lang w:val="en-US"/>
        </w:rPr>
        <w:t xml:space="preserve">, because he is </w:t>
      </w:r>
      <w:r w:rsidR="0001605A" w:rsidRPr="00A1295B">
        <w:rPr>
          <w:lang w:val="en-US"/>
        </w:rPr>
        <w:t xml:space="preserve">interested in </w:t>
      </w:r>
      <w:r w:rsidR="0064045E" w:rsidRPr="00A1295B">
        <w:rPr>
          <w:lang w:val="en-US"/>
        </w:rPr>
        <w:t xml:space="preserve">computer </w:t>
      </w:r>
      <w:r w:rsidR="00C660C6" w:rsidRPr="00A1295B">
        <w:rPr>
          <w:lang w:val="en-US"/>
        </w:rPr>
        <w:t>science</w:t>
      </w:r>
      <w:r w:rsidR="00F21B2B" w:rsidRPr="00A1295B">
        <w:rPr>
          <w:lang w:val="en-US"/>
        </w:rPr>
        <w:t xml:space="preserve"> and could imagine study</w:t>
      </w:r>
      <w:r w:rsidR="00AD33CF" w:rsidRPr="00A1295B">
        <w:rPr>
          <w:lang w:val="en-US"/>
        </w:rPr>
        <w:t xml:space="preserve">ing a </w:t>
      </w:r>
      <w:r w:rsidR="00452450" w:rsidRPr="00A1295B">
        <w:rPr>
          <w:lang w:val="en-US"/>
        </w:rPr>
        <w:t>similar</w:t>
      </w:r>
      <w:r w:rsidR="00AD33CF" w:rsidRPr="00A1295B">
        <w:rPr>
          <w:lang w:val="en-US"/>
        </w:rPr>
        <w:t xml:space="preserve"> topic.</w:t>
      </w:r>
      <w:r w:rsidR="009D199E" w:rsidRPr="00A1295B">
        <w:rPr>
          <w:lang w:val="en-US"/>
        </w:rPr>
        <w:t xml:space="preserve"> For Mailin </w:t>
      </w:r>
      <w:r w:rsidR="007C0D3E" w:rsidRPr="00A1295B">
        <w:rPr>
          <w:lang w:val="en-US"/>
        </w:rPr>
        <w:t xml:space="preserve">the </w:t>
      </w:r>
      <w:r w:rsidR="00D32BF6" w:rsidRPr="00A1295B">
        <w:rPr>
          <w:lang w:val="en-US"/>
        </w:rPr>
        <w:t xml:space="preserve">decision was </w:t>
      </w:r>
      <w:r w:rsidR="007322B8" w:rsidRPr="00A1295B">
        <w:rPr>
          <w:lang w:val="en-US"/>
        </w:rPr>
        <w:t>harder</w:t>
      </w:r>
      <w:r w:rsidR="004E07E5" w:rsidRPr="00A1295B">
        <w:rPr>
          <w:lang w:val="en-US"/>
        </w:rPr>
        <w:t xml:space="preserve">. She </w:t>
      </w:r>
      <w:r w:rsidR="00707534" w:rsidRPr="00A1295B">
        <w:rPr>
          <w:lang w:val="en-US"/>
        </w:rPr>
        <w:t xml:space="preserve">was </w:t>
      </w:r>
      <w:r w:rsidR="00452450" w:rsidRPr="00A1295B">
        <w:rPr>
          <w:lang w:val="en-US"/>
        </w:rPr>
        <w:t>interested</w:t>
      </w:r>
      <w:r w:rsidR="00AF669A" w:rsidRPr="00A1295B">
        <w:rPr>
          <w:lang w:val="en-US"/>
        </w:rPr>
        <w:t xml:space="preserve"> in</w:t>
      </w:r>
      <w:r w:rsidR="0086529C" w:rsidRPr="00A1295B">
        <w:rPr>
          <w:lang w:val="en-US"/>
        </w:rPr>
        <w:t xml:space="preserve"> both </w:t>
      </w:r>
      <w:r w:rsidR="00B83707" w:rsidRPr="00A1295B">
        <w:rPr>
          <w:lang w:val="en-US"/>
        </w:rPr>
        <w:t>topics</w:t>
      </w:r>
      <w:r w:rsidR="00452450" w:rsidRPr="00A1295B">
        <w:rPr>
          <w:lang w:val="en-US"/>
        </w:rPr>
        <w:t>,</w:t>
      </w:r>
      <w:r w:rsidR="007322B8" w:rsidRPr="00A1295B">
        <w:rPr>
          <w:lang w:val="en-US"/>
        </w:rPr>
        <w:t xml:space="preserve"> </w:t>
      </w:r>
      <w:r w:rsidR="00A17321" w:rsidRPr="00A1295B">
        <w:rPr>
          <w:lang w:val="en-US"/>
        </w:rPr>
        <w:t xml:space="preserve">but in the </w:t>
      </w:r>
      <w:r w:rsidR="007322B8" w:rsidRPr="00A1295B">
        <w:rPr>
          <w:lang w:val="en-US"/>
        </w:rPr>
        <w:t>end,</w:t>
      </w:r>
      <w:r w:rsidR="00A17321" w:rsidRPr="00A1295B">
        <w:rPr>
          <w:lang w:val="en-US"/>
        </w:rPr>
        <w:t xml:space="preserve"> she </w:t>
      </w:r>
      <w:r w:rsidR="007004F0" w:rsidRPr="00A1295B">
        <w:rPr>
          <w:lang w:val="en-US"/>
        </w:rPr>
        <w:t>decided t</w:t>
      </w:r>
      <w:r w:rsidR="000E52B2" w:rsidRPr="00A1295B">
        <w:rPr>
          <w:lang w:val="en-US"/>
        </w:rPr>
        <w:t xml:space="preserve">o </w:t>
      </w:r>
      <w:r w:rsidR="007322B8" w:rsidRPr="00A1295B">
        <w:rPr>
          <w:lang w:val="en-US"/>
        </w:rPr>
        <w:t>improve</w:t>
      </w:r>
      <w:r w:rsidR="000E52B2" w:rsidRPr="00A1295B">
        <w:rPr>
          <w:lang w:val="en-US"/>
        </w:rPr>
        <w:t xml:space="preserve"> her </w:t>
      </w:r>
      <w:r w:rsidR="00E0407F" w:rsidRPr="00A1295B">
        <w:rPr>
          <w:lang w:val="en-US"/>
        </w:rPr>
        <w:t xml:space="preserve">programming </w:t>
      </w:r>
      <w:r w:rsidR="00B94B42" w:rsidRPr="00A1295B">
        <w:rPr>
          <w:lang w:val="en-US"/>
        </w:rPr>
        <w:t>skills</w:t>
      </w:r>
      <w:r w:rsidR="00FC44E8" w:rsidRPr="00A1295B">
        <w:rPr>
          <w:lang w:val="en-US"/>
        </w:rPr>
        <w:t>.</w:t>
      </w:r>
      <w:r w:rsidR="00656A3F" w:rsidRPr="00A1295B">
        <w:rPr>
          <w:lang w:val="en-US"/>
        </w:rPr>
        <w:t xml:space="preserve"> </w:t>
      </w:r>
      <w:r w:rsidR="00F77EC4" w:rsidRPr="00A1295B">
        <w:rPr>
          <w:lang w:val="en-US"/>
        </w:rPr>
        <w:t>W</w:t>
      </w:r>
      <w:r w:rsidR="005369B8" w:rsidRPr="00A1295B">
        <w:rPr>
          <w:lang w:val="en-US"/>
        </w:rPr>
        <w:t>e s</w:t>
      </w:r>
      <w:r w:rsidR="008E567E" w:rsidRPr="00A1295B">
        <w:rPr>
          <w:lang w:val="en-US"/>
        </w:rPr>
        <w:t>tarted</w:t>
      </w:r>
      <w:r w:rsidR="00376919" w:rsidRPr="00A1295B">
        <w:rPr>
          <w:lang w:val="en-US"/>
        </w:rPr>
        <w:t xml:space="preserve"> in cla</w:t>
      </w:r>
      <w:r w:rsidR="00B134C0" w:rsidRPr="00A1295B">
        <w:rPr>
          <w:lang w:val="en-US"/>
        </w:rPr>
        <w:t>ss to progra</w:t>
      </w:r>
      <w:r w:rsidR="000970FC" w:rsidRPr="00A1295B">
        <w:rPr>
          <w:lang w:val="en-US"/>
        </w:rPr>
        <w:t>m</w:t>
      </w:r>
      <w:r w:rsidR="00D47E93" w:rsidRPr="00A1295B">
        <w:rPr>
          <w:lang w:val="en-US"/>
        </w:rPr>
        <w:t xml:space="preserve"> </w:t>
      </w:r>
      <w:r w:rsidR="004139DA" w:rsidRPr="00A1295B">
        <w:rPr>
          <w:lang w:val="en-US"/>
        </w:rPr>
        <w:t xml:space="preserve">a </w:t>
      </w:r>
      <w:r w:rsidR="007E6BB3" w:rsidRPr="00A1295B">
        <w:rPr>
          <w:lang w:val="en-US"/>
        </w:rPr>
        <w:t>p</w:t>
      </w:r>
      <w:r w:rsidR="00D52329" w:rsidRPr="00A1295B">
        <w:rPr>
          <w:lang w:val="en-US"/>
        </w:rPr>
        <w:t>rincipal component analysis (PCA) algorithm</w:t>
      </w:r>
      <w:r w:rsidR="003C729D" w:rsidRPr="00A1295B">
        <w:rPr>
          <w:lang w:val="en-US"/>
        </w:rPr>
        <w:t xml:space="preserve"> </w:t>
      </w:r>
      <w:r w:rsidR="006F4737" w:rsidRPr="00A1295B">
        <w:rPr>
          <w:lang w:val="en-US"/>
        </w:rPr>
        <w:t>from scratch</w:t>
      </w:r>
      <w:r w:rsidR="001654D8" w:rsidRPr="00A1295B">
        <w:rPr>
          <w:lang w:val="en-US"/>
        </w:rPr>
        <w:t>.</w:t>
      </w:r>
      <w:r w:rsidR="00BA7DE6" w:rsidRPr="00A1295B">
        <w:rPr>
          <w:lang w:val="en-US"/>
        </w:rPr>
        <w:t xml:space="preserve"> This </w:t>
      </w:r>
      <w:r w:rsidR="00575FB1" w:rsidRPr="00A1295B">
        <w:rPr>
          <w:lang w:val="en-US"/>
        </w:rPr>
        <w:t>inc</w:t>
      </w:r>
      <w:r w:rsidR="004E1AB5" w:rsidRPr="00A1295B">
        <w:rPr>
          <w:lang w:val="en-US"/>
        </w:rPr>
        <w:t xml:space="preserve">luded </w:t>
      </w:r>
      <w:r w:rsidR="008C1A74" w:rsidRPr="00A1295B">
        <w:rPr>
          <w:lang w:val="en-US"/>
        </w:rPr>
        <w:t>multiple</w:t>
      </w:r>
      <w:r w:rsidR="004E1AB5" w:rsidRPr="00A1295B">
        <w:rPr>
          <w:lang w:val="en-US"/>
        </w:rPr>
        <w:t xml:space="preserve"> </w:t>
      </w:r>
      <w:r w:rsidR="006F4737" w:rsidRPr="00A1295B">
        <w:rPr>
          <w:lang w:val="en-US"/>
        </w:rPr>
        <w:t xml:space="preserve">theory </w:t>
      </w:r>
      <w:r w:rsidR="00383D2A" w:rsidRPr="00A1295B">
        <w:rPr>
          <w:lang w:val="en-US"/>
        </w:rPr>
        <w:t>inputs</w:t>
      </w:r>
      <w:r w:rsidR="00A80713" w:rsidRPr="00A1295B">
        <w:rPr>
          <w:lang w:val="en-US"/>
        </w:rPr>
        <w:t xml:space="preserve"> and </w:t>
      </w:r>
      <w:r w:rsidR="00752368" w:rsidRPr="00A1295B">
        <w:rPr>
          <w:lang w:val="en-US"/>
        </w:rPr>
        <w:t>w</w:t>
      </w:r>
      <w:r w:rsidR="007B5BA0" w:rsidRPr="00A1295B">
        <w:rPr>
          <w:lang w:val="en-US"/>
        </w:rPr>
        <w:t xml:space="preserve">orksheets </w:t>
      </w:r>
      <w:r w:rsidR="00541B49" w:rsidRPr="00A1295B">
        <w:rPr>
          <w:lang w:val="en-US"/>
        </w:rPr>
        <w:t>where</w:t>
      </w:r>
      <w:r w:rsidR="005107B8" w:rsidRPr="00A1295B">
        <w:rPr>
          <w:lang w:val="en-US"/>
        </w:rPr>
        <w:t xml:space="preserve"> </w:t>
      </w:r>
      <w:r w:rsidR="00C678C7" w:rsidRPr="00A1295B">
        <w:rPr>
          <w:lang w:val="en-US"/>
        </w:rPr>
        <w:t>we</w:t>
      </w:r>
      <w:r w:rsidR="005107B8" w:rsidRPr="00A1295B">
        <w:rPr>
          <w:lang w:val="en-US"/>
        </w:rPr>
        <w:t xml:space="preserve"> could step</w:t>
      </w:r>
      <w:r w:rsidR="00706A3C" w:rsidRPr="00A1295B">
        <w:rPr>
          <w:lang w:val="en-US"/>
        </w:rPr>
        <w:t xml:space="preserve"> by </w:t>
      </w:r>
      <w:r w:rsidR="00C678C7" w:rsidRPr="00A1295B">
        <w:rPr>
          <w:lang w:val="en-US"/>
        </w:rPr>
        <w:t>step</w:t>
      </w:r>
      <w:r w:rsidR="00706A3C" w:rsidRPr="00A1295B">
        <w:rPr>
          <w:lang w:val="en-US"/>
        </w:rPr>
        <w:t xml:space="preserve"> </w:t>
      </w:r>
      <w:r w:rsidR="0090725C" w:rsidRPr="00A1295B">
        <w:rPr>
          <w:lang w:val="en-US"/>
        </w:rPr>
        <w:t xml:space="preserve">learn the </w:t>
      </w:r>
      <w:del w:id="83" w:author="Derek Brandt" w:date="2024-12-17T08:38:00Z" w16du:dateUtc="2024-12-17T07:38:00Z">
        <w:r w:rsidR="0090725C" w:rsidRPr="00A1295B">
          <w:rPr>
            <w:lang w:val="en-US"/>
          </w:rPr>
          <w:delText>function</w:delText>
        </w:r>
      </w:del>
      <w:ins w:id="84" w:author="Derek Brandt" w:date="2024-12-17T08:38:00Z" w16du:dateUtc="2024-12-17T07:38:00Z">
        <w:r w:rsidR="007B216E" w:rsidRPr="00A1295B">
          <w:rPr>
            <w:lang w:val="en-US"/>
          </w:rPr>
          <w:t>function</w:t>
        </w:r>
        <w:r w:rsidR="007B216E">
          <w:rPr>
            <w:lang w:val="en-US"/>
          </w:rPr>
          <w:t>ality</w:t>
        </w:r>
      </w:ins>
      <w:r w:rsidR="0090725C" w:rsidRPr="00A1295B">
        <w:rPr>
          <w:lang w:val="en-US"/>
        </w:rPr>
        <w:t xml:space="preserve"> of</w:t>
      </w:r>
      <w:r w:rsidR="006B3AD5" w:rsidRPr="00A1295B">
        <w:rPr>
          <w:lang w:val="en-US"/>
        </w:rPr>
        <w:t xml:space="preserve"> </w:t>
      </w:r>
      <w:r w:rsidR="00FD36EA" w:rsidRPr="00A1295B">
        <w:rPr>
          <w:lang w:val="en-US"/>
        </w:rPr>
        <w:t xml:space="preserve">the </w:t>
      </w:r>
      <w:r w:rsidR="00541B49" w:rsidRPr="00A1295B">
        <w:rPr>
          <w:lang w:val="en-US"/>
        </w:rPr>
        <w:t>algorithm</w:t>
      </w:r>
      <w:r w:rsidR="00F16DB4" w:rsidRPr="00A1295B">
        <w:rPr>
          <w:lang w:val="en-US"/>
        </w:rPr>
        <w:t>.</w:t>
      </w:r>
      <w:r w:rsidR="002101D8" w:rsidRPr="00A1295B">
        <w:rPr>
          <w:lang w:val="en-US"/>
        </w:rPr>
        <w:t xml:space="preserve"> </w:t>
      </w:r>
      <w:del w:id="85" w:author="Landes, Finian (GymLI)" w:date="2024-12-20T12:52:00Z" w16du:dateUtc="2024-12-20T11:52:00Z">
        <w:r w:rsidR="002101D8" w:rsidRPr="00A1295B">
          <w:rPr>
            <w:lang w:val="en-US"/>
          </w:rPr>
          <w:delText>Afte</w:delText>
        </w:r>
        <w:r w:rsidR="00205FE0" w:rsidRPr="00A1295B">
          <w:rPr>
            <w:lang w:val="en-US"/>
          </w:rPr>
          <w:delText xml:space="preserve">r we </w:delText>
        </w:r>
        <w:r w:rsidR="00EC5C99" w:rsidRPr="00A1295B">
          <w:rPr>
            <w:lang w:val="en-US"/>
          </w:rPr>
          <w:delText xml:space="preserve">finished </w:delText>
        </w:r>
        <w:r w:rsidR="003325F3" w:rsidRPr="00A1295B">
          <w:rPr>
            <w:lang w:val="en-US"/>
          </w:rPr>
          <w:delText xml:space="preserve">the basic </w:delText>
        </w:r>
        <w:r w:rsidR="00BE3D94" w:rsidRPr="00A1295B">
          <w:rPr>
            <w:lang w:val="en-US"/>
          </w:rPr>
          <w:delText>algorithm,</w:delText>
        </w:r>
        <w:r w:rsidR="00AA389E" w:rsidRPr="00A1295B">
          <w:rPr>
            <w:lang w:val="en-US"/>
          </w:rPr>
          <w:delText xml:space="preserve"> </w:delText>
        </w:r>
        <w:r w:rsidR="0087444D" w:rsidRPr="00A1295B">
          <w:rPr>
            <w:lang w:val="en-US"/>
          </w:rPr>
          <w:delText>we had t</w:delText>
        </w:r>
        <w:r w:rsidR="00D73795" w:rsidRPr="00A1295B">
          <w:rPr>
            <w:lang w:val="en-US"/>
          </w:rPr>
          <w:delText>o</w:delText>
        </w:r>
        <w:r w:rsidR="003548A7" w:rsidRPr="00A1295B">
          <w:rPr>
            <w:lang w:val="en-US"/>
          </w:rPr>
          <w:delText xml:space="preserve"> pair up.</w:delText>
        </w:r>
        <w:r w:rsidR="00400E7F" w:rsidRPr="00A1295B">
          <w:rPr>
            <w:lang w:val="en-US"/>
          </w:rPr>
          <w:delText xml:space="preserve"> For us it was</w:delText>
        </w:r>
        <w:r w:rsidR="00A74619" w:rsidRPr="00A1295B">
          <w:rPr>
            <w:lang w:val="en-US"/>
          </w:rPr>
          <w:delText xml:space="preserve"> </w:delText>
        </w:r>
        <w:r w:rsidR="000C6732" w:rsidRPr="00A1295B">
          <w:rPr>
            <w:lang w:val="en-US"/>
          </w:rPr>
          <w:delText xml:space="preserve">clear </w:delText>
        </w:r>
        <w:r w:rsidR="001B27BA" w:rsidRPr="00A1295B">
          <w:rPr>
            <w:lang w:val="en-US"/>
          </w:rPr>
          <w:delText>tha</w:delText>
        </w:r>
        <w:r w:rsidR="002B25A7" w:rsidRPr="00A1295B">
          <w:rPr>
            <w:lang w:val="en-US"/>
          </w:rPr>
          <w:delText>t w</w:delText>
        </w:r>
        <w:r w:rsidR="00C669C5" w:rsidRPr="00A1295B">
          <w:rPr>
            <w:lang w:val="en-US"/>
          </w:rPr>
          <w:delText xml:space="preserve">e </w:delText>
        </w:r>
        <w:r w:rsidR="00D40274" w:rsidRPr="00A1295B">
          <w:rPr>
            <w:lang w:val="en-US"/>
          </w:rPr>
          <w:delText>would</w:delText>
        </w:r>
        <w:r w:rsidR="002A4FA0" w:rsidRPr="00A1295B">
          <w:rPr>
            <w:lang w:val="en-US"/>
          </w:rPr>
          <w:delText xml:space="preserve"> work together</w:delText>
        </w:r>
        <w:r w:rsidR="00D40274" w:rsidRPr="00A1295B">
          <w:rPr>
            <w:lang w:val="en-US"/>
          </w:rPr>
          <w:delText>.</w:delText>
        </w:r>
        <w:r w:rsidR="000126AE" w:rsidRPr="00A1295B">
          <w:rPr>
            <w:lang w:val="en-US"/>
          </w:rPr>
          <w:delText xml:space="preserve"> </w:delText>
        </w:r>
      </w:del>
    </w:p>
    <w:p w14:paraId="2E462816" w14:textId="18C63997" w:rsidR="00991452" w:rsidRPr="00A1295B" w:rsidRDefault="00925DE0" w:rsidP="000F5383">
      <w:pPr>
        <w:spacing w:after="0"/>
        <w:jc w:val="both"/>
        <w:rPr>
          <w:lang w:val="en-US"/>
        </w:rPr>
      </w:pPr>
      <w:r w:rsidRPr="00A1295B">
        <w:rPr>
          <w:lang w:val="en-US"/>
        </w:rPr>
        <w:t>W</w:t>
      </w:r>
      <w:r w:rsidR="005C464E" w:rsidRPr="00A1295B">
        <w:rPr>
          <w:lang w:val="en-US"/>
        </w:rPr>
        <w:t>e</w:t>
      </w:r>
      <w:r w:rsidR="00A019E1" w:rsidRPr="00A1295B">
        <w:rPr>
          <w:lang w:val="en-US"/>
        </w:rPr>
        <w:t xml:space="preserve"> </w:t>
      </w:r>
      <w:del w:id="86" w:author="Derek Brandt" w:date="2024-12-17T08:38:00Z" w16du:dateUtc="2024-12-17T07:38:00Z">
        <w:r w:rsidR="00A019E1" w:rsidRPr="00A1295B">
          <w:rPr>
            <w:lang w:val="en-US"/>
          </w:rPr>
          <w:delText xml:space="preserve">could </w:delText>
        </w:r>
      </w:del>
      <w:r w:rsidR="00A019E1" w:rsidRPr="00A1295B">
        <w:rPr>
          <w:lang w:val="en-US"/>
        </w:rPr>
        <w:t xml:space="preserve">then </w:t>
      </w:r>
      <w:ins w:id="87" w:author="Landes, Finian (GymLI)" w:date="2024-12-20T12:52:00Z" w16du:dateUtc="2024-12-20T11:52:00Z">
        <w:r w:rsidR="00F45255" w:rsidRPr="00A1295B">
          <w:rPr>
            <w:lang w:val="en-US"/>
          </w:rPr>
          <w:t>use</w:t>
        </w:r>
      </w:ins>
      <w:ins w:id="88" w:author="Derek Brandt" w:date="2024-12-17T08:38:00Z" w16du:dateUtc="2024-12-17T07:38:00Z">
        <w:r w:rsidR="007B216E">
          <w:rPr>
            <w:lang w:val="en-US"/>
          </w:rPr>
          <w:t>d</w:t>
        </w:r>
      </w:ins>
      <w:del w:id="89" w:author="Landes, Finian (GymLI)" w:date="2024-12-20T12:52:00Z" w16du:dateUtc="2024-12-20T11:52:00Z">
        <w:r w:rsidR="00F45255" w:rsidRPr="00A1295B">
          <w:rPr>
            <w:lang w:val="en-US"/>
          </w:rPr>
          <w:delText>use</w:delText>
        </w:r>
      </w:del>
      <w:r w:rsidR="00F45255" w:rsidRPr="00A1295B">
        <w:rPr>
          <w:lang w:val="en-US"/>
        </w:rPr>
        <w:t xml:space="preserve"> this </w:t>
      </w:r>
      <w:r w:rsidR="003D37B7" w:rsidRPr="00A1295B">
        <w:rPr>
          <w:lang w:val="en-US"/>
        </w:rPr>
        <w:t xml:space="preserve">basic </w:t>
      </w:r>
      <w:r w:rsidR="0069224F" w:rsidRPr="00A1295B">
        <w:rPr>
          <w:lang w:val="en-US"/>
        </w:rPr>
        <w:t>algorithm</w:t>
      </w:r>
      <w:ins w:id="90" w:author="Derek Brandt" w:date="2024-12-17T08:39:00Z" w16du:dateUtc="2024-12-17T07:39:00Z">
        <w:r w:rsidR="000D3AB2" w:rsidRPr="00A1295B">
          <w:rPr>
            <w:lang w:val="en-US"/>
          </w:rPr>
          <w:t xml:space="preserve"> </w:t>
        </w:r>
        <w:r w:rsidR="007B216E">
          <w:rPr>
            <w:lang w:val="en-US"/>
          </w:rPr>
          <w:t>as a starting point</w:t>
        </w:r>
      </w:ins>
      <w:ins w:id="91" w:author="Landes, Finian (GymLI)" w:date="2024-12-20T12:52:00Z" w16du:dateUtc="2024-12-20T11:52:00Z">
        <w:r w:rsidR="000D3AB2" w:rsidRPr="00A1295B">
          <w:rPr>
            <w:lang w:val="en-US"/>
          </w:rPr>
          <w:t xml:space="preserve"> </w:t>
        </w:r>
      </w:ins>
      <w:r w:rsidR="000D3AB2" w:rsidRPr="00A1295B">
        <w:rPr>
          <w:lang w:val="en-US"/>
        </w:rPr>
        <w:t xml:space="preserve">for our </w:t>
      </w:r>
      <w:r w:rsidR="00A8704C" w:rsidRPr="00A1295B">
        <w:rPr>
          <w:lang w:val="en-US"/>
        </w:rPr>
        <w:t xml:space="preserve">own </w:t>
      </w:r>
      <w:r w:rsidR="0069224F" w:rsidRPr="00A1295B">
        <w:rPr>
          <w:lang w:val="en-US"/>
        </w:rPr>
        <w:t>project</w:t>
      </w:r>
      <w:r w:rsidR="00CD4BD7" w:rsidRPr="00A1295B">
        <w:rPr>
          <w:lang w:val="en-US"/>
        </w:rPr>
        <w:t xml:space="preserve"> an</w:t>
      </w:r>
      <w:r w:rsidR="007F06E7" w:rsidRPr="00A1295B">
        <w:rPr>
          <w:lang w:val="en-US"/>
        </w:rPr>
        <w:t>d</w:t>
      </w:r>
      <w:r w:rsidR="008F0109" w:rsidRPr="00A1295B">
        <w:rPr>
          <w:lang w:val="en-US"/>
        </w:rPr>
        <w:t xml:space="preserve"> </w:t>
      </w:r>
      <w:ins w:id="92" w:author="Landes, Finian (GymLI)" w:date="2024-12-20T12:52:00Z" w16du:dateUtc="2024-12-20T11:52:00Z">
        <w:r w:rsidR="00073934" w:rsidRPr="00A1295B">
          <w:rPr>
            <w:lang w:val="en-US"/>
          </w:rPr>
          <w:t>optimize</w:t>
        </w:r>
      </w:ins>
      <w:ins w:id="93" w:author="Derek Brandt" w:date="2024-12-17T08:39:00Z" w16du:dateUtc="2024-12-17T07:39:00Z">
        <w:r w:rsidR="007B216E">
          <w:rPr>
            <w:lang w:val="en-US"/>
          </w:rPr>
          <w:t>d</w:t>
        </w:r>
      </w:ins>
      <w:del w:id="94" w:author="Landes, Finian (GymLI)" w:date="2024-12-20T12:52:00Z" w16du:dateUtc="2024-12-20T11:52:00Z">
        <w:r w:rsidR="00073934" w:rsidRPr="00A1295B">
          <w:rPr>
            <w:lang w:val="en-US"/>
          </w:rPr>
          <w:delText>optimize</w:delText>
        </w:r>
      </w:del>
      <w:r w:rsidR="00A457F3" w:rsidRPr="00A1295B">
        <w:rPr>
          <w:lang w:val="en-US"/>
        </w:rPr>
        <w:t xml:space="preserve"> </w:t>
      </w:r>
      <w:r w:rsidR="00120833" w:rsidRPr="00A1295B">
        <w:rPr>
          <w:lang w:val="en-US"/>
        </w:rPr>
        <w:t>it</w:t>
      </w:r>
      <w:r w:rsidR="008F0949" w:rsidRPr="00A1295B">
        <w:rPr>
          <w:lang w:val="en-US"/>
        </w:rPr>
        <w:t xml:space="preserve"> for our </w:t>
      </w:r>
      <w:del w:id="95" w:author="Derek Brandt" w:date="2024-12-17T08:39:00Z" w16du:dateUtc="2024-12-17T07:39:00Z">
        <w:r w:rsidR="00B52419" w:rsidRPr="00A1295B">
          <w:rPr>
            <w:lang w:val="en-US"/>
          </w:rPr>
          <w:delText>o</w:delText>
        </w:r>
        <w:r w:rsidR="00307E0F" w:rsidRPr="00A1295B">
          <w:rPr>
            <w:lang w:val="en-US"/>
          </w:rPr>
          <w:delText xml:space="preserve">wn </w:delText>
        </w:r>
      </w:del>
      <w:r w:rsidR="00307E0F" w:rsidRPr="00A1295B">
        <w:rPr>
          <w:lang w:val="en-US"/>
        </w:rPr>
        <w:t>needs</w:t>
      </w:r>
      <w:r w:rsidR="008F0949" w:rsidRPr="00A1295B">
        <w:rPr>
          <w:lang w:val="en-US"/>
        </w:rPr>
        <w:t>.</w:t>
      </w:r>
    </w:p>
    <w:p w14:paraId="043771FB" w14:textId="24D2CAB5" w:rsidR="00C00BC4" w:rsidRPr="00A1295B" w:rsidRDefault="00991452">
      <w:pPr>
        <w:spacing w:after="0"/>
        <w:jc w:val="both"/>
        <w:rPr>
          <w:lang w:val="en-US"/>
        </w:rPr>
      </w:pPr>
      <w:r w:rsidRPr="00A1295B">
        <w:rPr>
          <w:lang w:val="en-US"/>
        </w:rPr>
        <w:t>The idea for distinguishing different hand sing</w:t>
      </w:r>
      <w:r w:rsidR="00317992">
        <w:rPr>
          <w:lang w:val="en-US"/>
        </w:rPr>
        <w:t>s</w:t>
      </w:r>
      <w:r w:rsidRPr="00A1295B">
        <w:rPr>
          <w:lang w:val="en-US"/>
        </w:rPr>
        <w:t xml:space="preserve"> was set very fast. We did a short </w:t>
      </w:r>
      <w:r w:rsidR="009611F8" w:rsidRPr="00A1295B">
        <w:rPr>
          <w:lang w:val="en-US"/>
        </w:rPr>
        <w:t>brainstorming session</w:t>
      </w:r>
      <w:r w:rsidRPr="00A1295B">
        <w:rPr>
          <w:lang w:val="en-US"/>
        </w:rPr>
        <w:t xml:space="preserve"> with all the ideas which we had in mind</w:t>
      </w:r>
      <w:r w:rsidR="00A82808" w:rsidRPr="00A1295B">
        <w:rPr>
          <w:lang w:val="en-US"/>
        </w:rPr>
        <w:t xml:space="preserve">. </w:t>
      </w:r>
      <w:r w:rsidR="00865A44" w:rsidRPr="00A1295B">
        <w:rPr>
          <w:lang w:val="en-US"/>
        </w:rPr>
        <w:t>We ha</w:t>
      </w:r>
      <w:r w:rsidR="006B6AFC" w:rsidRPr="00A1295B">
        <w:rPr>
          <w:lang w:val="en-US"/>
        </w:rPr>
        <w:t xml:space="preserve">d a lot of </w:t>
      </w:r>
      <w:r w:rsidR="0018498A" w:rsidRPr="00A1295B">
        <w:rPr>
          <w:lang w:val="en-US"/>
        </w:rPr>
        <w:t>different ideas</w:t>
      </w:r>
      <w:r w:rsidRPr="00A1295B">
        <w:rPr>
          <w:lang w:val="en-US"/>
        </w:rPr>
        <w:t xml:space="preserve"> but soon </w:t>
      </w:r>
      <w:r w:rsidR="009611F8" w:rsidRPr="00A1295B">
        <w:rPr>
          <w:lang w:val="en-US"/>
        </w:rPr>
        <w:t>concluded</w:t>
      </w:r>
      <w:r w:rsidR="002D42CC" w:rsidRPr="00A1295B">
        <w:rPr>
          <w:lang w:val="en-US"/>
        </w:rPr>
        <w:t xml:space="preserve"> that we fi</w:t>
      </w:r>
      <w:r w:rsidR="00303609" w:rsidRPr="00A1295B">
        <w:rPr>
          <w:lang w:val="en-US"/>
        </w:rPr>
        <w:t>nd the topic of han</w:t>
      </w:r>
      <w:r w:rsidR="00670446" w:rsidRPr="00A1295B">
        <w:rPr>
          <w:lang w:val="en-US"/>
        </w:rPr>
        <w:t xml:space="preserve">d </w:t>
      </w:r>
      <w:r w:rsidR="002C1CE1" w:rsidRPr="00A1295B">
        <w:rPr>
          <w:lang w:val="en-US"/>
        </w:rPr>
        <w:t>recognition</w:t>
      </w:r>
      <w:r w:rsidR="00670446" w:rsidRPr="00A1295B">
        <w:rPr>
          <w:lang w:val="en-US"/>
        </w:rPr>
        <w:t xml:space="preserve"> </w:t>
      </w:r>
      <w:ins w:id="96" w:author="Derek Brandt" w:date="2024-12-17T08:40:00Z" w16du:dateUtc="2024-12-17T07:40:00Z">
        <w:r w:rsidR="007B216E">
          <w:rPr>
            <w:lang w:val="en-US"/>
          </w:rPr>
          <w:t xml:space="preserve">the most </w:t>
        </w:r>
      </w:ins>
      <w:r w:rsidR="002C1CE1" w:rsidRPr="00A1295B">
        <w:rPr>
          <w:lang w:val="en-US"/>
        </w:rPr>
        <w:t>interesting</w:t>
      </w:r>
      <w:r w:rsidRPr="00A1295B">
        <w:rPr>
          <w:lang w:val="en-US"/>
        </w:rPr>
        <w:t>.</w:t>
      </w:r>
      <w:r w:rsidR="00963D37" w:rsidRPr="00A1295B">
        <w:rPr>
          <w:lang w:val="en-US"/>
        </w:rPr>
        <w:t xml:space="preserve"> Diff</w:t>
      </w:r>
      <w:r w:rsidR="00484782" w:rsidRPr="00A1295B">
        <w:rPr>
          <w:lang w:val="en-US"/>
        </w:rPr>
        <w:t xml:space="preserve">erent ideas </w:t>
      </w:r>
      <w:r w:rsidR="0080111F" w:rsidRPr="00A1295B">
        <w:rPr>
          <w:lang w:val="en-US"/>
        </w:rPr>
        <w:t xml:space="preserve">for working </w:t>
      </w:r>
      <w:r w:rsidR="004C57EB" w:rsidRPr="00A1295B">
        <w:rPr>
          <w:lang w:val="en-US"/>
        </w:rPr>
        <w:t>with han</w:t>
      </w:r>
      <w:r w:rsidR="00F47E05" w:rsidRPr="00A1295B">
        <w:rPr>
          <w:lang w:val="en-US"/>
        </w:rPr>
        <w:t xml:space="preserve">ds came </w:t>
      </w:r>
      <w:r w:rsidR="00A46B83" w:rsidRPr="00A1295B">
        <w:rPr>
          <w:lang w:val="en-US"/>
        </w:rPr>
        <w:t>into our minds</w:t>
      </w:r>
      <w:r w:rsidR="006D1B1E" w:rsidRPr="00A1295B">
        <w:rPr>
          <w:lang w:val="en-US"/>
        </w:rPr>
        <w:t>.</w:t>
      </w:r>
      <w:r w:rsidRPr="00A1295B">
        <w:rPr>
          <w:lang w:val="en-US"/>
        </w:rPr>
        <w:t xml:space="preserve"> </w:t>
      </w:r>
      <w:r w:rsidR="001B5264" w:rsidRPr="00A1295B">
        <w:rPr>
          <w:lang w:val="en-US"/>
        </w:rPr>
        <w:t>To</w:t>
      </w:r>
      <w:r w:rsidR="00E31839" w:rsidRPr="00A1295B">
        <w:rPr>
          <w:lang w:val="en-US"/>
        </w:rPr>
        <w:t xml:space="preserve"> disti</w:t>
      </w:r>
      <w:r w:rsidR="00F475C5" w:rsidRPr="00A1295B">
        <w:rPr>
          <w:lang w:val="en-US"/>
        </w:rPr>
        <w:t>ng</w:t>
      </w:r>
      <w:r w:rsidR="00E155C5" w:rsidRPr="00A1295B">
        <w:rPr>
          <w:lang w:val="en-US"/>
        </w:rPr>
        <w:t>uish differ</w:t>
      </w:r>
      <w:r w:rsidR="00261E01" w:rsidRPr="00A1295B">
        <w:rPr>
          <w:lang w:val="en-US"/>
        </w:rPr>
        <w:t xml:space="preserve">ent hands </w:t>
      </w:r>
      <w:r w:rsidR="00022E5A" w:rsidRPr="00A1295B">
        <w:rPr>
          <w:lang w:val="en-US"/>
        </w:rPr>
        <w:t>wa</w:t>
      </w:r>
      <w:r w:rsidR="002E6138" w:rsidRPr="00A1295B">
        <w:rPr>
          <w:lang w:val="en-US"/>
        </w:rPr>
        <w:t>s for us a bit b</w:t>
      </w:r>
      <w:r w:rsidR="00654B2F" w:rsidRPr="00A1295B">
        <w:rPr>
          <w:lang w:val="en-US"/>
        </w:rPr>
        <w:t xml:space="preserve">oring so we </w:t>
      </w:r>
      <w:r w:rsidR="00F63CE8" w:rsidRPr="00A1295B">
        <w:rPr>
          <w:lang w:val="en-US"/>
        </w:rPr>
        <w:t xml:space="preserve">thought </w:t>
      </w:r>
      <w:r w:rsidR="004E5D74" w:rsidRPr="00A1295B">
        <w:rPr>
          <w:lang w:val="en-US"/>
        </w:rPr>
        <w:t xml:space="preserve">of other ways and </w:t>
      </w:r>
      <w:r w:rsidR="00B120AE" w:rsidRPr="00A1295B">
        <w:rPr>
          <w:lang w:val="en-US"/>
        </w:rPr>
        <w:t xml:space="preserve">emojis </w:t>
      </w:r>
      <w:r w:rsidR="009A6E27" w:rsidRPr="00A1295B">
        <w:rPr>
          <w:lang w:val="en-US"/>
        </w:rPr>
        <w:t>came in</w:t>
      </w:r>
      <w:r w:rsidR="00A17920" w:rsidRPr="00A1295B">
        <w:rPr>
          <w:lang w:val="en-US"/>
        </w:rPr>
        <w:t xml:space="preserve">to the </w:t>
      </w:r>
      <w:r w:rsidR="00752EF2" w:rsidRPr="00A1295B">
        <w:rPr>
          <w:lang w:val="en-US"/>
        </w:rPr>
        <w:t>discussion</w:t>
      </w:r>
      <w:r w:rsidR="00AB5E44" w:rsidRPr="00A1295B">
        <w:rPr>
          <w:lang w:val="en-US"/>
        </w:rPr>
        <w:t xml:space="preserve">. </w:t>
      </w:r>
      <w:r w:rsidR="00C00BC4" w:rsidRPr="00A1295B">
        <w:rPr>
          <w:lang w:val="en-US"/>
        </w:rPr>
        <w:t>We thought about comparing our hands to emojis, but we turned down this idea</w:t>
      </w:r>
      <w:ins w:id="97" w:author="Derek Brandt" w:date="2024-12-17T08:41:00Z" w16du:dateUtc="2024-12-17T07:41:00Z">
        <w:r w:rsidR="007B216E">
          <w:rPr>
            <w:lang w:val="en-US"/>
          </w:rPr>
          <w:t>.</w:t>
        </w:r>
      </w:ins>
      <w:del w:id="98" w:author="Derek Brandt" w:date="2024-12-17T08:41:00Z" w16du:dateUtc="2024-12-17T07:41:00Z">
        <w:r w:rsidR="00C00BC4" w:rsidRPr="00A1295B">
          <w:rPr>
            <w:lang w:val="en-US"/>
          </w:rPr>
          <w:delText>,</w:delText>
        </w:r>
      </w:del>
      <w:r w:rsidR="00C00BC4" w:rsidRPr="00A1295B">
        <w:rPr>
          <w:lang w:val="en-US"/>
        </w:rPr>
        <w:t xml:space="preserve"> </w:t>
      </w:r>
      <w:del w:id="99" w:author="Derek Brandt" w:date="2024-12-17T08:41:00Z" w16du:dateUtc="2024-12-17T07:41:00Z">
        <w:r w:rsidR="00C00BC4" w:rsidRPr="00A1295B">
          <w:rPr>
            <w:lang w:val="en-US"/>
          </w:rPr>
          <w:delText xml:space="preserve">but </w:delText>
        </w:r>
        <w:r w:rsidR="00C00BC4" w:rsidRPr="00A1295B" w:rsidDel="007B216E">
          <w:rPr>
            <w:lang w:val="en-US"/>
          </w:rPr>
          <w:delText>t</w:delText>
        </w:r>
      </w:del>
      <w:ins w:id="100" w:author="Derek Brandt" w:date="2024-12-17T08:41:00Z" w16du:dateUtc="2024-12-17T07:41:00Z">
        <w:r w:rsidR="007B216E">
          <w:rPr>
            <w:lang w:val="en-US"/>
          </w:rPr>
          <w:t>T</w:t>
        </w:r>
      </w:ins>
      <w:ins w:id="101" w:author="Landes, Finian (GymLI)" w:date="2024-12-20T12:52:00Z" w16du:dateUtc="2024-12-20T11:52:00Z">
        <w:r w:rsidR="00C00BC4" w:rsidRPr="00A1295B">
          <w:rPr>
            <w:lang w:val="en-US"/>
          </w:rPr>
          <w:t>he</w:t>
        </w:r>
      </w:ins>
      <w:del w:id="102" w:author="Landes, Finian (GymLI)" w:date="2024-12-20T12:52:00Z" w16du:dateUtc="2024-12-20T11:52:00Z">
        <w:r w:rsidR="00C00BC4" w:rsidRPr="00A1295B">
          <w:rPr>
            <w:lang w:val="en-US"/>
          </w:rPr>
          <w:delText>the</w:delText>
        </w:r>
      </w:del>
      <w:r w:rsidR="00C00BC4" w:rsidRPr="00A1295B">
        <w:rPr>
          <w:lang w:val="en-US"/>
        </w:rPr>
        <w:t xml:space="preserve"> emojis were </w:t>
      </w:r>
      <w:ins w:id="103" w:author="Derek Brandt" w:date="2024-12-17T08:41:00Z" w16du:dateUtc="2024-12-17T07:41:00Z">
        <w:r w:rsidR="007B216E">
          <w:rPr>
            <w:lang w:val="en-US"/>
          </w:rPr>
          <w:t xml:space="preserve">then </w:t>
        </w:r>
      </w:ins>
      <w:r w:rsidR="00C00BC4" w:rsidRPr="00A1295B">
        <w:rPr>
          <w:lang w:val="en-US"/>
        </w:rPr>
        <w:t xml:space="preserve">used as an inspiration for our decision on the different hand signs. </w:t>
      </w:r>
      <w:ins w:id="104" w:author="Derek Brandt" w:date="2024-12-17T08:41:00Z" w16du:dateUtc="2024-12-17T07:41:00Z">
        <w:r w:rsidR="007B216E">
          <w:rPr>
            <w:lang w:val="en-US"/>
          </w:rPr>
          <w:t>Fin</w:t>
        </w:r>
      </w:ins>
      <w:ins w:id="105" w:author="Derek Brandt" w:date="2024-12-17T08:42:00Z" w16du:dateUtc="2024-12-17T07:42:00Z">
        <w:r w:rsidR="007B216E">
          <w:rPr>
            <w:lang w:val="en-US"/>
          </w:rPr>
          <w:t xml:space="preserve">ally, </w:t>
        </w:r>
      </w:ins>
      <w:del w:id="106" w:author="Derek Brandt" w:date="2024-12-17T08:42:00Z" w16du:dateUtc="2024-12-17T07:42:00Z">
        <w:r w:rsidR="00C00BC4" w:rsidRPr="00A1295B">
          <w:rPr>
            <w:lang w:val="en-US"/>
          </w:rPr>
          <w:delText>We</w:delText>
        </w:r>
        <w:r w:rsidR="00C00BC4" w:rsidRPr="00A1295B" w:rsidDel="007B216E">
          <w:rPr>
            <w:lang w:val="en-US"/>
          </w:rPr>
          <w:delText xml:space="preserve"> </w:delText>
        </w:r>
      </w:del>
      <w:ins w:id="107" w:author="Derek Brandt" w:date="2024-12-17T08:42:00Z" w16du:dateUtc="2024-12-17T07:42:00Z">
        <w:r w:rsidR="007B216E">
          <w:rPr>
            <w:lang w:val="en-US"/>
          </w:rPr>
          <w:t>w</w:t>
        </w:r>
        <w:r w:rsidR="007B216E" w:rsidRPr="00A1295B">
          <w:rPr>
            <w:lang w:val="en-US"/>
          </w:rPr>
          <w:t>e</w:t>
        </w:r>
        <w:r w:rsidR="00C00BC4" w:rsidRPr="00A1295B">
          <w:rPr>
            <w:lang w:val="en-US"/>
          </w:rPr>
          <w:t xml:space="preserve"> </w:t>
        </w:r>
      </w:ins>
      <w:r w:rsidR="00C00BC4" w:rsidRPr="00A1295B">
        <w:rPr>
          <w:lang w:val="en-US"/>
        </w:rPr>
        <w:t xml:space="preserve">decided on five different hand signs.   </w:t>
      </w:r>
    </w:p>
    <w:p w14:paraId="06C55418" w14:textId="32E4CEC6" w:rsidR="008A796E" w:rsidRPr="00A1295B" w:rsidRDefault="0002759D" w:rsidP="000F5383">
      <w:pPr>
        <w:spacing w:after="0"/>
        <w:jc w:val="both"/>
        <w:rPr>
          <w:lang w:val="en-US"/>
        </w:rPr>
      </w:pPr>
      <w:ins w:id="108" w:author="Derek Brandt" w:date="2024-12-17T08:42:00Z" w16du:dateUtc="2024-12-17T07:42:00Z">
        <w:r>
          <w:rPr>
            <w:lang w:val="en-US"/>
          </w:rPr>
          <w:t xml:space="preserve">Throughout the project </w:t>
        </w:r>
      </w:ins>
      <w:del w:id="109" w:author="Derek Brandt" w:date="2024-12-17T08:42:00Z" w16du:dateUtc="2024-12-17T07:42:00Z">
        <w:r w:rsidR="00991452" w:rsidRPr="00A1295B" w:rsidDel="0002759D">
          <w:rPr>
            <w:lang w:val="en-US"/>
          </w:rPr>
          <w:delText xml:space="preserve">We </w:delText>
        </w:r>
      </w:del>
      <w:ins w:id="110" w:author="Derek Brandt" w:date="2024-12-17T08:42:00Z" w16du:dateUtc="2024-12-17T07:42:00Z">
        <w:r>
          <w:rPr>
            <w:lang w:val="en-US"/>
          </w:rPr>
          <w:t>w</w:t>
        </w:r>
        <w:r w:rsidRPr="00A1295B">
          <w:rPr>
            <w:lang w:val="en-US"/>
          </w:rPr>
          <w:t>e</w:t>
        </w:r>
      </w:ins>
      <w:del w:id="111" w:author="Landes, Finian (GymLI)" w:date="2024-12-20T12:52:00Z" w16du:dateUtc="2024-12-20T11:52:00Z">
        <w:r w:rsidR="00991452" w:rsidRPr="00A1295B">
          <w:rPr>
            <w:lang w:val="en-US"/>
          </w:rPr>
          <w:delText>We</w:delText>
        </w:r>
      </w:del>
      <w:ins w:id="112" w:author="Derek Brandt" w:date="2024-12-17T08:42:00Z" w16du:dateUtc="2024-12-17T07:42:00Z">
        <w:r w:rsidR="00991452" w:rsidRPr="00A1295B">
          <w:rPr>
            <w:lang w:val="en-US"/>
          </w:rPr>
          <w:t xml:space="preserve"> </w:t>
        </w:r>
      </w:ins>
      <w:r w:rsidR="00991452" w:rsidRPr="00A1295B">
        <w:rPr>
          <w:lang w:val="en-US"/>
        </w:rPr>
        <w:t>created our own data set</w:t>
      </w:r>
      <w:r w:rsidR="00342157">
        <w:rPr>
          <w:lang w:val="en-US"/>
        </w:rPr>
        <w:t xml:space="preserve"> and </w:t>
      </w:r>
      <w:r w:rsidR="00991452" w:rsidRPr="00A1295B">
        <w:rPr>
          <w:lang w:val="en-US"/>
        </w:rPr>
        <w:t xml:space="preserve">optimized </w:t>
      </w:r>
      <w:r w:rsidR="00DB768C">
        <w:rPr>
          <w:lang w:val="en-US"/>
        </w:rPr>
        <w:t>our code.</w:t>
      </w:r>
    </w:p>
    <w:p w14:paraId="2E25B476" w14:textId="1A19A417" w:rsidR="00BD41CF" w:rsidRPr="00A1295B" w:rsidRDefault="00B574CD" w:rsidP="000F5383">
      <w:pPr>
        <w:spacing w:after="0"/>
        <w:jc w:val="both"/>
        <w:rPr>
          <w:lang w:val="en-US"/>
        </w:rPr>
      </w:pPr>
      <w:r w:rsidRPr="00A1295B">
        <w:rPr>
          <w:lang w:val="en-US"/>
        </w:rPr>
        <w:t>Because we</w:t>
      </w:r>
      <w:r w:rsidR="00833F05" w:rsidRPr="00A1295B">
        <w:rPr>
          <w:lang w:val="en-US"/>
        </w:rPr>
        <w:t xml:space="preserve"> </w:t>
      </w:r>
      <w:del w:id="113" w:author="Derek Brandt" w:date="2024-12-17T08:42:00Z" w16du:dateUtc="2024-12-17T07:42:00Z">
        <w:r w:rsidR="00E96EBE" w:rsidRPr="00A1295B">
          <w:rPr>
            <w:lang w:val="en-US"/>
          </w:rPr>
          <w:delText xml:space="preserve">had </w:delText>
        </w:r>
      </w:del>
      <w:ins w:id="114" w:author="Landes, Finian (GymLI)" w:date="2024-12-20T12:52:00Z" w16du:dateUtc="2024-12-20T11:52:00Z">
        <w:r w:rsidR="00C86600" w:rsidRPr="00F940B5">
          <w:rPr>
            <w:lang w:val="en-US"/>
          </w:rPr>
          <w:t>implemented</w:t>
        </w:r>
      </w:ins>
      <w:ins w:id="115" w:author="Derek Brandt" w:date="2024-12-17T08:42:00Z" w16du:dateUtc="2024-12-17T07:42:00Z">
        <w:r w:rsidR="0002759D" w:rsidRPr="00F940B5">
          <w:rPr>
            <w:lang w:val="en-US"/>
          </w:rPr>
          <w:t xml:space="preserve"> </w:t>
        </w:r>
      </w:ins>
      <w:r w:rsidR="00E96EBE" w:rsidRPr="00A1295B">
        <w:rPr>
          <w:lang w:val="en-US"/>
        </w:rPr>
        <w:t xml:space="preserve">an </w:t>
      </w:r>
      <w:r w:rsidR="006D6107" w:rsidRPr="00A1295B">
        <w:rPr>
          <w:lang w:val="en-US"/>
        </w:rPr>
        <w:t>efficient way o</w:t>
      </w:r>
      <w:r w:rsidR="006431D1" w:rsidRPr="00A1295B">
        <w:rPr>
          <w:lang w:val="en-US"/>
        </w:rPr>
        <w:t xml:space="preserve">f creating </w:t>
      </w:r>
      <w:r w:rsidR="00D071AA" w:rsidRPr="00A1295B">
        <w:rPr>
          <w:lang w:val="en-US"/>
        </w:rPr>
        <w:t>our own data</w:t>
      </w:r>
      <w:r w:rsidR="00416E6E" w:rsidRPr="00A1295B">
        <w:rPr>
          <w:lang w:val="en-US"/>
        </w:rPr>
        <w:t xml:space="preserve"> </w:t>
      </w:r>
      <w:r w:rsidR="008C1A74" w:rsidRPr="00A1295B">
        <w:rPr>
          <w:lang w:val="en-US"/>
        </w:rPr>
        <w:t>set,</w:t>
      </w:r>
      <w:r w:rsidR="00416E6E" w:rsidRPr="00A1295B">
        <w:rPr>
          <w:lang w:val="en-US"/>
        </w:rPr>
        <w:t xml:space="preserve"> w</w:t>
      </w:r>
      <w:r w:rsidR="009D145D" w:rsidRPr="00A1295B">
        <w:rPr>
          <w:lang w:val="en-US"/>
        </w:rPr>
        <w:t>e had en</w:t>
      </w:r>
      <w:r w:rsidR="00890FDF" w:rsidRPr="00A1295B">
        <w:rPr>
          <w:lang w:val="en-US"/>
        </w:rPr>
        <w:t>ough time and mo</w:t>
      </w:r>
      <w:r w:rsidR="00297682" w:rsidRPr="00A1295B">
        <w:rPr>
          <w:lang w:val="en-US"/>
        </w:rPr>
        <w:t>tivation to wri</w:t>
      </w:r>
      <w:r w:rsidR="00A5392C" w:rsidRPr="00A1295B">
        <w:rPr>
          <w:lang w:val="en-US"/>
        </w:rPr>
        <w:t>te an a</w:t>
      </w:r>
      <w:r w:rsidR="00900448" w:rsidRPr="00A1295B">
        <w:rPr>
          <w:lang w:val="en-US"/>
        </w:rPr>
        <w:t>dditional</w:t>
      </w:r>
      <w:r w:rsidR="00650ADF" w:rsidRPr="00A1295B">
        <w:rPr>
          <w:lang w:val="en-US"/>
        </w:rPr>
        <w:t xml:space="preserve"> </w:t>
      </w:r>
      <w:r w:rsidR="00F751ED" w:rsidRPr="00A1295B">
        <w:rPr>
          <w:lang w:val="en-US"/>
        </w:rPr>
        <w:t>algorithm</w:t>
      </w:r>
      <w:ins w:id="116" w:author="Derek Brandt" w:date="2024-12-17T08:43:00Z" w16du:dateUtc="2024-12-17T07:43:00Z">
        <w:r w:rsidR="0002759D">
          <w:rPr>
            <w:lang w:val="en-US"/>
          </w:rPr>
          <w:t xml:space="preserve"> as comparator</w:t>
        </w:r>
      </w:ins>
      <w:ins w:id="117" w:author="Landes, Finian (GymLI)" w:date="2024-12-20T12:52:00Z" w16du:dateUtc="2024-12-20T11:52:00Z">
        <w:r w:rsidR="00A01337" w:rsidRPr="00A1295B">
          <w:rPr>
            <w:lang w:val="en-US"/>
          </w:rPr>
          <w:t>.</w:t>
        </w:r>
      </w:ins>
      <w:del w:id="118" w:author="Landes, Finian (GymLI)" w:date="2024-12-20T12:52:00Z" w16du:dateUtc="2024-12-20T11:52:00Z">
        <w:r w:rsidR="00A01337" w:rsidRPr="00A1295B">
          <w:rPr>
            <w:lang w:val="en-US"/>
          </w:rPr>
          <w:delText>.</w:delText>
        </w:r>
      </w:del>
      <w:r w:rsidR="00F751ED" w:rsidRPr="00A1295B">
        <w:rPr>
          <w:lang w:val="en-US"/>
        </w:rPr>
        <w:t xml:space="preserve"> </w:t>
      </w:r>
      <w:r w:rsidR="00D1675F" w:rsidRPr="00A1295B">
        <w:rPr>
          <w:lang w:val="en-US"/>
        </w:rPr>
        <w:t xml:space="preserve">After some </w:t>
      </w:r>
      <w:r w:rsidR="00FE0E1B" w:rsidRPr="00A1295B">
        <w:rPr>
          <w:lang w:val="en-US"/>
        </w:rPr>
        <w:t>evaluation</w:t>
      </w:r>
      <w:r w:rsidR="000972ED" w:rsidRPr="00A1295B">
        <w:rPr>
          <w:lang w:val="en-US"/>
        </w:rPr>
        <w:t xml:space="preserve"> </w:t>
      </w:r>
      <w:r w:rsidR="00DE66B0" w:rsidRPr="00A1295B">
        <w:rPr>
          <w:lang w:val="en-US"/>
        </w:rPr>
        <w:t>we decided</w:t>
      </w:r>
      <w:r w:rsidR="0030562F" w:rsidRPr="00A1295B">
        <w:rPr>
          <w:lang w:val="en-US"/>
        </w:rPr>
        <w:t xml:space="preserve"> to</w:t>
      </w:r>
      <w:r w:rsidR="00644B8D" w:rsidRPr="00A1295B">
        <w:rPr>
          <w:lang w:val="en-US"/>
        </w:rPr>
        <w:t xml:space="preserve"> </w:t>
      </w:r>
      <w:r w:rsidR="0048705F" w:rsidRPr="00A1295B">
        <w:rPr>
          <w:lang w:val="en-US"/>
        </w:rPr>
        <w:t>implement</w:t>
      </w:r>
      <w:r w:rsidR="0043714C" w:rsidRPr="00A1295B">
        <w:rPr>
          <w:lang w:val="en-US"/>
        </w:rPr>
        <w:t xml:space="preserve"> the k</w:t>
      </w:r>
      <w:r w:rsidR="00736979" w:rsidRPr="00A1295B">
        <w:rPr>
          <w:lang w:val="en-US"/>
        </w:rPr>
        <w:t>-mean</w:t>
      </w:r>
      <w:r w:rsidR="0048705F" w:rsidRPr="00A1295B">
        <w:rPr>
          <w:lang w:val="en-US"/>
        </w:rPr>
        <w:t>s clustering algorithm</w:t>
      </w:r>
      <w:r w:rsidR="00736979" w:rsidRPr="00A1295B">
        <w:rPr>
          <w:lang w:val="en-US"/>
        </w:rPr>
        <w:t xml:space="preserve">. </w:t>
      </w:r>
      <w:r w:rsidR="003C2CE2" w:rsidRPr="00A1295B">
        <w:rPr>
          <w:lang w:val="en-US"/>
        </w:rPr>
        <w:t>We</w:t>
      </w:r>
      <w:r w:rsidR="00667003" w:rsidRPr="00A1295B">
        <w:rPr>
          <w:lang w:val="en-US"/>
        </w:rPr>
        <w:t xml:space="preserve"> </w:t>
      </w:r>
      <w:commentRangeStart w:id="119"/>
      <w:r w:rsidR="00556FC0" w:rsidRPr="00A1295B">
        <w:rPr>
          <w:lang w:val="en-US"/>
        </w:rPr>
        <w:t>got</w:t>
      </w:r>
      <w:r w:rsidR="00B352B0" w:rsidRPr="00A1295B">
        <w:rPr>
          <w:lang w:val="en-US"/>
        </w:rPr>
        <w:t xml:space="preserve"> a short </w:t>
      </w:r>
      <w:ins w:id="120" w:author="Landes, Finian (GymLI)" w:date="2024-12-20T12:52:00Z" w16du:dateUtc="2024-12-20T11:52:00Z">
        <w:r w:rsidR="00091EC6">
          <w:rPr>
            <w:lang w:val="en-US"/>
          </w:rPr>
          <w:t>theory</w:t>
        </w:r>
        <w:r w:rsidR="00B352B0" w:rsidRPr="00A1295B">
          <w:rPr>
            <w:lang w:val="en-US"/>
          </w:rPr>
          <w:t xml:space="preserve"> </w:t>
        </w:r>
      </w:ins>
      <w:r w:rsidR="00A6503A" w:rsidRPr="00A1295B">
        <w:rPr>
          <w:lang w:val="en-US"/>
        </w:rPr>
        <w:t>input</w:t>
      </w:r>
      <w:ins w:id="121" w:author="Landes, Finian (GymLI)" w:date="2024-12-20T12:52:00Z" w16du:dateUtc="2024-12-20T11:52:00Z">
        <w:r w:rsidR="001E071B" w:rsidRPr="00A1295B">
          <w:rPr>
            <w:lang w:val="en-US"/>
          </w:rPr>
          <w:t xml:space="preserve"> </w:t>
        </w:r>
        <w:commentRangeEnd w:id="119"/>
        <w:r w:rsidR="0002759D">
          <w:rPr>
            <w:rStyle w:val="CommentReference"/>
            <w:lang w:val="en-US"/>
          </w:rPr>
          <w:commentReference w:id="119"/>
        </w:r>
        <w:r w:rsidR="00091EC6">
          <w:rPr>
            <w:lang w:val="en-US"/>
          </w:rPr>
          <w:t xml:space="preserve">by </w:t>
        </w:r>
        <w:r w:rsidR="00A04A5E">
          <w:rPr>
            <w:lang w:val="en-US"/>
          </w:rPr>
          <w:t>Mrs. Steiner</w:t>
        </w:r>
      </w:ins>
      <w:r w:rsidR="001E071B" w:rsidRPr="00A1295B">
        <w:rPr>
          <w:lang w:val="en-US"/>
        </w:rPr>
        <w:t xml:space="preserve"> </w:t>
      </w:r>
      <w:r w:rsidR="00CA629F" w:rsidRPr="00A1295B">
        <w:rPr>
          <w:lang w:val="en-US"/>
        </w:rPr>
        <w:t>for</w:t>
      </w:r>
      <w:r w:rsidR="00126816" w:rsidRPr="00A1295B">
        <w:rPr>
          <w:lang w:val="en-US"/>
        </w:rPr>
        <w:t xml:space="preserve"> this </w:t>
      </w:r>
      <w:r w:rsidR="00A6503A" w:rsidRPr="00A1295B">
        <w:rPr>
          <w:lang w:val="en-US"/>
        </w:rPr>
        <w:t>algorithm</w:t>
      </w:r>
      <w:r w:rsidR="00586CCE" w:rsidRPr="00A1295B">
        <w:rPr>
          <w:lang w:val="en-US"/>
        </w:rPr>
        <w:t xml:space="preserve"> and then </w:t>
      </w:r>
      <w:r w:rsidR="00931A5B" w:rsidRPr="00A1295B">
        <w:rPr>
          <w:lang w:val="en-US"/>
        </w:rPr>
        <w:t>u</w:t>
      </w:r>
      <w:r w:rsidR="007A3190" w:rsidRPr="00A1295B">
        <w:rPr>
          <w:lang w:val="en-US"/>
        </w:rPr>
        <w:t xml:space="preserve">sed those </w:t>
      </w:r>
      <w:r w:rsidR="00A6503A" w:rsidRPr="00A1295B">
        <w:rPr>
          <w:lang w:val="en-US"/>
        </w:rPr>
        <w:t>ideas</w:t>
      </w:r>
      <w:r w:rsidR="0081468E" w:rsidRPr="00A1295B">
        <w:rPr>
          <w:lang w:val="en-US"/>
        </w:rPr>
        <w:t xml:space="preserve"> to progra</w:t>
      </w:r>
      <w:r w:rsidR="00CC08CC" w:rsidRPr="00A1295B">
        <w:rPr>
          <w:lang w:val="en-US"/>
        </w:rPr>
        <w:t>m it ours</w:t>
      </w:r>
      <w:r w:rsidR="00556FC0" w:rsidRPr="00A1295B">
        <w:rPr>
          <w:lang w:val="en-US"/>
        </w:rPr>
        <w:t>elves</w:t>
      </w:r>
      <w:ins w:id="122" w:author="Derek Brandt" w:date="2024-12-17T08:44:00Z" w16du:dateUtc="2024-12-17T07:44:00Z">
        <w:r w:rsidR="0002759D">
          <w:rPr>
            <w:lang w:val="en-US"/>
          </w:rPr>
          <w:t xml:space="preserve"> from scratch</w:t>
        </w:r>
      </w:ins>
      <w:r w:rsidR="00556FC0" w:rsidRPr="00A1295B">
        <w:rPr>
          <w:lang w:val="en-US"/>
        </w:rPr>
        <w:t xml:space="preserve">. </w:t>
      </w:r>
    </w:p>
    <w:p w14:paraId="0C118942" w14:textId="31793F1D" w:rsidR="00C83329" w:rsidRDefault="00E351B4" w:rsidP="00595F22">
      <w:pPr>
        <w:pStyle w:val="Heading1"/>
        <w:numPr>
          <w:ilvl w:val="0"/>
          <w:numId w:val="7"/>
        </w:numPr>
      </w:pPr>
      <w:bookmarkStart w:id="123" w:name="_Toc185280200"/>
      <w:bookmarkStart w:id="124" w:name="_Toc185591020"/>
      <w:ins w:id="125" w:author="Derek Brandt" w:date="2024-12-17T08:53:00Z" w16du:dateUtc="2024-12-17T07:53:00Z">
        <w:r>
          <w:t>“</w:t>
        </w:r>
      </w:ins>
      <w:r w:rsidR="003201A4">
        <w:t>Leitfrage</w:t>
      </w:r>
      <w:bookmarkEnd w:id="123"/>
      <w:ins w:id="126" w:author="Derek Brandt" w:date="2024-12-17T08:53:00Z" w16du:dateUtc="2024-12-17T07:53:00Z">
        <w:r>
          <w:t>”</w:t>
        </w:r>
      </w:ins>
      <w:bookmarkEnd w:id="124"/>
    </w:p>
    <w:p w14:paraId="593FA3C5" w14:textId="3499D697" w:rsidR="003201A4" w:rsidRPr="00FE7E72" w:rsidRDefault="00E1580F" w:rsidP="003201A4">
      <w:pPr>
        <w:rPr>
          <w:lang w:val="en-US"/>
        </w:rPr>
      </w:pPr>
      <w:r>
        <w:rPr>
          <w:lang w:val="en-US"/>
        </w:rPr>
        <w:t xml:space="preserve">We </w:t>
      </w:r>
      <w:r w:rsidR="00BF5E3F">
        <w:rPr>
          <w:lang w:val="en-US"/>
        </w:rPr>
        <w:t xml:space="preserve">formulated </w:t>
      </w:r>
      <w:r w:rsidR="00596297">
        <w:rPr>
          <w:lang w:val="en-US"/>
        </w:rPr>
        <w:t xml:space="preserve">our </w:t>
      </w:r>
      <w:ins w:id="127" w:author="Derek Brandt" w:date="2024-12-17T08:53:00Z" w16du:dateUtc="2024-12-17T07:53:00Z">
        <w:r w:rsidR="00E351B4">
          <w:rPr>
            <w:lang w:val="en-US"/>
          </w:rPr>
          <w:t>“</w:t>
        </w:r>
      </w:ins>
      <w:r w:rsidR="00596297">
        <w:rPr>
          <w:lang w:val="en-US"/>
        </w:rPr>
        <w:t>Leit</w:t>
      </w:r>
      <w:r w:rsidR="00F355A6">
        <w:rPr>
          <w:lang w:val="en-US"/>
        </w:rPr>
        <w:t>frage</w:t>
      </w:r>
      <w:ins w:id="128" w:author="Derek Brandt" w:date="2024-12-17T08:53:00Z" w16du:dateUtc="2024-12-17T07:53:00Z">
        <w:r w:rsidR="00E351B4">
          <w:rPr>
            <w:lang w:val="en-US"/>
          </w:rPr>
          <w:t>”</w:t>
        </w:r>
      </w:ins>
      <w:r w:rsidR="00F355A6">
        <w:rPr>
          <w:lang w:val="en-US"/>
        </w:rPr>
        <w:t xml:space="preserve"> right at the</w:t>
      </w:r>
      <w:r w:rsidR="006D51EF">
        <w:rPr>
          <w:lang w:val="en-US"/>
        </w:rPr>
        <w:t xml:space="preserve"> </w:t>
      </w:r>
      <w:r w:rsidR="00F355A6">
        <w:rPr>
          <w:lang w:val="en-US"/>
        </w:rPr>
        <w:t>beg</w:t>
      </w:r>
      <w:r w:rsidR="00745AF0">
        <w:rPr>
          <w:lang w:val="en-US"/>
        </w:rPr>
        <w:t xml:space="preserve">inning </w:t>
      </w:r>
      <w:r w:rsidR="00B0613B">
        <w:rPr>
          <w:lang w:val="en-US"/>
        </w:rPr>
        <w:t xml:space="preserve">of </w:t>
      </w:r>
      <w:r w:rsidR="00AD667B">
        <w:rPr>
          <w:lang w:val="en-US"/>
        </w:rPr>
        <w:t xml:space="preserve">programming our </w:t>
      </w:r>
      <w:del w:id="129" w:author="Derek Brandt" w:date="2024-12-17T08:45:00Z" w16du:dateUtc="2024-12-17T07:45:00Z">
        <w:r w:rsidR="00AD667B">
          <w:rPr>
            <w:lang w:val="en-US"/>
          </w:rPr>
          <w:delText xml:space="preserve">own </w:delText>
        </w:r>
      </w:del>
      <w:r w:rsidR="00BB0BCA">
        <w:rPr>
          <w:lang w:val="en-US"/>
        </w:rPr>
        <w:t>algorithm.</w:t>
      </w:r>
      <w:r w:rsidR="00EF3A10">
        <w:rPr>
          <w:lang w:val="en-US"/>
        </w:rPr>
        <w:t xml:space="preserve"> </w:t>
      </w:r>
      <w:r w:rsidR="00796E00">
        <w:rPr>
          <w:lang w:val="en-US"/>
        </w:rPr>
        <w:t>Af</w:t>
      </w:r>
      <w:r w:rsidR="009B69E4">
        <w:rPr>
          <w:lang w:val="en-US"/>
        </w:rPr>
        <w:t>ter we decided on</w:t>
      </w:r>
      <w:r w:rsidR="00B974C9">
        <w:rPr>
          <w:lang w:val="en-US"/>
        </w:rPr>
        <w:t xml:space="preserve"> our to</w:t>
      </w:r>
      <w:r w:rsidR="004348E7">
        <w:rPr>
          <w:lang w:val="en-US"/>
        </w:rPr>
        <w:t>pic</w:t>
      </w:r>
      <w:ins w:id="130" w:author="Derek Brandt" w:date="2024-12-17T08:45:00Z" w16du:dateUtc="2024-12-17T07:45:00Z">
        <w:r w:rsidR="0002759D">
          <w:rPr>
            <w:lang w:val="en-US"/>
          </w:rPr>
          <w:t>,</w:t>
        </w:r>
      </w:ins>
      <w:r w:rsidR="004348E7">
        <w:rPr>
          <w:lang w:val="en-US"/>
        </w:rPr>
        <w:t xml:space="preserve"> </w:t>
      </w:r>
      <w:r w:rsidR="000449E6">
        <w:rPr>
          <w:lang w:val="en-US"/>
        </w:rPr>
        <w:t xml:space="preserve">the questions </w:t>
      </w:r>
      <w:r w:rsidR="00540AD2" w:rsidRPr="00362868">
        <w:rPr>
          <w:lang w:val="en-US"/>
        </w:rPr>
        <w:t>of whether</w:t>
      </w:r>
      <w:r w:rsidR="006A4E3C">
        <w:rPr>
          <w:lang w:val="en-US"/>
        </w:rPr>
        <w:t xml:space="preserve"> the </w:t>
      </w:r>
      <w:r w:rsidR="00F62D63">
        <w:rPr>
          <w:lang w:val="en-US"/>
        </w:rPr>
        <w:t>algorithm</w:t>
      </w:r>
      <w:r w:rsidR="003C4CAF">
        <w:rPr>
          <w:lang w:val="en-US"/>
        </w:rPr>
        <w:t xml:space="preserve"> could</w:t>
      </w:r>
      <w:r w:rsidR="00F62D63">
        <w:rPr>
          <w:lang w:val="en-US"/>
        </w:rPr>
        <w:t xml:space="preserve"> </w:t>
      </w:r>
      <w:r w:rsidR="00D80560">
        <w:rPr>
          <w:lang w:val="en-US"/>
        </w:rPr>
        <w:t xml:space="preserve">distinguish </w:t>
      </w:r>
      <w:r w:rsidR="006223D6">
        <w:rPr>
          <w:lang w:val="en-US"/>
        </w:rPr>
        <w:t>different hand si</w:t>
      </w:r>
      <w:r w:rsidR="001D41C7">
        <w:rPr>
          <w:lang w:val="en-US"/>
        </w:rPr>
        <w:t xml:space="preserve">gns </w:t>
      </w:r>
      <w:r w:rsidR="001D41C7" w:rsidRPr="00362868">
        <w:rPr>
          <w:lang w:val="en-US"/>
        </w:rPr>
        <w:t>o</w:t>
      </w:r>
      <w:r w:rsidR="007D3F25">
        <w:rPr>
          <w:lang w:val="en-US"/>
        </w:rPr>
        <w:t>f</w:t>
      </w:r>
      <w:r w:rsidR="001D41C7">
        <w:rPr>
          <w:lang w:val="en-US"/>
        </w:rPr>
        <w:t xml:space="preserve"> </w:t>
      </w:r>
      <w:r w:rsidR="0010663F">
        <w:rPr>
          <w:lang w:val="en-US"/>
        </w:rPr>
        <w:t xml:space="preserve">the same hand </w:t>
      </w:r>
      <w:r w:rsidR="00A17DE0">
        <w:rPr>
          <w:lang w:val="en-US"/>
        </w:rPr>
        <w:t xml:space="preserve">came up. </w:t>
      </w:r>
      <w:r w:rsidR="00921883">
        <w:rPr>
          <w:lang w:val="en-US"/>
        </w:rPr>
        <w:t>O</w:t>
      </w:r>
      <w:r w:rsidR="00612DFE">
        <w:rPr>
          <w:lang w:val="en-US"/>
        </w:rPr>
        <w:t xml:space="preserve">ur final </w:t>
      </w:r>
      <w:ins w:id="131" w:author="Derek Brandt" w:date="2024-12-17T08:53:00Z" w16du:dateUtc="2024-12-17T07:53:00Z">
        <w:r w:rsidR="00E351B4">
          <w:rPr>
            <w:lang w:val="en-US"/>
          </w:rPr>
          <w:t>“</w:t>
        </w:r>
      </w:ins>
      <w:r w:rsidR="00612DFE">
        <w:rPr>
          <w:lang w:val="en-US"/>
        </w:rPr>
        <w:t>Leitf</w:t>
      </w:r>
      <w:r w:rsidR="004379A8">
        <w:rPr>
          <w:lang w:val="en-US"/>
        </w:rPr>
        <w:t>rage</w:t>
      </w:r>
      <w:ins w:id="132" w:author="Derek Brandt" w:date="2024-12-17T08:53:00Z" w16du:dateUtc="2024-12-17T07:53:00Z">
        <w:r w:rsidR="00E351B4">
          <w:rPr>
            <w:lang w:val="en-US"/>
          </w:rPr>
          <w:t>”</w:t>
        </w:r>
      </w:ins>
      <w:r w:rsidR="004379A8">
        <w:rPr>
          <w:lang w:val="en-US"/>
        </w:rPr>
        <w:t xml:space="preserve"> was </w:t>
      </w:r>
      <w:r w:rsidR="00D451A9">
        <w:rPr>
          <w:lang w:val="en-US"/>
        </w:rPr>
        <w:t>„</w:t>
      </w:r>
      <w:r w:rsidR="006D51EF" w:rsidRPr="00362868">
        <w:rPr>
          <w:lang w:val="en-US"/>
        </w:rPr>
        <w:t>How can we distinguish different hand signs using PCA and the same hand</w:t>
      </w:r>
      <w:ins w:id="133" w:author="Landes, Finian (GymLI)" w:date="2024-12-20T12:52:00Z" w16du:dateUtc="2024-12-20T11:52:00Z">
        <w:r w:rsidR="0060001D" w:rsidRPr="00362868">
          <w:rPr>
            <w:lang w:val="en-US"/>
          </w:rPr>
          <w:t xml:space="preserve">? </w:t>
        </w:r>
        <w:r w:rsidR="00184AF4" w:rsidRPr="00362868">
          <w:rPr>
            <w:lang w:val="en-US"/>
          </w:rPr>
          <w:t>“</w:t>
        </w:r>
      </w:ins>
      <w:del w:id="134" w:author="Landes, Finian (GymLI)" w:date="2024-12-20T12:52:00Z" w16du:dateUtc="2024-12-20T11:52:00Z">
        <w:r w:rsidR="00362868" w:rsidRPr="00362868">
          <w:rPr>
            <w:lang w:val="en-US"/>
          </w:rPr>
          <w:delText>?“</w:delText>
        </w:r>
      </w:del>
      <w:r w:rsidR="009F1A83" w:rsidRPr="00362868">
        <w:rPr>
          <w:lang w:val="en-US"/>
        </w:rPr>
        <w:t xml:space="preserve"> After working on the </w:t>
      </w:r>
      <w:r w:rsidR="005E46CF" w:rsidRPr="00362868">
        <w:rPr>
          <w:lang w:val="en-US"/>
        </w:rPr>
        <w:t>algorithm</w:t>
      </w:r>
      <w:ins w:id="135" w:author="Derek Brandt" w:date="2024-12-17T08:51:00Z" w16du:dateUtc="2024-12-17T07:51:00Z">
        <w:r w:rsidR="0002759D">
          <w:rPr>
            <w:lang w:val="en-US"/>
          </w:rPr>
          <w:t>,</w:t>
        </w:r>
      </w:ins>
      <w:r w:rsidR="005E46CF" w:rsidRPr="00362868">
        <w:rPr>
          <w:lang w:val="en-US"/>
        </w:rPr>
        <w:t xml:space="preserve"> we</w:t>
      </w:r>
      <w:r w:rsidR="00187CD3" w:rsidRPr="00362868">
        <w:rPr>
          <w:lang w:val="en-US"/>
        </w:rPr>
        <w:t xml:space="preserve"> saw </w:t>
      </w:r>
      <w:r w:rsidR="002B09B8" w:rsidRPr="00362868">
        <w:rPr>
          <w:lang w:val="en-US"/>
        </w:rPr>
        <w:t xml:space="preserve">that the </w:t>
      </w:r>
      <w:r w:rsidR="00850AB8" w:rsidRPr="00362868">
        <w:rPr>
          <w:lang w:val="en-US"/>
        </w:rPr>
        <w:t>al</w:t>
      </w:r>
      <w:r w:rsidR="00D77919" w:rsidRPr="00362868">
        <w:rPr>
          <w:lang w:val="en-US"/>
        </w:rPr>
        <w:t xml:space="preserve">gorithm </w:t>
      </w:r>
      <w:ins w:id="136" w:author="Derek Brandt" w:date="2024-12-17T08:46:00Z" w16du:dateUtc="2024-12-17T07:46:00Z">
        <w:r w:rsidR="0002759D">
          <w:rPr>
            <w:lang w:val="en-US"/>
          </w:rPr>
          <w:t xml:space="preserve">can work </w:t>
        </w:r>
      </w:ins>
      <w:del w:id="137" w:author="Derek Brandt" w:date="2024-12-17T08:46:00Z" w16du:dateUtc="2024-12-17T07:46:00Z">
        <w:r w:rsidR="00D77919" w:rsidRPr="00362868">
          <w:rPr>
            <w:lang w:val="en-US"/>
          </w:rPr>
          <w:delText xml:space="preserve">worked </w:delText>
        </w:r>
      </w:del>
      <w:r w:rsidR="00D77919" w:rsidRPr="00362868">
        <w:rPr>
          <w:lang w:val="en-US"/>
        </w:rPr>
        <w:t xml:space="preserve">on the same </w:t>
      </w:r>
      <w:r w:rsidR="00825071" w:rsidRPr="00362868">
        <w:rPr>
          <w:lang w:val="en-US"/>
        </w:rPr>
        <w:t>hand and decided to include m</w:t>
      </w:r>
      <w:r w:rsidR="00663366" w:rsidRPr="00362868">
        <w:rPr>
          <w:lang w:val="en-US"/>
        </w:rPr>
        <w:t>ore hands and test</w:t>
      </w:r>
      <w:r w:rsidR="00B44B4E" w:rsidRPr="00362868">
        <w:rPr>
          <w:lang w:val="en-US"/>
        </w:rPr>
        <w:t>e</w:t>
      </w:r>
      <w:r w:rsidR="0082286D" w:rsidRPr="00362868">
        <w:rPr>
          <w:lang w:val="en-US"/>
        </w:rPr>
        <w:t>d</w:t>
      </w:r>
      <w:r w:rsidR="00663366" w:rsidRPr="00362868">
        <w:rPr>
          <w:lang w:val="en-US"/>
        </w:rPr>
        <w:t xml:space="preserve"> i</w:t>
      </w:r>
      <w:r w:rsidR="00F864F6" w:rsidRPr="00362868">
        <w:rPr>
          <w:lang w:val="en-US"/>
        </w:rPr>
        <w:t>t</w:t>
      </w:r>
      <w:r w:rsidR="00663366" w:rsidRPr="00362868">
        <w:rPr>
          <w:lang w:val="en-US"/>
        </w:rPr>
        <w:t xml:space="preserve"> </w:t>
      </w:r>
      <w:r w:rsidR="002F329E" w:rsidRPr="00362868">
        <w:rPr>
          <w:lang w:val="en-US"/>
        </w:rPr>
        <w:t xml:space="preserve">on an unknown </w:t>
      </w:r>
      <w:r w:rsidR="0044747B" w:rsidRPr="00362868">
        <w:rPr>
          <w:lang w:val="en-US"/>
        </w:rPr>
        <w:t xml:space="preserve">hand. </w:t>
      </w:r>
      <w:r w:rsidR="007C6EAB" w:rsidRPr="00362868">
        <w:rPr>
          <w:lang w:val="en-US"/>
        </w:rPr>
        <w:t xml:space="preserve">Due </w:t>
      </w:r>
      <w:r w:rsidR="006731B3" w:rsidRPr="00362868">
        <w:rPr>
          <w:lang w:val="en-US"/>
        </w:rPr>
        <w:t xml:space="preserve">to </w:t>
      </w:r>
      <w:r w:rsidR="001C7EC9" w:rsidRPr="00362868">
        <w:rPr>
          <w:lang w:val="en-US"/>
        </w:rPr>
        <w:t xml:space="preserve">a fast </w:t>
      </w:r>
      <w:r w:rsidR="00436A7A">
        <w:rPr>
          <w:lang w:val="en-US"/>
        </w:rPr>
        <w:t>implementation of</w:t>
      </w:r>
      <w:r w:rsidR="001C7EC9" w:rsidRPr="00362868">
        <w:rPr>
          <w:lang w:val="en-US"/>
        </w:rPr>
        <w:t xml:space="preserve"> the </w:t>
      </w:r>
      <w:r w:rsidR="00B935AF" w:rsidRPr="00362868">
        <w:rPr>
          <w:lang w:val="en-US"/>
        </w:rPr>
        <w:t>PCA al</w:t>
      </w:r>
      <w:r w:rsidR="00F52501" w:rsidRPr="00362868">
        <w:rPr>
          <w:lang w:val="en-US"/>
        </w:rPr>
        <w:t>gorithm we extend</w:t>
      </w:r>
      <w:r w:rsidR="00B45601" w:rsidRPr="00362868">
        <w:rPr>
          <w:lang w:val="en-US"/>
        </w:rPr>
        <w:t xml:space="preserve">ed the </w:t>
      </w:r>
      <w:r w:rsidR="009E1EB3" w:rsidRPr="00362868">
        <w:rPr>
          <w:lang w:val="en-US"/>
        </w:rPr>
        <w:t xml:space="preserve">idea </w:t>
      </w:r>
      <w:r w:rsidR="00EA3E30" w:rsidRPr="00362868">
        <w:rPr>
          <w:lang w:val="en-US"/>
        </w:rPr>
        <w:t>behind</w:t>
      </w:r>
      <w:r w:rsidR="006B2A4B" w:rsidRPr="00362868">
        <w:rPr>
          <w:lang w:val="en-US"/>
        </w:rPr>
        <w:t xml:space="preserve"> our </w:t>
      </w:r>
      <w:ins w:id="138" w:author="Derek Brandt" w:date="2024-12-17T08:53:00Z" w16du:dateUtc="2024-12-17T07:53:00Z">
        <w:r w:rsidR="00E351B4">
          <w:rPr>
            <w:lang w:val="en-US"/>
          </w:rPr>
          <w:t>“</w:t>
        </w:r>
      </w:ins>
      <w:r w:rsidR="006B2A4B" w:rsidRPr="00362868">
        <w:rPr>
          <w:lang w:val="en-US"/>
        </w:rPr>
        <w:t>Leitfrage</w:t>
      </w:r>
      <w:ins w:id="139" w:author="Derek Brandt" w:date="2024-12-17T08:53:00Z" w16du:dateUtc="2024-12-17T07:53:00Z">
        <w:r w:rsidR="00E351B4">
          <w:rPr>
            <w:lang w:val="en-US"/>
          </w:rPr>
          <w:t>”</w:t>
        </w:r>
      </w:ins>
      <w:r w:rsidR="006B2A4B" w:rsidRPr="00362868">
        <w:rPr>
          <w:lang w:val="en-US"/>
        </w:rPr>
        <w:t xml:space="preserve"> </w:t>
      </w:r>
      <w:r w:rsidR="001A5875" w:rsidRPr="00362868">
        <w:rPr>
          <w:lang w:val="en-US"/>
        </w:rPr>
        <w:t xml:space="preserve">and </w:t>
      </w:r>
      <w:r w:rsidR="001D1C82" w:rsidRPr="00362868">
        <w:rPr>
          <w:lang w:val="en-US"/>
        </w:rPr>
        <w:t>i</w:t>
      </w:r>
      <w:r w:rsidR="00945651" w:rsidRPr="00362868">
        <w:rPr>
          <w:lang w:val="en-US"/>
        </w:rPr>
        <w:t>ncluded a</w:t>
      </w:r>
      <w:r w:rsidR="00B91C95" w:rsidRPr="00362868">
        <w:rPr>
          <w:lang w:val="en-US"/>
        </w:rPr>
        <w:t xml:space="preserve"> second </w:t>
      </w:r>
      <w:r w:rsidR="00B612EE" w:rsidRPr="00362868">
        <w:rPr>
          <w:lang w:val="en-US"/>
        </w:rPr>
        <w:t>al</w:t>
      </w:r>
      <w:r w:rsidR="00A47B60" w:rsidRPr="00362868">
        <w:rPr>
          <w:lang w:val="en-US"/>
        </w:rPr>
        <w:t xml:space="preserve">gorithm, the </w:t>
      </w:r>
      <w:r w:rsidR="004F07B0" w:rsidRPr="00362868">
        <w:rPr>
          <w:lang w:val="en-US"/>
        </w:rPr>
        <w:t>K-</w:t>
      </w:r>
      <w:r w:rsidR="000216B6" w:rsidRPr="00362868">
        <w:rPr>
          <w:lang w:val="en-US"/>
        </w:rPr>
        <w:t>M</w:t>
      </w:r>
      <w:r w:rsidR="004F07B0" w:rsidRPr="00362868">
        <w:rPr>
          <w:lang w:val="en-US"/>
        </w:rPr>
        <w:t xml:space="preserve">eans </w:t>
      </w:r>
      <w:r w:rsidR="00451D38">
        <w:rPr>
          <w:lang w:val="en-US"/>
        </w:rPr>
        <w:t>cluste</w:t>
      </w:r>
      <w:r w:rsidR="00620D78">
        <w:rPr>
          <w:lang w:val="en-US"/>
        </w:rPr>
        <w:t xml:space="preserve">ring </w:t>
      </w:r>
      <w:r w:rsidR="004F07B0" w:rsidRPr="00362868">
        <w:rPr>
          <w:lang w:val="en-US"/>
        </w:rPr>
        <w:t>al</w:t>
      </w:r>
      <w:r w:rsidR="008605AA" w:rsidRPr="00362868">
        <w:rPr>
          <w:lang w:val="en-US"/>
        </w:rPr>
        <w:t xml:space="preserve">gorithm. </w:t>
      </w:r>
      <w:del w:id="140" w:author="Derek Brandt" w:date="2024-12-17T08:52:00Z" w16du:dateUtc="2024-12-17T07:52:00Z">
        <w:r w:rsidR="000579A9" w:rsidRPr="00FE7E72">
          <w:rPr>
            <w:lang w:val="en-US"/>
          </w:rPr>
          <w:delText xml:space="preserve">While working </w:delText>
        </w:r>
        <w:r w:rsidR="00EA257A" w:rsidRPr="00FE7E72">
          <w:rPr>
            <w:lang w:val="en-US"/>
          </w:rPr>
          <w:delText xml:space="preserve">on </w:delText>
        </w:r>
        <w:r w:rsidR="00EA257A" w:rsidRPr="00FE7E72" w:rsidDel="0002759D">
          <w:rPr>
            <w:lang w:val="en-US"/>
          </w:rPr>
          <w:delText>ou</w:delText>
        </w:r>
      </w:del>
      <w:ins w:id="141" w:author="Derek Brandt" w:date="2024-12-17T08:52:00Z" w16du:dateUtc="2024-12-17T07:52:00Z">
        <w:r w:rsidR="0002759D">
          <w:rPr>
            <w:lang w:val="en-US"/>
          </w:rPr>
          <w:t>Throughout the</w:t>
        </w:r>
      </w:ins>
      <w:del w:id="142" w:author="Derek Brandt" w:date="2024-12-17T08:52:00Z" w16du:dateUtc="2024-12-17T07:52:00Z">
        <w:r w:rsidR="00EA257A" w:rsidRPr="00FE7E72" w:rsidDel="0002759D">
          <w:rPr>
            <w:lang w:val="en-US"/>
          </w:rPr>
          <w:delText>r</w:delText>
        </w:r>
      </w:del>
      <w:ins w:id="143" w:author="Landes, Finian (GymLI)" w:date="2024-12-20T12:52:00Z" w16du:dateUtc="2024-12-20T11:52:00Z">
        <w:r w:rsidR="00EA257A" w:rsidRPr="00FE7E72">
          <w:rPr>
            <w:lang w:val="en-US"/>
          </w:rPr>
          <w:t xml:space="preserve"> </w:t>
        </w:r>
      </w:ins>
      <w:del w:id="144" w:author="Landes, Finian (GymLI)" w:date="2024-12-20T12:52:00Z" w16du:dateUtc="2024-12-20T11:52:00Z">
        <w:r w:rsidR="00EA257A" w:rsidRPr="00FE7E72">
          <w:rPr>
            <w:lang w:val="en-US"/>
          </w:rPr>
          <w:delText xml:space="preserve">our </w:delText>
        </w:r>
      </w:del>
      <w:r w:rsidR="00EA3E30" w:rsidRPr="00362868">
        <w:rPr>
          <w:lang w:val="en-US"/>
        </w:rPr>
        <w:t>project</w:t>
      </w:r>
      <w:r w:rsidR="00EA257A" w:rsidRPr="00FE7E72">
        <w:rPr>
          <w:lang w:val="en-US"/>
        </w:rPr>
        <w:t xml:space="preserve"> </w:t>
      </w:r>
      <w:del w:id="145" w:author="Derek Brandt" w:date="2024-12-17T08:52:00Z" w16du:dateUtc="2024-12-17T07:52:00Z">
        <w:r w:rsidR="00102071" w:rsidRPr="00FE7E72">
          <w:rPr>
            <w:lang w:val="en-US"/>
          </w:rPr>
          <w:delText xml:space="preserve">our </w:delText>
        </w:r>
      </w:del>
      <w:ins w:id="146" w:author="Derek Brandt" w:date="2024-12-17T08:52:00Z" w16du:dateUtc="2024-12-17T07:52:00Z">
        <w:r w:rsidR="0002759D">
          <w:rPr>
            <w:lang w:val="en-US"/>
          </w:rPr>
          <w:t>we were able to a</w:t>
        </w:r>
        <w:r w:rsidR="00E351B4">
          <w:rPr>
            <w:lang w:val="en-US"/>
          </w:rPr>
          <w:t>n</w:t>
        </w:r>
        <w:r w:rsidR="0002759D">
          <w:rPr>
            <w:lang w:val="en-US"/>
          </w:rPr>
          <w:t>swer the</w:t>
        </w:r>
        <w:r w:rsidR="0002759D" w:rsidRPr="00FE7E72">
          <w:rPr>
            <w:lang w:val="en-US"/>
          </w:rPr>
          <w:t xml:space="preserve"> </w:t>
        </w:r>
      </w:ins>
      <w:ins w:id="147" w:author="Derek Brandt" w:date="2024-12-17T08:53:00Z" w16du:dateUtc="2024-12-17T07:53:00Z">
        <w:r w:rsidR="00E351B4">
          <w:rPr>
            <w:lang w:val="en-US"/>
          </w:rPr>
          <w:t>“</w:t>
        </w:r>
      </w:ins>
      <w:r w:rsidR="00102071" w:rsidRPr="00FE7E72">
        <w:rPr>
          <w:lang w:val="en-US"/>
        </w:rPr>
        <w:t>Lei</w:t>
      </w:r>
      <w:r w:rsidR="003F0FA8" w:rsidRPr="00FE7E72">
        <w:rPr>
          <w:lang w:val="en-US"/>
        </w:rPr>
        <w:t>tfrage</w:t>
      </w:r>
      <w:ins w:id="148" w:author="Derek Brandt" w:date="2024-12-17T08:53:00Z" w16du:dateUtc="2024-12-17T07:53:00Z">
        <w:r w:rsidR="00E351B4">
          <w:rPr>
            <w:lang w:val="en-US"/>
          </w:rPr>
          <w:t>”</w:t>
        </w:r>
      </w:ins>
      <w:r w:rsidR="003F0FA8" w:rsidRPr="00FE7E72">
        <w:rPr>
          <w:lang w:val="en-US"/>
        </w:rPr>
        <w:t xml:space="preserve"> </w:t>
      </w:r>
      <w:del w:id="149" w:author="Derek Brandt" w:date="2024-12-17T08:52:00Z" w16du:dateUtc="2024-12-17T07:52:00Z">
        <w:r w:rsidR="003F0FA8" w:rsidRPr="00FE7E72">
          <w:rPr>
            <w:lang w:val="en-US"/>
          </w:rPr>
          <w:delText>wa</w:delText>
        </w:r>
        <w:r w:rsidR="00EF42FF" w:rsidRPr="00FE7E72">
          <w:rPr>
            <w:lang w:val="en-US"/>
          </w:rPr>
          <w:delText xml:space="preserve">s </w:delText>
        </w:r>
        <w:r w:rsidR="00EA3E30" w:rsidRPr="00362868">
          <w:rPr>
            <w:lang w:val="en-US"/>
          </w:rPr>
          <w:delText>answered</w:delText>
        </w:r>
        <w:r w:rsidR="00EF42FF" w:rsidRPr="00FE7E72">
          <w:rPr>
            <w:lang w:val="en-US"/>
          </w:rPr>
          <w:delText xml:space="preserve"> and</w:delText>
        </w:r>
      </w:del>
      <w:ins w:id="150" w:author="Derek Brandt" w:date="2024-12-17T08:52:00Z" w16du:dateUtc="2024-12-17T07:52:00Z">
        <w:r w:rsidR="00E351B4">
          <w:rPr>
            <w:lang w:val="en-US"/>
          </w:rPr>
          <w:t>but</w:t>
        </w:r>
      </w:ins>
      <w:r w:rsidR="00EF42FF" w:rsidRPr="00FE7E72">
        <w:rPr>
          <w:lang w:val="en-US"/>
        </w:rPr>
        <w:t xml:space="preserve"> </w:t>
      </w:r>
      <w:r w:rsidR="001511CF" w:rsidRPr="00FE7E72">
        <w:rPr>
          <w:lang w:val="en-US"/>
        </w:rPr>
        <w:t xml:space="preserve">also </w:t>
      </w:r>
      <w:ins w:id="151" w:author="Landes, Finian (GymLI)" w:date="2024-12-20T12:52:00Z" w16du:dateUtc="2024-12-20T11:52:00Z">
        <w:r w:rsidR="001511CF" w:rsidRPr="00FE7E72">
          <w:rPr>
            <w:lang w:val="en-US"/>
          </w:rPr>
          <w:t>e</w:t>
        </w:r>
        <w:r w:rsidR="00B25502" w:rsidRPr="00FE7E72">
          <w:rPr>
            <w:lang w:val="en-US"/>
          </w:rPr>
          <w:t>xtend</w:t>
        </w:r>
      </w:ins>
      <w:ins w:id="152" w:author="Derek Brandt" w:date="2024-12-17T08:52:00Z" w16du:dateUtc="2024-12-17T07:52:00Z">
        <w:r w:rsidR="00E351B4">
          <w:rPr>
            <w:lang w:val="en-US"/>
          </w:rPr>
          <w:t xml:space="preserve"> it as described above</w:t>
        </w:r>
      </w:ins>
      <w:del w:id="153" w:author="Derek Brandt" w:date="2024-12-17T08:52:00Z" w16du:dateUtc="2024-12-17T07:52:00Z">
        <w:r w:rsidR="00B25502" w:rsidRPr="00FE7E72" w:rsidDel="00E351B4">
          <w:rPr>
            <w:lang w:val="en-US"/>
          </w:rPr>
          <w:delText>ed</w:delText>
        </w:r>
      </w:del>
      <w:del w:id="154" w:author="Landes, Finian (GymLI)" w:date="2024-12-20T12:52:00Z" w16du:dateUtc="2024-12-20T11:52:00Z">
        <w:r w:rsidR="001511CF" w:rsidRPr="00FE7E72">
          <w:rPr>
            <w:lang w:val="en-US"/>
          </w:rPr>
          <w:delText>e</w:delText>
        </w:r>
        <w:r w:rsidR="00B25502" w:rsidRPr="00FE7E72">
          <w:rPr>
            <w:lang w:val="en-US"/>
          </w:rPr>
          <w:delText>xtended</w:delText>
        </w:r>
      </w:del>
      <w:r w:rsidR="00B25502" w:rsidRPr="00FE7E72">
        <w:rPr>
          <w:lang w:val="en-US"/>
        </w:rPr>
        <w:t xml:space="preserve">. </w:t>
      </w:r>
    </w:p>
    <w:p w14:paraId="6F4AEDB1" w14:textId="0BA78396" w:rsidR="00054D6A" w:rsidRPr="002D0689" w:rsidRDefault="00AC3AAC" w:rsidP="00595F22">
      <w:pPr>
        <w:pStyle w:val="Heading1"/>
        <w:numPr>
          <w:ilvl w:val="0"/>
          <w:numId w:val="7"/>
        </w:numPr>
        <w:jc w:val="both"/>
      </w:pPr>
      <w:bookmarkStart w:id="155" w:name="_Toc185280201"/>
      <w:bookmarkStart w:id="156" w:name="_Toc185591021"/>
      <w:r w:rsidRPr="00D36901">
        <w:t>Theory and Results</w:t>
      </w:r>
      <w:bookmarkEnd w:id="155"/>
      <w:bookmarkEnd w:id="156"/>
    </w:p>
    <w:p w14:paraId="585907B3" w14:textId="276EAF23" w:rsidR="0013290C" w:rsidRPr="00D36901" w:rsidRDefault="004D2585" w:rsidP="00595F22">
      <w:pPr>
        <w:pStyle w:val="Heading2"/>
        <w:numPr>
          <w:ilvl w:val="1"/>
          <w:numId w:val="7"/>
        </w:numPr>
        <w:jc w:val="both"/>
        <w:rPr>
          <w:b w:val="0"/>
        </w:rPr>
      </w:pPr>
      <w:bookmarkStart w:id="157" w:name="_Dataset"/>
      <w:bookmarkStart w:id="158" w:name="_Toc185280202"/>
      <w:bookmarkStart w:id="159" w:name="_Toc185591022"/>
      <w:bookmarkEnd w:id="157"/>
      <w:r w:rsidRPr="00D36901">
        <w:t>Dataset</w:t>
      </w:r>
      <w:bookmarkEnd w:id="158"/>
      <w:bookmarkEnd w:id="159"/>
    </w:p>
    <w:p w14:paraId="5B909896" w14:textId="2036F363" w:rsidR="004D2585" w:rsidRPr="00A1295B" w:rsidRDefault="00EC03B6" w:rsidP="009343F3">
      <w:pPr>
        <w:jc w:val="both"/>
        <w:rPr>
          <w:lang w:val="en-US"/>
        </w:rPr>
      </w:pPr>
      <w:del w:id="160" w:author="Landes, Finian (GymLI)" w:date="2024-12-20T12:52:00Z" w16du:dateUtc="2024-12-20T11:52:00Z">
        <w:r w:rsidRPr="00A1295B">
          <w:rPr>
            <w:noProof/>
            <w:lang w:val="en-US"/>
          </w:rPr>
          <mc:AlternateContent>
            <mc:Choice Requires="wpg">
              <w:drawing>
                <wp:anchor distT="0" distB="0" distL="114300" distR="114300" simplePos="0" relativeHeight="251662343" behindDoc="0" locked="0" layoutInCell="1" allowOverlap="1" wp14:anchorId="370580FA" wp14:editId="29CADABF">
                  <wp:simplePos x="0" y="0"/>
                  <wp:positionH relativeFrom="margin">
                    <wp:align>center</wp:align>
                  </wp:positionH>
                  <wp:positionV relativeFrom="paragraph">
                    <wp:posOffset>767324</wp:posOffset>
                  </wp:positionV>
                  <wp:extent cx="2075180" cy="2171700"/>
                  <wp:effectExtent l="0" t="0" r="1270" b="0"/>
                  <wp:wrapTopAndBottom/>
                  <wp:docPr id="1543233083" name="Group 11"/>
                  <wp:cNvGraphicFramePr/>
                  <a:graphic xmlns:a="http://schemas.openxmlformats.org/drawingml/2006/main">
                    <a:graphicData uri="http://schemas.microsoft.com/office/word/2010/wordprocessingGroup">
                      <wpg:wgp>
                        <wpg:cNvGrpSpPr/>
                        <wpg:grpSpPr>
                          <a:xfrm>
                            <a:off x="0" y="0"/>
                            <a:ext cx="2075180" cy="2171700"/>
                            <a:chOff x="0" y="0"/>
                            <a:chExt cx="2075180" cy="2171700"/>
                          </a:xfrm>
                        </wpg:grpSpPr>
                        <pic:pic xmlns:pic="http://schemas.openxmlformats.org/drawingml/2006/picture">
                          <pic:nvPicPr>
                            <pic:cNvPr id="603637287" name="Grafik 1"/>
                            <pic:cNvPicPr>
                              <a:picLocks noChangeAspect="1"/>
                            </pic:cNvPicPr>
                          </pic:nvPicPr>
                          <pic:blipFill rotWithShape="1">
                            <a:blip r:embed="rId27" cstate="print">
                              <a:extLst>
                                <a:ext uri="{28A0092B-C50C-407E-A947-70E740481C1C}">
                                  <a14:useLocalDpi xmlns:a14="http://schemas.microsoft.com/office/drawing/2010/main" val="0"/>
                                </a:ext>
                              </a:extLst>
                            </a:blip>
                            <a:srcRect l="-1" t="14633" r="187" b="23774"/>
                            <a:stretch/>
                          </pic:blipFill>
                          <pic:spPr bwMode="auto">
                            <a:xfrm>
                              <a:off x="0" y="0"/>
                              <a:ext cx="2075180" cy="1706880"/>
                            </a:xfrm>
                            <a:prstGeom prst="rect">
                              <a:avLst/>
                            </a:prstGeom>
                            <a:ln>
                              <a:noFill/>
                            </a:ln>
                            <a:extLst>
                              <a:ext uri="{53640926-AAD7-44D8-BBD7-CCE9431645EC}">
                                <a14:shadowObscured xmlns:a14="http://schemas.microsoft.com/office/drawing/2010/main"/>
                              </a:ext>
                            </a:extLst>
                          </pic:spPr>
                        </pic:pic>
                        <wps:wsp>
                          <wps:cNvPr id="570553891" name="Text Box 1"/>
                          <wps:cNvSpPr txBox="1"/>
                          <wps:spPr>
                            <a:xfrm>
                              <a:off x="0" y="1765935"/>
                              <a:ext cx="2075180" cy="405765"/>
                            </a:xfrm>
                            <a:prstGeom prst="rect">
                              <a:avLst/>
                            </a:prstGeom>
                            <a:solidFill>
                              <a:prstClr val="white"/>
                            </a:solidFill>
                            <a:ln>
                              <a:noFill/>
                            </a:ln>
                          </wps:spPr>
                          <wps:txbx>
                            <w:txbxContent>
                              <w:p w14:paraId="41C0C9C0" w14:textId="77777777" w:rsidR="00D006EA" w:rsidRPr="00D36901" w:rsidRDefault="00D006EA" w:rsidP="00D006EA">
                                <w:pPr>
                                  <w:pStyle w:val="Caption"/>
                                  <w:rPr>
                                    <w:del w:id="161" w:author="Landes, Finian (GymLI)" w:date="2024-12-20T12:52:00Z" w16du:dateUtc="2024-12-20T11:52:00Z"/>
                                    <w:szCs w:val="22"/>
                                  </w:rPr>
                                </w:pPr>
                                <w:del w:id="162" w:author="Landes, Finian (GymLI)" w:date="2024-12-20T12:52:00Z" w16du:dateUtc="2024-12-20T11:52:00Z">
                                  <w:r w:rsidRPr="00D36901">
                                    <w:delText xml:space="preserve">Figure </w:delText>
                                  </w:r>
                                  <w:r w:rsidRPr="00D36901">
                                    <w:fldChar w:fldCharType="begin"/>
                                  </w:r>
                                  <w:r w:rsidRPr="00D36901">
                                    <w:delInstrText xml:space="preserve"> SEQ Figure \* ARABIC </w:delInstrText>
                                  </w:r>
                                  <w:r w:rsidRPr="00D36901">
                                    <w:fldChar w:fldCharType="separate"/>
                                  </w:r>
                                  <w:r w:rsidR="00D833DB">
                                    <w:rPr>
                                      <w:noProof/>
                                    </w:rPr>
                                    <w:delText>1</w:delText>
                                  </w:r>
                                  <w:r w:rsidRPr="00D36901">
                                    <w:fldChar w:fldCharType="end"/>
                                  </w:r>
                                  <w:r w:rsidRPr="00D36901">
                                    <w:delText>: Camera Rig used to take pictures of the hand signs</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0580FA" id="Group 11" o:spid="_x0000_s1026" style="position:absolute;left:0;text-align:left;margin-left:0;margin-top:60.4pt;width:163.4pt;height:171pt;z-index:251662343;mso-position-horizontal:center;mso-position-horizontal-relative:margin" coordsize="20751,21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">
                  <v:shape id="Grafik 1" o:spid="_x0000_s1027" type="#_x0000_t75" style="position:absolute;width:20751;height:1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">
                    <v:imagedata r:id="rId28" o:title="" croptop="9590f" cropbottom="15581f" cropleft="-1f" cropright="123f"/>
                  </v:shape>
                  <v:shapetype id="_x0000_t202" coordsize="21600,21600" o:spt="202" path="m,l,21600r21600,l21600,xe">
                    <v:stroke joinstyle="miter"/>
                    <v:path gradientshapeok="t" o:connecttype="rect"/>
                  </v:shapetype>
                  <v:shape id="Text Box 1" o:spid="_x0000_s1028" type="#_x0000_t202" style="position:absolute;top:17659;width:2075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" stroked="f">
                    <v:textbox style="mso-fit-shape-to-text:t" inset="0,0,0,0">
                      <w:txbxContent>
                        <w:p w14:paraId="41C0C9C0" w14:textId="77777777" w:rsidR="00D006EA" w:rsidRPr="00D36901" w:rsidRDefault="00D006EA" w:rsidP="00D006EA">
                          <w:pPr>
                            <w:pStyle w:val="Caption"/>
                            <w:rPr>
                              <w:del w:id="163" w:author="Landes, Finian (GymLI)" w:date="2024-12-20T12:52:00Z" w16du:dateUtc="2024-12-20T11:52:00Z"/>
                              <w:szCs w:val="22"/>
                            </w:rPr>
                          </w:pPr>
                          <w:del w:id="164" w:author="Landes, Finian (GymLI)" w:date="2024-12-20T12:52:00Z" w16du:dateUtc="2024-12-20T11:52:00Z">
                            <w:r w:rsidRPr="00D36901">
                              <w:delText xml:space="preserve">Figure </w:delText>
                            </w:r>
                            <w:r w:rsidRPr="00D36901">
                              <w:fldChar w:fldCharType="begin"/>
                            </w:r>
                            <w:r w:rsidRPr="00D36901">
                              <w:delInstrText xml:space="preserve"> SEQ Figure \* ARABIC </w:delInstrText>
                            </w:r>
                            <w:r w:rsidRPr="00D36901">
                              <w:fldChar w:fldCharType="separate"/>
                            </w:r>
                            <w:r w:rsidR="00D833DB">
                              <w:rPr>
                                <w:noProof/>
                              </w:rPr>
                              <w:delText>1</w:delText>
                            </w:r>
                            <w:r w:rsidRPr="00D36901">
                              <w:fldChar w:fldCharType="end"/>
                            </w:r>
                            <w:r w:rsidRPr="00D36901">
                              <w:delText>: Camera Rig used to take pictures of the hand signs</w:delText>
                            </w:r>
                          </w:del>
                        </w:p>
                      </w:txbxContent>
                    </v:textbox>
                  </v:shape>
                  <w10:wrap type="topAndBottom" anchorx="margin"/>
                </v:group>
              </w:pict>
            </mc:Fallback>
          </mc:AlternateContent>
        </w:r>
      </w:del>
      <w:ins w:id="165" w:author="Landes, Finian (GymLI)" w:date="2024-12-20T12:52:00Z" w16du:dateUtc="2024-12-20T11:52:00Z">
        <w:r w:rsidRPr="00A1295B">
          <w:rPr>
            <w:noProof/>
            <w:lang w:val="en-US"/>
          </w:rPr>
          <mc:AlternateContent>
            <mc:Choice Requires="wpg">
              <w:drawing>
                <wp:anchor distT="0" distB="0" distL="114300" distR="114300" simplePos="0" relativeHeight="251658241" behindDoc="0" locked="0" layoutInCell="1" allowOverlap="1" wp14:anchorId="370580FA" wp14:editId="0BAD5D7C">
                  <wp:simplePos x="0" y="0"/>
                  <wp:positionH relativeFrom="column">
                    <wp:posOffset>1484923</wp:posOffset>
                  </wp:positionH>
                  <wp:positionV relativeFrom="paragraph">
                    <wp:posOffset>767324</wp:posOffset>
                  </wp:positionV>
                  <wp:extent cx="2075180" cy="2171700"/>
                  <wp:effectExtent l="0" t="0" r="1270" b="0"/>
                  <wp:wrapTopAndBottom/>
                  <wp:docPr id="908894416" name="Group 11"/>
                  <wp:cNvGraphicFramePr/>
                  <a:graphic xmlns:a="http://schemas.openxmlformats.org/drawingml/2006/main">
                    <a:graphicData uri="http://schemas.microsoft.com/office/word/2010/wordprocessingGroup">
                      <wpg:wgp>
                        <wpg:cNvGrpSpPr/>
                        <wpg:grpSpPr>
                          <a:xfrm>
                            <a:off x="0" y="0"/>
                            <a:ext cx="2075180" cy="2171700"/>
                            <a:chOff x="0" y="0"/>
                            <a:chExt cx="2075180" cy="2171700"/>
                          </a:xfrm>
                        </wpg:grpSpPr>
                        <pic:pic xmlns:pic="http://schemas.openxmlformats.org/drawingml/2006/picture">
                          <pic:nvPicPr>
                            <pic:cNvPr id="1309980533" name="Grafik 1"/>
                            <pic:cNvPicPr>
                              <a:picLocks noChangeAspect="1"/>
                            </pic:cNvPicPr>
                          </pic:nvPicPr>
                          <pic:blipFill rotWithShape="1">
                            <a:blip r:embed="rId27" cstate="print">
                              <a:extLst>
                                <a:ext uri="{28A0092B-C50C-407E-A947-70E740481C1C}">
                                  <a14:useLocalDpi xmlns:a14="http://schemas.microsoft.com/office/drawing/2010/main" val="0"/>
                                </a:ext>
                              </a:extLst>
                            </a:blip>
                            <a:srcRect l="-1" t="14633" r="187" b="23774"/>
                            <a:stretch/>
                          </pic:blipFill>
                          <pic:spPr bwMode="auto">
                            <a:xfrm>
                              <a:off x="0" y="0"/>
                              <a:ext cx="2075180" cy="1706880"/>
                            </a:xfrm>
                            <a:prstGeom prst="rect">
                              <a:avLst/>
                            </a:prstGeom>
                            <a:ln>
                              <a:noFill/>
                            </a:ln>
                            <a:extLst>
                              <a:ext uri="{53640926-AAD7-44D8-BBD7-CCE9431645EC}">
                                <a14:shadowObscured xmlns:a14="http://schemas.microsoft.com/office/drawing/2010/main"/>
                              </a:ext>
                            </a:extLst>
                          </pic:spPr>
                        </pic:pic>
                        <wps:wsp>
                          <wps:cNvPr id="149720150" name="Text Box 1"/>
                          <wps:cNvSpPr txBox="1"/>
                          <wps:spPr>
                            <a:xfrm>
                              <a:off x="0" y="1765935"/>
                              <a:ext cx="2075180" cy="405765"/>
                            </a:xfrm>
                            <a:prstGeom prst="rect">
                              <a:avLst/>
                            </a:prstGeom>
                            <a:solidFill>
                              <a:prstClr val="white"/>
                            </a:solidFill>
                            <a:ln>
                              <a:noFill/>
                            </a:ln>
                          </wps:spPr>
                          <wps:txbx>
                            <w:txbxContent>
                              <w:p w14:paraId="1FBC64A2" w14:textId="5E39D4A6" w:rsidR="00D006EA" w:rsidRPr="00D36901" w:rsidRDefault="00D006EA" w:rsidP="00D006EA">
                                <w:pPr>
                                  <w:pStyle w:val="Caption"/>
                                  <w:rPr>
                                    <w:ins w:id="166" w:author="Landes, Finian (GymLI)" w:date="2024-12-20T12:52:00Z" w16du:dateUtc="2024-12-20T11:52:00Z"/>
                                    <w:szCs w:val="22"/>
                                  </w:rPr>
                                </w:pPr>
                                <w:bookmarkStart w:id="167" w:name="_Toc185170414"/>
                                <w:ins w:id="168" w:author="Landes, Finian (GymLI)" w:date="2024-12-20T12:52:00Z" w16du:dateUtc="2024-12-20T11:52:00Z">
                                  <w:r w:rsidRPr="00D36901">
                                    <w:t xml:space="preserve">Figure </w:t>
                                  </w:r>
                                  <w:r w:rsidRPr="00D36901">
                                    <w:fldChar w:fldCharType="begin"/>
                                  </w:r>
                                  <w:r w:rsidRPr="00D36901">
                                    <w:instrText xml:space="preserve"> SEQ Figure \* ARABIC </w:instrText>
                                  </w:r>
                                  <w:r w:rsidRPr="00D36901">
                                    <w:fldChar w:fldCharType="separate"/>
                                  </w:r>
                                  <w:r w:rsidR="00823165" w:rsidRPr="00D36901">
                                    <w:t>1</w:t>
                                  </w:r>
                                  <w:r w:rsidRPr="00D36901">
                                    <w:fldChar w:fldCharType="end"/>
                                  </w:r>
                                  <w:r w:rsidRPr="00D36901">
                                    <w:t>: Camera Rig used to take pictures of the hand signs</w:t>
                                  </w:r>
                                  <w:bookmarkEnd w:id="167"/>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0580FA" id="_x0000_s1029" style="position:absolute;left:0;text-align:left;margin-left:116.9pt;margin-top:60.4pt;width:163.4pt;height:171pt;z-index:251658241" coordsize="20751,21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">
                  <v:shape id="Grafik 1" o:spid="_x0000_s1030" type="#_x0000_t75" style="position:absolute;width:20751;height:1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">
                    <v:imagedata r:id="rId28" o:title="" croptop="9590f" cropbottom="15581f" cropleft="-1f" cropright="123f"/>
                  </v:shape>
                  <v:shape id="Text Box 1" o:spid="_x0000_s1031" type="#_x0000_t202" style="position:absolute;top:17659;width:2075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" stroked="f">
                    <v:textbox style="mso-fit-shape-to-text:t" inset="0,0,0,0">
                      <w:txbxContent>
                        <w:p w14:paraId="1FBC64A2" w14:textId="5E39D4A6" w:rsidR="00D006EA" w:rsidRPr="00D36901" w:rsidRDefault="00D006EA" w:rsidP="00D006EA">
                          <w:pPr>
                            <w:pStyle w:val="Caption"/>
                            <w:rPr>
                              <w:ins w:id="169" w:author="Landes, Finian (GymLI)" w:date="2024-12-20T12:52:00Z" w16du:dateUtc="2024-12-20T11:52:00Z"/>
                              <w:szCs w:val="22"/>
                            </w:rPr>
                          </w:pPr>
                          <w:bookmarkStart w:id="170" w:name="_Toc185170414"/>
                          <w:ins w:id="171" w:author="Landes, Finian (GymLI)" w:date="2024-12-20T12:52:00Z" w16du:dateUtc="2024-12-20T11:52:00Z">
                            <w:r w:rsidRPr="00D36901">
                              <w:t xml:space="preserve">Figure </w:t>
                            </w:r>
                            <w:r w:rsidRPr="00D36901">
                              <w:fldChar w:fldCharType="begin"/>
                            </w:r>
                            <w:r w:rsidRPr="00D36901">
                              <w:instrText xml:space="preserve"> SEQ Figure \* ARABIC </w:instrText>
                            </w:r>
                            <w:r w:rsidRPr="00D36901">
                              <w:fldChar w:fldCharType="separate"/>
                            </w:r>
                            <w:r w:rsidR="00823165" w:rsidRPr="00D36901">
                              <w:t>1</w:t>
                            </w:r>
                            <w:r w:rsidRPr="00D36901">
                              <w:fldChar w:fldCharType="end"/>
                            </w:r>
                            <w:r w:rsidRPr="00D36901">
                              <w:t>: Camera Rig used to take pictures of the hand signs</w:t>
                            </w:r>
                            <w:bookmarkEnd w:id="170"/>
                          </w:ins>
                        </w:p>
                      </w:txbxContent>
                    </v:textbox>
                  </v:shape>
                  <w10:wrap type="topAndBottom"/>
                </v:group>
              </w:pict>
            </mc:Fallback>
          </mc:AlternateContent>
        </w:r>
      </w:ins>
      <w:r w:rsidR="007313C8" w:rsidRPr="00A1295B">
        <w:rPr>
          <w:lang w:val="en-US"/>
        </w:rPr>
        <w:t>For our program we needed to create a dataset co</w:t>
      </w:r>
      <w:r w:rsidR="00EB6E46" w:rsidRPr="00A1295B">
        <w:rPr>
          <w:lang w:val="en-US"/>
        </w:rPr>
        <w:t xml:space="preserve">ntaining </w:t>
      </w:r>
      <w:r w:rsidR="00415B4F" w:rsidRPr="00A1295B">
        <w:rPr>
          <w:lang w:val="en-US"/>
        </w:rPr>
        <w:t>our five hand signs</w:t>
      </w:r>
      <w:r w:rsidR="007A3C94" w:rsidRPr="00A1295B">
        <w:rPr>
          <w:lang w:val="en-US"/>
        </w:rPr>
        <w:t xml:space="preserve">, shown by different </w:t>
      </w:r>
      <w:r w:rsidR="002F08AF" w:rsidRPr="00A1295B">
        <w:rPr>
          <w:lang w:val="en-US"/>
        </w:rPr>
        <w:t xml:space="preserve">hands. </w:t>
      </w:r>
      <w:r w:rsidR="006B03F5" w:rsidRPr="00A1295B">
        <w:rPr>
          <w:lang w:val="en-US"/>
        </w:rPr>
        <w:t>To</w:t>
      </w:r>
      <w:r w:rsidR="00090EB4" w:rsidRPr="00A1295B">
        <w:rPr>
          <w:lang w:val="en-US"/>
        </w:rPr>
        <w:t xml:space="preserve"> create this in an efficient manner we </w:t>
      </w:r>
      <w:r w:rsidR="00EC237C" w:rsidRPr="00A1295B">
        <w:rPr>
          <w:lang w:val="en-US"/>
        </w:rPr>
        <w:t xml:space="preserve">built </w:t>
      </w:r>
      <w:r w:rsidR="00102C42" w:rsidRPr="00A1295B">
        <w:rPr>
          <w:lang w:val="en-US"/>
        </w:rPr>
        <w:t xml:space="preserve">a </w:t>
      </w:r>
      <w:r w:rsidR="00E653FB" w:rsidRPr="00A1295B">
        <w:rPr>
          <w:lang w:val="en-US"/>
        </w:rPr>
        <w:t>camera</w:t>
      </w:r>
      <w:r w:rsidR="00102C42" w:rsidRPr="00A1295B">
        <w:rPr>
          <w:lang w:val="en-US"/>
        </w:rPr>
        <w:t xml:space="preserve"> rig from </w:t>
      </w:r>
      <w:r w:rsidR="002701B0" w:rsidRPr="00A1295B">
        <w:rPr>
          <w:lang w:val="en-US"/>
        </w:rPr>
        <w:t>wooden boards</w:t>
      </w:r>
      <w:r w:rsidR="006B03F5" w:rsidRPr="00A1295B">
        <w:rPr>
          <w:lang w:val="en-US"/>
        </w:rPr>
        <w:t>, shown below:</w:t>
      </w:r>
    </w:p>
    <w:p w14:paraId="21322A24" w14:textId="3926DB72" w:rsidR="00255641" w:rsidRPr="00A1295B" w:rsidRDefault="00D46A3D" w:rsidP="00D15522">
      <w:pPr>
        <w:spacing w:after="0"/>
        <w:jc w:val="both"/>
        <w:rPr>
          <w:lang w:val="en-US"/>
        </w:rPr>
      </w:pPr>
      <w:r w:rsidRPr="00A1295B">
        <w:rPr>
          <w:lang w:val="en-US"/>
        </w:rPr>
        <w:t xml:space="preserve">We then ensured </w:t>
      </w:r>
      <w:r w:rsidR="00F26F61" w:rsidRPr="00A1295B">
        <w:rPr>
          <w:lang w:val="en-US"/>
        </w:rPr>
        <w:t xml:space="preserve">that the light </w:t>
      </w:r>
      <w:r w:rsidR="00EB53E3" w:rsidRPr="00A1295B">
        <w:rPr>
          <w:lang w:val="en-US"/>
        </w:rPr>
        <w:t xml:space="preserve">was the same for each </w:t>
      </w:r>
      <w:r w:rsidR="008513A1" w:rsidRPr="00A1295B">
        <w:rPr>
          <w:lang w:val="en-US"/>
        </w:rPr>
        <w:t>person</w:t>
      </w:r>
      <w:r w:rsidR="00C74C8E" w:rsidRPr="00A1295B">
        <w:rPr>
          <w:lang w:val="en-US"/>
        </w:rPr>
        <w:t xml:space="preserve">. </w:t>
      </w:r>
      <w:r w:rsidR="00CC4BC3" w:rsidRPr="00A1295B">
        <w:rPr>
          <w:lang w:val="en-US"/>
        </w:rPr>
        <w:t xml:space="preserve">Using a </w:t>
      </w:r>
      <w:r w:rsidR="00DE4A22" w:rsidRPr="00A1295B">
        <w:rPr>
          <w:lang w:val="en-US"/>
        </w:rPr>
        <w:t>Leica</w:t>
      </w:r>
      <w:ins w:id="172" w:author="Derek Brandt" w:date="2024-12-17T08:54:00Z" w16du:dateUtc="2024-12-17T07:54:00Z">
        <w:r w:rsidR="0069002A" w:rsidRPr="00A1295B">
          <w:rPr>
            <w:lang w:val="en-US"/>
          </w:rPr>
          <w:t xml:space="preserve"> </w:t>
        </w:r>
      </w:ins>
      <w:ins w:id="173" w:author="Derek Brandt" w:date="2024-12-17T08:55:00Z" w16du:dateUtc="2024-12-17T07:55:00Z">
        <w:r w:rsidR="00E351B4">
          <w:rPr>
            <w:lang w:val="en-US"/>
          </w:rPr>
          <w:t>V-Lux</w:t>
        </w:r>
      </w:ins>
      <w:ins w:id="174" w:author="Derek Brandt" w:date="2024-12-17T08:57:00Z" w16du:dateUtc="2024-12-17T07:57:00Z">
        <w:r w:rsidR="00E351B4">
          <w:rPr>
            <w:rStyle w:val="FootnoteReference"/>
            <w:lang w:val="en-US"/>
          </w:rPr>
          <w:footnoteReference w:id="2"/>
        </w:r>
      </w:ins>
      <w:ins w:id="179" w:author="Derek Brandt" w:date="2024-12-17T08:55:00Z" w16du:dateUtc="2024-12-17T07:55:00Z">
        <w:r w:rsidR="00E351B4">
          <w:rPr>
            <w:lang w:val="en-US"/>
          </w:rPr>
          <w:t xml:space="preserve"> (Type 114)</w:t>
        </w:r>
      </w:ins>
      <w:ins w:id="180" w:author="Landes, Finian (GymLI)" w:date="2024-12-20T12:52:00Z" w16du:dateUtc="2024-12-20T11:52:00Z">
        <w:r w:rsidR="0069002A" w:rsidRPr="00A1295B">
          <w:rPr>
            <w:lang w:val="en-US"/>
          </w:rPr>
          <w:t xml:space="preserve"> </w:t>
        </w:r>
      </w:ins>
      <w:del w:id="181" w:author="Derek Brandt" w:date="2024-12-17T08:57:00Z" w16du:dateUtc="2024-12-17T07:57:00Z">
        <w:r w:rsidR="0069002A" w:rsidRPr="00A1295B" w:rsidDel="00E351B4">
          <w:rPr>
            <w:highlight w:val="yellow"/>
            <w:lang w:val="en-US"/>
          </w:rPr>
          <w:delText>(</w:delText>
        </w:r>
        <w:r w:rsidR="0069002A" w:rsidRPr="00A1295B" w:rsidDel="00E351B4">
          <w:rPr>
            <w:i/>
            <w:highlight w:val="yellow"/>
            <w:lang w:val="en-US"/>
          </w:rPr>
          <w:delText>Reference)</w:delText>
        </w:r>
        <w:r w:rsidR="00DE4A22" w:rsidRPr="00A1295B" w:rsidDel="00E351B4">
          <w:rPr>
            <w:lang w:val="en-US"/>
          </w:rPr>
          <w:delText xml:space="preserve"> </w:delText>
        </w:r>
      </w:del>
      <w:r w:rsidR="00DE4A22" w:rsidRPr="00A1295B">
        <w:rPr>
          <w:lang w:val="en-US"/>
        </w:rPr>
        <w:t>Camera</w:t>
      </w:r>
      <w:r w:rsidR="0069002A" w:rsidRPr="00A1295B">
        <w:rPr>
          <w:lang w:val="en-US"/>
        </w:rPr>
        <w:t xml:space="preserve"> we then took </w:t>
      </w:r>
      <w:ins w:id="182" w:author="Landes, Finian (GymLI)" w:date="2024-12-20T12:52:00Z" w16du:dateUtc="2024-12-20T11:52:00Z">
        <w:r w:rsidR="0069002A" w:rsidRPr="00A1295B">
          <w:rPr>
            <w:lang w:val="en-US"/>
          </w:rPr>
          <w:t>square</w:t>
        </w:r>
      </w:ins>
      <w:ins w:id="183" w:author="Derek Brandt" w:date="2024-12-17T08:58:00Z" w16du:dateUtc="2024-12-17T07:58:00Z">
        <w:r w:rsidR="00E351B4">
          <w:rPr>
            <w:lang w:val="en-US"/>
          </w:rPr>
          <w:t>d</w:t>
        </w:r>
      </w:ins>
      <w:del w:id="184" w:author="Landes, Finian (GymLI)" w:date="2024-12-20T12:52:00Z" w16du:dateUtc="2024-12-20T11:52:00Z">
        <w:r w:rsidR="0069002A" w:rsidRPr="00A1295B">
          <w:rPr>
            <w:lang w:val="en-US"/>
          </w:rPr>
          <w:delText>square</w:delText>
        </w:r>
      </w:del>
      <w:r w:rsidR="0069002A" w:rsidRPr="00A1295B">
        <w:rPr>
          <w:lang w:val="en-US"/>
        </w:rPr>
        <w:t xml:space="preserve"> images. </w:t>
      </w:r>
      <w:r w:rsidR="00F32B07" w:rsidRPr="00A1295B">
        <w:rPr>
          <w:lang w:val="en-US"/>
        </w:rPr>
        <w:t>This would simplify the process later when processing the</w:t>
      </w:r>
      <w:r w:rsidR="000D748B" w:rsidRPr="00A1295B">
        <w:rPr>
          <w:lang w:val="en-US"/>
        </w:rPr>
        <w:t xml:space="preserve"> images. </w:t>
      </w:r>
      <w:r w:rsidR="00013272" w:rsidRPr="00A1295B">
        <w:rPr>
          <w:lang w:val="en-US"/>
        </w:rPr>
        <w:t>Furthermore,</w:t>
      </w:r>
      <w:r w:rsidR="000D748B" w:rsidRPr="00A1295B">
        <w:rPr>
          <w:lang w:val="en-US"/>
        </w:rPr>
        <w:t xml:space="preserve"> our camera rig was </w:t>
      </w:r>
      <w:r w:rsidR="00C07229" w:rsidRPr="00A1295B">
        <w:rPr>
          <w:lang w:val="en-US"/>
        </w:rPr>
        <w:t>set up</w:t>
      </w:r>
      <w:r w:rsidR="000D748B" w:rsidRPr="00A1295B">
        <w:rPr>
          <w:lang w:val="en-US"/>
        </w:rPr>
        <w:t xml:space="preserve"> exactly to fit one hand into the frame so we wouldn’t need to </w:t>
      </w:r>
      <w:r w:rsidR="00AC7BF1" w:rsidRPr="00A1295B">
        <w:rPr>
          <w:lang w:val="en-US"/>
        </w:rPr>
        <w:t>crop our images further</w:t>
      </w:r>
      <w:r w:rsidR="009343F3" w:rsidRPr="00A1295B">
        <w:rPr>
          <w:lang w:val="en-US"/>
        </w:rPr>
        <w:t>.</w:t>
      </w:r>
      <w:r w:rsidR="004806B1" w:rsidRPr="00A1295B">
        <w:rPr>
          <w:lang w:val="en-US"/>
        </w:rPr>
        <w:t xml:space="preserve"> </w:t>
      </w:r>
      <w:r w:rsidR="00C0597E" w:rsidRPr="00A1295B">
        <w:rPr>
          <w:lang w:val="en-US"/>
        </w:rPr>
        <w:t>Worth mentioning here is</w:t>
      </w:r>
      <w:ins w:id="185" w:author="Derek Brandt" w:date="2024-12-17T08:58:00Z" w16du:dateUtc="2024-12-17T07:58:00Z">
        <w:r w:rsidR="00E351B4">
          <w:rPr>
            <w:lang w:val="en-US"/>
          </w:rPr>
          <w:t>,</w:t>
        </w:r>
      </w:ins>
      <w:r w:rsidR="00C0597E" w:rsidRPr="00A1295B">
        <w:rPr>
          <w:lang w:val="en-US"/>
        </w:rPr>
        <w:t xml:space="preserve"> that the camera was </w:t>
      </w:r>
      <w:r w:rsidR="00A11C48" w:rsidRPr="00A1295B">
        <w:rPr>
          <w:lang w:val="en-US"/>
        </w:rPr>
        <w:t xml:space="preserve">really </w:t>
      </w:r>
      <w:ins w:id="186" w:author="Derek Brandt" w:date="2024-12-17T08:58:00Z" w16du:dateUtc="2024-12-17T07:58:00Z">
        <w:r w:rsidR="00E351B4">
          <w:rPr>
            <w:lang w:val="en-US"/>
          </w:rPr>
          <w:t xml:space="preserve">an </w:t>
        </w:r>
      </w:ins>
      <w:r w:rsidR="00A11C48" w:rsidRPr="00B623BE">
        <w:rPr>
          <w:lang w:val="en-US"/>
        </w:rPr>
        <w:t>overkill</w:t>
      </w:r>
      <w:r w:rsidR="00A11C48" w:rsidRPr="00A1295B">
        <w:rPr>
          <w:lang w:val="en-US"/>
        </w:rPr>
        <w:t>, as we rescaled the images</w:t>
      </w:r>
      <w:r w:rsidR="004806B1" w:rsidRPr="00A1295B">
        <w:rPr>
          <w:lang w:val="en-US"/>
        </w:rPr>
        <w:t xml:space="preserve"> </w:t>
      </w:r>
      <w:r w:rsidR="00A11C48" w:rsidRPr="00A1295B">
        <w:rPr>
          <w:lang w:val="en-US"/>
        </w:rPr>
        <w:t>drastically</w:t>
      </w:r>
      <w:ins w:id="187" w:author="Derek Brandt" w:date="2024-12-17T08:59:00Z" w16du:dateUtc="2024-12-17T07:59:00Z">
        <w:r w:rsidR="00E351B4">
          <w:rPr>
            <w:lang w:val="en-US"/>
          </w:rPr>
          <w:t>.</w:t>
        </w:r>
      </w:ins>
      <w:del w:id="188" w:author="Derek Brandt" w:date="2024-12-17T08:59:00Z" w16du:dateUtc="2024-12-17T07:59:00Z">
        <w:r w:rsidR="00A11C48" w:rsidRPr="00A1295B">
          <w:rPr>
            <w:lang w:val="en-US"/>
          </w:rPr>
          <w:delText>,</w:delText>
        </w:r>
      </w:del>
      <w:r w:rsidR="00A11C48" w:rsidRPr="00A1295B">
        <w:rPr>
          <w:lang w:val="en-US"/>
        </w:rPr>
        <w:t xml:space="preserve"> </w:t>
      </w:r>
      <w:del w:id="189" w:author="Derek Brandt" w:date="2024-12-17T08:59:00Z" w16du:dateUtc="2024-12-17T07:59:00Z">
        <w:r w:rsidR="00A11C48" w:rsidRPr="00A1295B">
          <w:rPr>
            <w:lang w:val="en-US"/>
          </w:rPr>
          <w:delText xml:space="preserve">so </w:delText>
        </w:r>
      </w:del>
      <w:ins w:id="190" w:author="Derek Brandt" w:date="2024-12-17T08:59:00Z" w16du:dateUtc="2024-12-17T07:59:00Z">
        <w:r w:rsidR="00E351B4">
          <w:rPr>
            <w:lang w:val="en-US"/>
          </w:rPr>
          <w:t>S</w:t>
        </w:r>
        <w:r w:rsidR="00E351B4" w:rsidRPr="00A1295B">
          <w:rPr>
            <w:lang w:val="en-US"/>
          </w:rPr>
          <w:t>o</w:t>
        </w:r>
        <w:r w:rsidR="00E351B4">
          <w:rPr>
            <w:lang w:val="en-US"/>
          </w:rPr>
          <w:t>,</w:t>
        </w:r>
        <w:r w:rsidR="00E351B4" w:rsidRPr="00A1295B">
          <w:rPr>
            <w:lang w:val="en-US"/>
          </w:rPr>
          <w:t xml:space="preserve"> </w:t>
        </w:r>
      </w:ins>
      <w:r w:rsidR="00A11C48" w:rsidRPr="00A1295B">
        <w:rPr>
          <w:lang w:val="en-US"/>
        </w:rPr>
        <w:t xml:space="preserve">a phone would have </w:t>
      </w:r>
      <w:ins w:id="191" w:author="Derek Brandt" w:date="2024-12-17T08:58:00Z" w16du:dateUtc="2024-12-17T07:58:00Z">
        <w:r w:rsidR="00E351B4">
          <w:rPr>
            <w:lang w:val="en-US"/>
          </w:rPr>
          <w:t xml:space="preserve">been </w:t>
        </w:r>
      </w:ins>
      <w:ins w:id="192" w:author="Landes, Finian (GymLI)" w:date="2024-12-20T12:52:00Z" w16du:dateUtc="2024-12-20T11:52:00Z">
        <w:r w:rsidR="00A11C48" w:rsidRPr="00A1295B">
          <w:rPr>
            <w:lang w:val="en-US"/>
          </w:rPr>
          <w:t>suffic</w:t>
        </w:r>
      </w:ins>
      <w:ins w:id="193" w:author="Derek Brandt" w:date="2024-12-17T08:59:00Z" w16du:dateUtc="2024-12-17T07:59:00Z">
        <w:r w:rsidR="00E351B4">
          <w:rPr>
            <w:lang w:val="en-US"/>
          </w:rPr>
          <w:t>ient</w:t>
        </w:r>
      </w:ins>
      <w:del w:id="194" w:author="Derek Brandt" w:date="2024-12-17T08:59:00Z" w16du:dateUtc="2024-12-17T07:59:00Z">
        <w:r w:rsidR="00A11C48" w:rsidRPr="00A1295B" w:rsidDel="00E351B4">
          <w:rPr>
            <w:lang w:val="en-US"/>
          </w:rPr>
          <w:delText>ed</w:delText>
        </w:r>
      </w:del>
      <w:del w:id="195" w:author="Landes, Finian (GymLI)" w:date="2024-12-20T12:52:00Z" w16du:dateUtc="2024-12-20T11:52:00Z">
        <w:r w:rsidR="00A11C48" w:rsidRPr="00A1295B">
          <w:rPr>
            <w:lang w:val="en-US"/>
          </w:rPr>
          <w:delText>sufficed</w:delText>
        </w:r>
      </w:del>
      <w:r w:rsidR="00A11C48" w:rsidRPr="00A1295B">
        <w:rPr>
          <w:lang w:val="en-US"/>
        </w:rPr>
        <w:t xml:space="preserve"> as well</w:t>
      </w:r>
      <w:ins w:id="196" w:author="Derek Brandt" w:date="2024-12-17T08:59:00Z" w16du:dateUtc="2024-12-17T07:59:00Z">
        <w:r w:rsidR="00E351B4">
          <w:rPr>
            <w:lang w:val="en-US"/>
          </w:rPr>
          <w:t>,</w:t>
        </w:r>
      </w:ins>
      <w:r w:rsidR="00A11C48" w:rsidRPr="00A1295B">
        <w:rPr>
          <w:lang w:val="en-US"/>
        </w:rPr>
        <w:t xml:space="preserve"> but </w:t>
      </w:r>
      <w:r w:rsidR="00BA06CA" w:rsidRPr="00A1295B">
        <w:rPr>
          <w:lang w:val="en-US"/>
        </w:rPr>
        <w:t>some kind</w:t>
      </w:r>
      <w:r w:rsidR="00D26D2C" w:rsidRPr="00A1295B">
        <w:rPr>
          <w:lang w:val="en-US"/>
        </w:rPr>
        <w:t xml:space="preserve"> of </w:t>
      </w:r>
      <w:r w:rsidR="00BA06CA" w:rsidRPr="00A1295B">
        <w:rPr>
          <w:lang w:val="en-US"/>
        </w:rPr>
        <w:t xml:space="preserve">tripod would still be recommended to </w:t>
      </w:r>
      <w:del w:id="197" w:author="Derek Brandt" w:date="2024-12-17T08:59:00Z" w16du:dateUtc="2024-12-17T07:59:00Z">
        <w:r w:rsidR="00BA06CA" w:rsidRPr="00A1295B">
          <w:rPr>
            <w:lang w:val="en-US"/>
          </w:rPr>
          <w:delText>make identical</w:delText>
        </w:r>
      </w:del>
      <w:ins w:id="198" w:author="Derek Brandt" w:date="2024-12-17T08:59:00Z" w16du:dateUtc="2024-12-17T07:59:00Z">
        <w:r w:rsidR="00E351B4">
          <w:rPr>
            <w:lang w:val="en-US"/>
          </w:rPr>
          <w:t>guarantee standardized</w:t>
        </w:r>
      </w:ins>
      <w:r w:rsidR="00BA06CA" w:rsidRPr="00A1295B">
        <w:rPr>
          <w:lang w:val="en-US"/>
        </w:rPr>
        <w:t xml:space="preserve"> pictures.</w:t>
      </w:r>
    </w:p>
    <w:p w14:paraId="6A2A1031" w14:textId="6DD5BCF2" w:rsidR="009654B1" w:rsidRPr="00A1295B" w:rsidRDefault="002D1C6C" w:rsidP="009343F3">
      <w:pPr>
        <w:jc w:val="both"/>
        <w:rPr>
          <w:lang w:val="en-US"/>
        </w:rPr>
      </w:pPr>
      <w:r w:rsidRPr="00A1295B">
        <w:rPr>
          <w:lang w:val="en-US"/>
        </w:rPr>
        <w:t xml:space="preserve">To automate the </w:t>
      </w:r>
      <w:r w:rsidR="00FC5E29" w:rsidRPr="00A1295B">
        <w:rPr>
          <w:lang w:val="en-US"/>
        </w:rPr>
        <w:t>process,</w:t>
      </w:r>
      <w:r w:rsidRPr="00A1295B">
        <w:rPr>
          <w:lang w:val="en-US"/>
        </w:rPr>
        <w:t xml:space="preserve"> we wrote a program which </w:t>
      </w:r>
      <w:r w:rsidR="00CE115D" w:rsidRPr="00A1295B">
        <w:rPr>
          <w:lang w:val="en-US"/>
        </w:rPr>
        <w:t xml:space="preserve">automatically named the </w:t>
      </w:r>
      <w:r w:rsidR="00EC618F" w:rsidRPr="00A1295B">
        <w:rPr>
          <w:lang w:val="en-US"/>
        </w:rPr>
        <w:t>images,</w:t>
      </w:r>
      <w:r w:rsidR="007F36A6" w:rsidRPr="00A1295B">
        <w:rPr>
          <w:lang w:val="en-US"/>
        </w:rPr>
        <w:t xml:space="preserve"> so all the image</w:t>
      </w:r>
      <w:r w:rsidR="00B10F16" w:rsidRPr="00A1295B">
        <w:rPr>
          <w:lang w:val="en-US"/>
        </w:rPr>
        <w:t xml:space="preserve"> names contained the </w:t>
      </w:r>
      <w:del w:id="199" w:author="Derek Brandt" w:date="2024-12-17T09:00:00Z" w16du:dateUtc="2024-12-17T08:00:00Z">
        <w:r w:rsidR="00B10F16" w:rsidRPr="00A1295B">
          <w:rPr>
            <w:lang w:val="en-US"/>
          </w:rPr>
          <w:delText xml:space="preserve">name </w:delText>
        </w:r>
      </w:del>
      <w:ins w:id="200" w:author="Derek Brandt" w:date="2024-12-17T09:00:00Z" w16du:dateUtc="2024-12-17T08:00:00Z">
        <w:r w:rsidR="00FB7E9D">
          <w:rPr>
            <w:lang w:val="en-US"/>
          </w:rPr>
          <w:t>characteristics</w:t>
        </w:r>
        <w:r w:rsidR="00FB7E9D" w:rsidRPr="00A1295B">
          <w:rPr>
            <w:lang w:val="en-US"/>
          </w:rPr>
          <w:t xml:space="preserve"> </w:t>
        </w:r>
      </w:ins>
      <w:r w:rsidR="00B10F16" w:rsidRPr="00A1295B">
        <w:rPr>
          <w:lang w:val="en-US"/>
        </w:rPr>
        <w:t xml:space="preserve">of the hand sign. </w:t>
      </w:r>
      <w:r w:rsidR="00223836" w:rsidRPr="00A1295B">
        <w:rPr>
          <w:lang w:val="en-US"/>
        </w:rPr>
        <w:t xml:space="preserve">Our program also </w:t>
      </w:r>
      <w:r w:rsidR="00A810B3" w:rsidRPr="00A1295B">
        <w:rPr>
          <w:lang w:val="en-US"/>
        </w:rPr>
        <w:t xml:space="preserve">rescaled the images to </w:t>
      </w:r>
      <w:r w:rsidR="00041B5B" w:rsidRPr="00A1295B">
        <w:rPr>
          <w:lang w:val="en-US"/>
        </w:rPr>
        <w:t>256x256</w:t>
      </w:r>
      <w:r w:rsidR="00041B5B" w:rsidRPr="00A1295B">
        <w:rPr>
          <w:b/>
          <w:lang w:val="en-US"/>
        </w:rPr>
        <w:t xml:space="preserve"> </w:t>
      </w:r>
      <w:r w:rsidR="002A2ECF" w:rsidRPr="00A1295B">
        <w:rPr>
          <w:lang w:val="en-US"/>
        </w:rPr>
        <w:t>pixels</w:t>
      </w:r>
      <w:r w:rsidR="009A1921" w:rsidRPr="00A1295B">
        <w:rPr>
          <w:lang w:val="en-US"/>
        </w:rPr>
        <w:t xml:space="preserve"> a</w:t>
      </w:r>
      <w:r w:rsidR="00BA11A5" w:rsidRPr="00A1295B">
        <w:rPr>
          <w:lang w:val="en-US"/>
        </w:rPr>
        <w:t xml:space="preserve">nd converted them to </w:t>
      </w:r>
      <w:ins w:id="201" w:author="Landes, Finian (GymLI)" w:date="2024-12-20T12:52:00Z" w16du:dateUtc="2024-12-20T11:52:00Z">
        <w:r w:rsidR="001F1B2D" w:rsidRPr="00A1295B">
          <w:rPr>
            <w:lang w:val="en-US"/>
          </w:rPr>
          <w:t>grayscale</w:t>
        </w:r>
      </w:ins>
      <w:ins w:id="202" w:author="Derek Brandt" w:date="2024-12-17T09:01:00Z" w16du:dateUtc="2024-12-17T08:01:00Z">
        <w:r w:rsidR="00FB7E9D">
          <w:rPr>
            <w:lang w:val="en-US"/>
          </w:rPr>
          <w:t>s</w:t>
        </w:r>
      </w:ins>
      <w:del w:id="203" w:author="Landes, Finian (GymLI)" w:date="2024-12-20T12:52:00Z" w16du:dateUtc="2024-12-20T11:52:00Z">
        <w:r w:rsidR="001F1B2D" w:rsidRPr="00A1295B">
          <w:rPr>
            <w:lang w:val="en-US"/>
          </w:rPr>
          <w:delText>grayscale</w:delText>
        </w:r>
      </w:del>
      <w:r w:rsidR="001F1B2D" w:rsidRPr="00A1295B">
        <w:rPr>
          <w:lang w:val="en-US"/>
        </w:rPr>
        <w:t xml:space="preserve">. </w:t>
      </w:r>
      <w:r w:rsidR="00E275B5" w:rsidRPr="00A1295B">
        <w:rPr>
          <w:lang w:val="en-US"/>
        </w:rPr>
        <w:t xml:space="preserve">For </w:t>
      </w:r>
      <w:commentRangeStart w:id="204"/>
      <w:r w:rsidR="00E275B5" w:rsidRPr="00A1295B">
        <w:rPr>
          <w:lang w:val="en-US"/>
        </w:rPr>
        <w:t xml:space="preserve">our </w:t>
      </w:r>
      <w:ins w:id="205" w:author="Landes, Finian (GymLI)" w:date="2024-12-20T12:52:00Z" w16du:dateUtc="2024-12-20T11:52:00Z">
        <w:r w:rsidR="005F074F">
          <w:rPr>
            <w:lang w:val="en-US"/>
          </w:rPr>
          <w:t xml:space="preserve">PCA and k-means clustering </w:t>
        </w:r>
        <w:r w:rsidR="00E275B5" w:rsidRPr="00A1295B">
          <w:rPr>
            <w:lang w:val="en-US"/>
          </w:rPr>
          <w:t xml:space="preserve">program </w:t>
        </w:r>
        <w:commentRangeEnd w:id="204"/>
        <w:r w:rsidR="00FB7E9D">
          <w:rPr>
            <w:rStyle w:val="CommentReference"/>
            <w:lang w:val="en-US"/>
          </w:rPr>
          <w:commentReference w:id="204"/>
        </w:r>
      </w:ins>
      <w:del w:id="206" w:author="Landes, Finian (GymLI)" w:date="2024-12-20T12:52:00Z" w16du:dateUtc="2024-12-20T11:52:00Z">
        <w:r w:rsidR="00E275B5" w:rsidRPr="00A1295B">
          <w:rPr>
            <w:lang w:val="en-US"/>
          </w:rPr>
          <w:delText xml:space="preserve">other programs </w:delText>
        </w:r>
      </w:del>
      <w:r w:rsidR="00E275B5" w:rsidRPr="00A1295B">
        <w:rPr>
          <w:lang w:val="en-US"/>
        </w:rPr>
        <w:t>to work</w:t>
      </w:r>
      <w:ins w:id="207" w:author="Derek Brandt" w:date="2024-12-17T09:02:00Z" w16du:dateUtc="2024-12-17T08:02:00Z">
        <w:r w:rsidR="00FB7E9D">
          <w:rPr>
            <w:lang w:val="en-US"/>
          </w:rPr>
          <w:t>,</w:t>
        </w:r>
      </w:ins>
      <w:r w:rsidR="00E275B5" w:rsidRPr="00A1295B">
        <w:rPr>
          <w:lang w:val="en-US"/>
        </w:rPr>
        <w:t xml:space="preserve"> the images were read </w:t>
      </w:r>
      <w:r w:rsidR="00537806" w:rsidRPr="00A1295B">
        <w:rPr>
          <w:lang w:val="en-US"/>
        </w:rPr>
        <w:t xml:space="preserve">row by row </w:t>
      </w:r>
      <w:r w:rsidR="009E3FB4" w:rsidRPr="00A1295B">
        <w:rPr>
          <w:lang w:val="en-US"/>
        </w:rPr>
        <w:t xml:space="preserve">to form </w:t>
      </w:r>
      <w:del w:id="208" w:author="Derek Brandt" w:date="2024-12-17T09:02:00Z" w16du:dateUtc="2024-12-17T08:02:00Z">
        <w:r w:rsidR="009E3FB4" w:rsidRPr="00A1295B">
          <w:rPr>
            <w:lang w:val="en-US"/>
          </w:rPr>
          <w:delText xml:space="preserve">a </w:delText>
        </w:r>
      </w:del>
      <w:ins w:id="209" w:author="Landes, Finian (GymLI)" w:date="2024-12-20T12:52:00Z" w16du:dateUtc="2024-12-20T11:52:00Z">
        <w:r w:rsidR="009E3FB4" w:rsidRPr="00A1295B">
          <w:rPr>
            <w:lang w:val="en-US"/>
          </w:rPr>
          <w:t>vector</w:t>
        </w:r>
      </w:ins>
      <w:ins w:id="210" w:author="Derek Brandt" w:date="2024-12-17T09:02:00Z" w16du:dateUtc="2024-12-17T08:02:00Z">
        <w:r w:rsidR="00FB7E9D">
          <w:rPr>
            <w:lang w:val="en-US"/>
          </w:rPr>
          <w:t>s</w:t>
        </w:r>
      </w:ins>
      <w:del w:id="211" w:author="Landes, Finian (GymLI)" w:date="2024-12-20T12:52:00Z" w16du:dateUtc="2024-12-20T11:52:00Z">
        <w:r w:rsidR="009E3FB4" w:rsidRPr="00A1295B">
          <w:rPr>
            <w:lang w:val="en-US"/>
          </w:rPr>
          <w:delText>vector</w:delText>
        </w:r>
      </w:del>
      <w:r w:rsidR="009E3FB4" w:rsidRPr="00A1295B">
        <w:rPr>
          <w:lang w:val="en-US"/>
        </w:rPr>
        <w:t>.</w:t>
      </w:r>
      <w:r w:rsidR="00B618BB" w:rsidRPr="00A1295B">
        <w:rPr>
          <w:lang w:val="en-US"/>
        </w:rPr>
        <w:t xml:space="preserve"> All of this was done </w:t>
      </w:r>
      <w:r w:rsidR="005F3329" w:rsidRPr="00A1295B">
        <w:rPr>
          <w:lang w:val="en-US"/>
        </w:rPr>
        <w:t>using os</w:t>
      </w:r>
      <w:r w:rsidR="00AA7997" w:rsidRPr="00A1295B">
        <w:rPr>
          <w:rStyle w:val="FootnoteReference"/>
          <w:lang w:val="en-US"/>
        </w:rPr>
        <w:footnoteReference w:id="3"/>
      </w:r>
      <w:r w:rsidR="005F3329" w:rsidRPr="00A1295B">
        <w:rPr>
          <w:lang w:val="en-US"/>
        </w:rPr>
        <w:t xml:space="preserve"> and Pillow</w:t>
      </w:r>
      <w:r w:rsidR="00BC614F" w:rsidRPr="00A1295B">
        <w:rPr>
          <w:rStyle w:val="FootnoteReference"/>
          <w:lang w:val="en-US"/>
        </w:rPr>
        <w:footnoteReference w:id="4"/>
      </w:r>
      <w:r w:rsidR="00EF5751" w:rsidRPr="00A1295B">
        <w:rPr>
          <w:lang w:val="en-US"/>
        </w:rPr>
        <w:t>.</w:t>
      </w:r>
    </w:p>
    <w:p w14:paraId="32B3519C" w14:textId="7ABFBF82" w:rsidR="0005791E" w:rsidRPr="00A1295B" w:rsidRDefault="00EC03B6" w:rsidP="009343F3">
      <w:pPr>
        <w:jc w:val="both"/>
        <w:rPr>
          <w:lang w:val="en-US"/>
        </w:rPr>
      </w:pPr>
      <w:r w:rsidRPr="00A1295B">
        <w:rPr>
          <w:noProof/>
          <w:lang w:val="en-US"/>
        </w:rPr>
        <mc:AlternateContent>
          <mc:Choice Requires="wpg">
            <w:drawing>
              <wp:anchor distT="0" distB="0" distL="114300" distR="114300" simplePos="0" relativeHeight="251658246" behindDoc="0" locked="0" layoutInCell="1" allowOverlap="1" wp14:anchorId="61B40AFE" wp14:editId="45828277">
                <wp:simplePos x="0" y="0"/>
                <wp:positionH relativeFrom="margin">
                  <wp:align>center</wp:align>
                </wp:positionH>
                <wp:positionV relativeFrom="paragraph">
                  <wp:posOffset>867909</wp:posOffset>
                </wp:positionV>
                <wp:extent cx="5496560" cy="1329055"/>
                <wp:effectExtent l="0" t="0" r="8890" b="4445"/>
                <wp:wrapTight wrapText="bothSides">
                  <wp:wrapPolygon edited="0">
                    <wp:start x="0" y="0"/>
                    <wp:lineTo x="0" y="21363"/>
                    <wp:lineTo x="21560" y="21363"/>
                    <wp:lineTo x="21560" y="0"/>
                    <wp:lineTo x="0" y="0"/>
                  </wp:wrapPolygon>
                </wp:wrapTight>
                <wp:docPr id="1939324090" name="Group 10"/>
                <wp:cNvGraphicFramePr/>
                <a:graphic xmlns:a="http://schemas.openxmlformats.org/drawingml/2006/main">
                  <a:graphicData uri="http://schemas.microsoft.com/office/word/2010/wordprocessingGroup">
                    <wpg:wgp>
                      <wpg:cNvGrpSpPr/>
                      <wpg:grpSpPr>
                        <a:xfrm>
                          <a:off x="0" y="0"/>
                          <a:ext cx="5496560" cy="1329055"/>
                          <a:chOff x="0" y="0"/>
                          <a:chExt cx="5496560" cy="1329055"/>
                        </a:xfrm>
                      </wpg:grpSpPr>
                      <wpg:grpSp>
                        <wpg:cNvPr id="542689116" name="Group 7"/>
                        <wpg:cNvGrpSpPr/>
                        <wpg:grpSpPr>
                          <a:xfrm>
                            <a:off x="0" y="0"/>
                            <a:ext cx="5496560" cy="1005840"/>
                            <a:chOff x="0" y="0"/>
                            <a:chExt cx="5496560" cy="1005840"/>
                          </a:xfrm>
                        </wpg:grpSpPr>
                        <pic:pic xmlns:pic="http://schemas.openxmlformats.org/drawingml/2006/picture">
                          <pic:nvPicPr>
                            <pic:cNvPr id="568852387" name="Picture 1"/>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2106253066" name="Picture 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124373" y="0"/>
                              <a:ext cx="1005840" cy="1005840"/>
                            </a:xfrm>
                            <a:prstGeom prst="rect">
                              <a:avLst/>
                            </a:prstGeom>
                            <a:noFill/>
                            <a:ln>
                              <a:noFill/>
                            </a:ln>
                          </pic:spPr>
                        </pic:pic>
                        <pic:pic xmlns:pic="http://schemas.openxmlformats.org/drawingml/2006/picture">
                          <pic:nvPicPr>
                            <pic:cNvPr id="961417979" name="Picture 3"/>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248746" y="0"/>
                              <a:ext cx="1005840" cy="1005840"/>
                            </a:xfrm>
                            <a:prstGeom prst="rect">
                              <a:avLst/>
                            </a:prstGeom>
                            <a:noFill/>
                            <a:ln>
                              <a:noFill/>
                            </a:ln>
                          </pic:spPr>
                        </pic:pic>
                        <pic:pic xmlns:pic="http://schemas.openxmlformats.org/drawingml/2006/picture">
                          <pic:nvPicPr>
                            <pic:cNvPr id="1584199788" name="Picture 4"/>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366346" y="0"/>
                              <a:ext cx="1005840" cy="1005840"/>
                            </a:xfrm>
                            <a:prstGeom prst="rect">
                              <a:avLst/>
                            </a:prstGeom>
                            <a:noFill/>
                            <a:ln>
                              <a:noFill/>
                            </a:ln>
                          </pic:spPr>
                        </pic:pic>
                        <pic:pic xmlns:pic="http://schemas.openxmlformats.org/drawingml/2006/picture">
                          <pic:nvPicPr>
                            <pic:cNvPr id="426201644" name="Picture 5"/>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4490720" y="0"/>
                              <a:ext cx="1005840" cy="1005840"/>
                            </a:xfrm>
                            <a:prstGeom prst="rect">
                              <a:avLst/>
                            </a:prstGeom>
                            <a:noFill/>
                            <a:ln>
                              <a:noFill/>
                            </a:ln>
                          </pic:spPr>
                        </pic:pic>
                      </wpg:grpSp>
                      <wps:wsp>
                        <wps:cNvPr id="947540266" name="Text Box 1"/>
                        <wps:cNvSpPr txBox="1"/>
                        <wps:spPr>
                          <a:xfrm>
                            <a:off x="0" y="1062355"/>
                            <a:ext cx="5496560" cy="266700"/>
                          </a:xfrm>
                          <a:prstGeom prst="rect">
                            <a:avLst/>
                          </a:prstGeom>
                          <a:solidFill>
                            <a:prstClr val="white"/>
                          </a:solidFill>
                          <a:ln>
                            <a:noFill/>
                          </a:ln>
                        </wps:spPr>
                        <wps:txbx>
                          <w:txbxContent>
                            <w:p w14:paraId="0D8E574D" w14:textId="37CB01E2" w:rsidR="0020153F" w:rsidRPr="00D36901" w:rsidRDefault="0020153F" w:rsidP="0020153F">
                              <w:pPr>
                                <w:pStyle w:val="Caption"/>
                                <w:rPr>
                                  <w:szCs w:val="22"/>
                                </w:rPr>
                              </w:pPr>
                              <w:bookmarkStart w:id="218" w:name="_Toc185170415"/>
                              <w:r w:rsidRPr="00D36901">
                                <w:t xml:space="preserve">Figure </w:t>
                              </w:r>
                              <w:r w:rsidRPr="00D36901">
                                <w:fldChar w:fldCharType="begin"/>
                              </w:r>
                              <w:r w:rsidRPr="00D36901">
                                <w:instrText xml:space="preserve"> SEQ Figure \* ARABIC </w:instrText>
                              </w:r>
                              <w:r w:rsidRPr="00D36901">
                                <w:fldChar w:fldCharType="separate"/>
                              </w:r>
                              <w:r w:rsidR="00823165" w:rsidRPr="00D36901">
                                <w:t>2</w:t>
                              </w:r>
                              <w:r w:rsidRPr="00D36901">
                                <w:fldChar w:fldCharType="end"/>
                              </w:r>
                              <w:r w:rsidRPr="00D36901">
                                <w:t>: Processed images of the five hand signs. From left to right: Easy, Metal, Peace, Thumbs up, Pistol</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B40AFE" id="Group 10" o:spid="_x0000_s1032" style="position:absolute;left:0;text-align:left;margin-left:0;margin-top:68.35pt;width:432.8pt;height:104.65pt;z-index:251658246;mso-position-horizontal:center;mso-position-horizontal-relative:margin" coordsize="54965,13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">
                <v:group id="Group 7" o:spid="_x0000_s1033" style="position:absolute;width:54965;height:10058" coordsize="54965,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">
                  <v:shape id="Picture 1" o:spid="_x0000_s1034" type="#_x0000_t75"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">
                    <v:imagedata r:id="rId34" o:title=""/>
                  </v:shape>
                  <v:shape id="Picture 2" o:spid="_x0000_s1035" type="#_x0000_t75" style="position:absolute;left:11243;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">
                    <v:imagedata r:id="rId35" o:title=""/>
                  </v:shape>
                  <v:shape id="Picture 3" o:spid="_x0000_s1036" type="#_x0000_t75" style="position:absolute;left:22487;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">
                    <v:imagedata r:id="rId36" o:title=""/>
                  </v:shape>
                  <v:shape id="Picture 4" o:spid="_x0000_s1037" type="#_x0000_t75" style="position:absolute;left:33663;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">
                    <v:imagedata r:id="rId37" o:title=""/>
                  </v:shape>
                  <v:shape id="Picture 5" o:spid="_x0000_s1038" type="#_x0000_t75" style="position:absolute;left:44907;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">
                    <v:imagedata r:id="rId38" o:title=""/>
                  </v:shape>
                </v:group>
                <v:shape id="Text Box 1" o:spid="_x0000_s1039" type="#_x0000_t202" style="position:absolute;top:10623;width:549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" stroked="f">
                  <v:textbox style="mso-fit-shape-to-text:t" inset="0,0,0,0">
                    <w:txbxContent>
                      <w:p w14:paraId="0D8E574D" w14:textId="37CB01E2" w:rsidR="0020153F" w:rsidRPr="00D36901" w:rsidRDefault="0020153F" w:rsidP="0020153F">
                        <w:pPr>
                          <w:pStyle w:val="Caption"/>
                          <w:rPr>
                            <w:szCs w:val="22"/>
                          </w:rPr>
                        </w:pPr>
                        <w:bookmarkStart w:id="219" w:name="_Toc185170415"/>
                        <w:r w:rsidRPr="00D36901">
                          <w:t xml:space="preserve">Figure </w:t>
                        </w:r>
                        <w:r w:rsidRPr="00D36901">
                          <w:fldChar w:fldCharType="begin"/>
                        </w:r>
                        <w:r w:rsidRPr="00D36901">
                          <w:instrText xml:space="preserve"> SEQ Figure \* ARABIC </w:instrText>
                        </w:r>
                        <w:r w:rsidRPr="00D36901">
                          <w:fldChar w:fldCharType="separate"/>
                        </w:r>
                        <w:r w:rsidR="00823165" w:rsidRPr="00D36901">
                          <w:t>2</w:t>
                        </w:r>
                        <w:r w:rsidRPr="00D36901">
                          <w:fldChar w:fldCharType="end"/>
                        </w:r>
                        <w:r w:rsidRPr="00D36901">
                          <w:t>: Processed images of the five hand signs. From left to right: Easy, Metal, Peace, Thumbs up, Pistol</w:t>
                        </w:r>
                        <w:bookmarkEnd w:id="219"/>
                      </w:p>
                    </w:txbxContent>
                  </v:textbox>
                </v:shape>
                <w10:wrap type="tight" anchorx="margin"/>
              </v:group>
            </w:pict>
          </mc:Fallback>
        </mc:AlternateContent>
      </w:r>
      <w:r w:rsidR="0005791E" w:rsidRPr="00A1295B">
        <w:rPr>
          <w:lang w:val="en-US"/>
        </w:rPr>
        <w:t xml:space="preserve">We </w:t>
      </w:r>
      <w:r w:rsidR="00555812" w:rsidRPr="00A1295B">
        <w:rPr>
          <w:lang w:val="en-US"/>
        </w:rPr>
        <w:t xml:space="preserve">chose our five </w:t>
      </w:r>
      <w:r w:rsidR="00CC5395" w:rsidRPr="00A1295B">
        <w:rPr>
          <w:lang w:val="en-US"/>
        </w:rPr>
        <w:t>hand signs</w:t>
      </w:r>
      <w:r w:rsidR="00555812" w:rsidRPr="00A1295B">
        <w:rPr>
          <w:lang w:val="en-US"/>
        </w:rPr>
        <w:t xml:space="preserve"> </w:t>
      </w:r>
      <w:r w:rsidR="00CC5395" w:rsidRPr="00B414B5">
        <w:rPr>
          <w:lang w:val="en-US"/>
        </w:rPr>
        <w:t>arbitrarily</w:t>
      </w:r>
      <w:r w:rsidR="00CC5395" w:rsidRPr="00A1295B">
        <w:rPr>
          <w:lang w:val="en-US"/>
        </w:rPr>
        <w:t xml:space="preserve"> but ensured that they were quite different from each other so recognition would be easier. </w:t>
      </w:r>
      <w:r w:rsidR="008B6703">
        <w:rPr>
          <w:lang w:val="en-US"/>
        </w:rPr>
        <w:t xml:space="preserve">We decided on </w:t>
      </w:r>
      <w:del w:id="220" w:author="Derek Brandt" w:date="2024-12-17T09:03:00Z" w16du:dateUtc="2024-12-17T08:03:00Z">
        <w:r w:rsidR="008B6703">
          <w:rPr>
            <w:lang w:val="en-US"/>
          </w:rPr>
          <w:delText xml:space="preserve">taking </w:delText>
        </w:r>
      </w:del>
      <w:ins w:id="221" w:author="Derek Brandt" w:date="2024-12-17T09:03:00Z" w16du:dateUtc="2024-12-17T08:03:00Z">
        <w:r w:rsidR="00BC1353">
          <w:rPr>
            <w:lang w:val="en-US"/>
          </w:rPr>
          <w:t xml:space="preserve">using </w:t>
        </w:r>
      </w:ins>
      <w:r w:rsidR="0041761B">
        <w:rPr>
          <w:lang w:val="en-US"/>
        </w:rPr>
        <w:t>Eas</w:t>
      </w:r>
      <w:r w:rsidR="0059756D">
        <w:rPr>
          <w:lang w:val="en-US"/>
        </w:rPr>
        <w:t xml:space="preserve">y, </w:t>
      </w:r>
      <w:r w:rsidR="00317916">
        <w:rPr>
          <w:lang w:val="en-US"/>
        </w:rPr>
        <w:t xml:space="preserve">Metal, </w:t>
      </w:r>
      <w:r w:rsidR="00C41878">
        <w:rPr>
          <w:lang w:val="en-US"/>
        </w:rPr>
        <w:t>P</w:t>
      </w:r>
      <w:r w:rsidR="00101121">
        <w:rPr>
          <w:lang w:val="en-US"/>
        </w:rPr>
        <w:t>eace</w:t>
      </w:r>
      <w:r w:rsidR="00120204">
        <w:rPr>
          <w:lang w:val="en-US"/>
        </w:rPr>
        <w:t>, Th</w:t>
      </w:r>
      <w:r w:rsidR="00250542">
        <w:rPr>
          <w:lang w:val="en-US"/>
        </w:rPr>
        <w:t>um</w:t>
      </w:r>
      <w:r w:rsidR="007C0237">
        <w:rPr>
          <w:lang w:val="en-US"/>
        </w:rPr>
        <w:t>bs up and Pistol</w:t>
      </w:r>
      <w:r w:rsidR="00D744F4">
        <w:rPr>
          <w:lang w:val="en-US"/>
        </w:rPr>
        <w:t xml:space="preserve"> as our </w:t>
      </w:r>
      <w:ins w:id="222" w:author="Derek Brandt" w:date="2024-12-17T09:03:00Z" w16du:dateUtc="2024-12-17T08:03:00Z">
        <w:r w:rsidR="00BC1353">
          <w:rPr>
            <w:lang w:val="en-US"/>
          </w:rPr>
          <w:t xml:space="preserve">standardized </w:t>
        </w:r>
      </w:ins>
      <w:r w:rsidR="00D744F4">
        <w:rPr>
          <w:lang w:val="en-US"/>
        </w:rPr>
        <w:t>s</w:t>
      </w:r>
      <w:r w:rsidR="00D351B9">
        <w:rPr>
          <w:lang w:val="en-US"/>
        </w:rPr>
        <w:t>igns</w:t>
      </w:r>
      <w:r w:rsidR="006E0120">
        <w:rPr>
          <w:lang w:val="en-US"/>
        </w:rPr>
        <w:t xml:space="preserve">. </w:t>
      </w:r>
    </w:p>
    <w:p w14:paraId="39B7539A" w14:textId="37D988FD" w:rsidR="008919E3" w:rsidRPr="00A1295B" w:rsidRDefault="008919E3" w:rsidP="009343F3">
      <w:pPr>
        <w:jc w:val="both"/>
        <w:rPr>
          <w:b/>
          <w:lang w:val="en-US"/>
        </w:rPr>
      </w:pPr>
    </w:p>
    <w:p w14:paraId="760B0D2E" w14:textId="450B1B5C" w:rsidR="00AC3AAC" w:rsidRPr="00D36901" w:rsidRDefault="00BC3427" w:rsidP="00B214A7">
      <w:pPr>
        <w:pStyle w:val="Heading2"/>
        <w:numPr>
          <w:ilvl w:val="1"/>
          <w:numId w:val="7"/>
        </w:numPr>
        <w:jc w:val="both"/>
        <w:rPr>
          <w:b w:val="0"/>
        </w:rPr>
      </w:pPr>
      <w:bookmarkStart w:id="223" w:name="_Toc185280203"/>
      <w:bookmarkStart w:id="224" w:name="_Toc185591023"/>
      <w:r w:rsidRPr="00D36901">
        <w:t>Principal component analysis (</w:t>
      </w:r>
      <w:r w:rsidR="00AC3AAC" w:rsidRPr="00D36901">
        <w:t>PCA</w:t>
      </w:r>
      <w:r w:rsidRPr="00D36901">
        <w:t>)</w:t>
      </w:r>
      <w:bookmarkEnd w:id="223"/>
      <w:bookmarkEnd w:id="224"/>
    </w:p>
    <w:p w14:paraId="216E4170" w14:textId="3DB185F0" w:rsidR="0022693B" w:rsidRPr="00A1295B" w:rsidRDefault="00A93C33" w:rsidP="000F5383">
      <w:pPr>
        <w:jc w:val="both"/>
        <w:rPr>
          <w:lang w:val="en-US"/>
        </w:rPr>
      </w:pPr>
      <w:r w:rsidRPr="00A1295B">
        <w:rPr>
          <w:lang w:val="en-US"/>
        </w:rPr>
        <w:t>P</w:t>
      </w:r>
      <w:r w:rsidR="004C5B4B" w:rsidRPr="00A1295B">
        <w:rPr>
          <w:lang w:val="en-US"/>
        </w:rPr>
        <w:t xml:space="preserve">rincipal component analysis (PCA) </w:t>
      </w:r>
      <w:r w:rsidR="00DC2431" w:rsidRPr="00A1295B">
        <w:rPr>
          <w:lang w:val="en-US"/>
        </w:rPr>
        <w:t>is a</w:t>
      </w:r>
      <w:r w:rsidR="0059071D" w:rsidRPr="00A1295B">
        <w:rPr>
          <w:lang w:val="en-US"/>
        </w:rPr>
        <w:t>n</w:t>
      </w:r>
      <w:r w:rsidR="00DC2431" w:rsidRPr="00A1295B">
        <w:rPr>
          <w:lang w:val="en-US"/>
        </w:rPr>
        <w:t xml:space="preserve"> </w:t>
      </w:r>
      <w:r w:rsidR="00AD2EBC" w:rsidRPr="00A1295B">
        <w:rPr>
          <w:lang w:val="en-US"/>
        </w:rPr>
        <w:t xml:space="preserve">algorithm used to </w:t>
      </w:r>
      <w:r w:rsidR="00ED3596" w:rsidRPr="00A1295B">
        <w:rPr>
          <w:lang w:val="en-US"/>
        </w:rPr>
        <w:t>simpl</w:t>
      </w:r>
      <w:r w:rsidR="00D45A93" w:rsidRPr="00A1295B">
        <w:rPr>
          <w:lang w:val="en-US"/>
        </w:rPr>
        <w:t>ify</w:t>
      </w:r>
      <w:r w:rsidR="00ED3596" w:rsidRPr="00A1295B">
        <w:rPr>
          <w:lang w:val="en-US"/>
        </w:rPr>
        <w:t xml:space="preserve"> complex datasets. </w:t>
      </w:r>
      <w:r w:rsidR="00B64D91" w:rsidRPr="00A1295B">
        <w:rPr>
          <w:lang w:val="en-US"/>
        </w:rPr>
        <w:t xml:space="preserve">It identifies </w:t>
      </w:r>
      <w:r w:rsidR="001428EE" w:rsidRPr="00A1295B">
        <w:rPr>
          <w:lang w:val="en-US"/>
        </w:rPr>
        <w:t xml:space="preserve">the most important patterns </w:t>
      </w:r>
      <w:r w:rsidR="00926E46" w:rsidRPr="00A1295B">
        <w:rPr>
          <w:lang w:val="en-US"/>
        </w:rPr>
        <w:t>and by doing so i</w:t>
      </w:r>
      <w:r w:rsidR="00D45A93" w:rsidRPr="00A1295B">
        <w:rPr>
          <w:lang w:val="en-US"/>
        </w:rPr>
        <w:t>t helps to reduce complexity but maintain the essential information.</w:t>
      </w:r>
      <w:bookmarkStart w:id="225" w:name="_Ref184018467"/>
      <w:r w:rsidR="007140F3" w:rsidRPr="00A1295B">
        <w:rPr>
          <w:rStyle w:val="FootnoteReference"/>
          <w:lang w:val="en-US"/>
        </w:rPr>
        <w:footnoteReference w:id="5"/>
      </w:r>
      <w:bookmarkEnd w:id="225"/>
    </w:p>
    <w:p w14:paraId="7C5936FA" w14:textId="4C965F34" w:rsidR="00054D6A" w:rsidRPr="00D36901" w:rsidRDefault="00AC3AAC" w:rsidP="00B214A7">
      <w:pPr>
        <w:pStyle w:val="Heading3"/>
        <w:numPr>
          <w:ilvl w:val="2"/>
          <w:numId w:val="7"/>
        </w:numPr>
        <w:jc w:val="both"/>
        <w:rPr>
          <w:b w:val="0"/>
        </w:rPr>
      </w:pPr>
      <w:bookmarkStart w:id="227" w:name="_Toc185280204"/>
      <w:bookmarkStart w:id="228" w:name="_Toc185591024"/>
      <w:r w:rsidRPr="00D36901">
        <w:t>Theory</w:t>
      </w:r>
      <w:bookmarkEnd w:id="227"/>
      <w:bookmarkEnd w:id="228"/>
    </w:p>
    <w:p w14:paraId="75CEC6E5" w14:textId="175ECE0B" w:rsidR="00D0296C" w:rsidRPr="00A1295B" w:rsidRDefault="00EC03B6" w:rsidP="00F708E0">
      <w:pPr>
        <w:spacing w:after="0"/>
        <w:jc w:val="both"/>
        <w:rPr>
          <w:lang w:val="en-US"/>
        </w:rPr>
        <w:pPrChange w:id="229" w:author="Landes, Finian (GymLI)" w:date="2024-12-20T12:52:00Z" w16du:dateUtc="2024-12-20T11:52:00Z">
          <w:pPr>
            <w:jc w:val="both"/>
          </w:pPr>
        </w:pPrChange>
      </w:pPr>
      <w:r w:rsidRPr="00A1295B">
        <w:rPr>
          <w:noProof/>
          <w:lang w:val="en-US"/>
        </w:rPr>
        <mc:AlternateContent>
          <mc:Choice Requires="wpg">
            <w:drawing>
              <wp:anchor distT="0" distB="0" distL="114300" distR="114300" simplePos="0" relativeHeight="251658247" behindDoc="0" locked="0" layoutInCell="1" allowOverlap="1" wp14:anchorId="2B133551" wp14:editId="0E67F72F">
                <wp:simplePos x="0" y="0"/>
                <wp:positionH relativeFrom="margin">
                  <wp:align>center</wp:align>
                </wp:positionH>
                <wp:positionV relativeFrom="paragraph">
                  <wp:posOffset>3020646</wp:posOffset>
                </wp:positionV>
                <wp:extent cx="5496560" cy="1329055"/>
                <wp:effectExtent l="0" t="0" r="8890" b="4445"/>
                <wp:wrapTight wrapText="bothSides">
                  <wp:wrapPolygon edited="0">
                    <wp:start x="0" y="0"/>
                    <wp:lineTo x="0" y="21363"/>
                    <wp:lineTo x="21560" y="21363"/>
                    <wp:lineTo x="21560" y="0"/>
                    <wp:lineTo x="0" y="0"/>
                  </wp:wrapPolygon>
                </wp:wrapTight>
                <wp:docPr id="303854831" name="Group 8"/>
                <wp:cNvGraphicFramePr/>
                <a:graphic xmlns:a="http://schemas.openxmlformats.org/drawingml/2006/main">
                  <a:graphicData uri="http://schemas.microsoft.com/office/word/2010/wordprocessingGroup">
                    <wpg:wgp>
                      <wpg:cNvGrpSpPr/>
                      <wpg:grpSpPr>
                        <a:xfrm>
                          <a:off x="0" y="0"/>
                          <a:ext cx="5496560" cy="1329055"/>
                          <a:chOff x="0" y="0"/>
                          <a:chExt cx="5496560" cy="1329055"/>
                        </a:xfrm>
                      </wpg:grpSpPr>
                      <wpg:grpSp>
                        <wpg:cNvPr id="1478391490" name="Group 6"/>
                        <wpg:cNvGrpSpPr/>
                        <wpg:grpSpPr>
                          <a:xfrm>
                            <a:off x="0" y="0"/>
                            <a:ext cx="5496560" cy="1005840"/>
                            <a:chOff x="0" y="0"/>
                            <a:chExt cx="5496560" cy="1005840"/>
                          </a:xfrm>
                        </wpg:grpSpPr>
                        <pic:pic xmlns:pic="http://schemas.openxmlformats.org/drawingml/2006/picture">
                          <pic:nvPicPr>
                            <pic:cNvPr id="1079515204" name="Picture 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bwMode="auto">
                            <a:xfrm>
                              <a:off x="3366346" y="0"/>
                              <a:ext cx="1005840" cy="1005840"/>
                            </a:xfrm>
                            <a:prstGeom prst="rect">
                              <a:avLst/>
                            </a:prstGeom>
                            <a:noFill/>
                            <a:ln>
                              <a:noFill/>
                            </a:ln>
                          </pic:spPr>
                        </pic:pic>
                        <pic:pic xmlns:pic="http://schemas.openxmlformats.org/drawingml/2006/picture">
                          <pic:nvPicPr>
                            <pic:cNvPr id="929344088" name="Picture 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bwMode="auto">
                            <a:xfrm>
                              <a:off x="4490720" y="0"/>
                              <a:ext cx="1005840" cy="1005840"/>
                            </a:xfrm>
                            <a:prstGeom prst="rect">
                              <a:avLst/>
                            </a:prstGeom>
                            <a:noFill/>
                            <a:ln>
                              <a:noFill/>
                            </a:ln>
                          </pic:spPr>
                        </pic:pic>
                        <pic:pic xmlns:pic="http://schemas.openxmlformats.org/drawingml/2006/picture">
                          <pic:nvPicPr>
                            <pic:cNvPr id="1506252999" name="Picture 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2248746" y="0"/>
                              <a:ext cx="1005840" cy="1005840"/>
                            </a:xfrm>
                            <a:prstGeom prst="rect">
                              <a:avLst/>
                            </a:prstGeom>
                            <a:noFill/>
                            <a:ln>
                              <a:noFill/>
                            </a:ln>
                          </pic:spPr>
                        </pic:pic>
                        <pic:pic xmlns:pic="http://schemas.openxmlformats.org/drawingml/2006/picture">
                          <pic:nvPicPr>
                            <pic:cNvPr id="820959334" name="Picture 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bwMode="auto">
                            <a:xfrm>
                              <a:off x="1117600" y="0"/>
                              <a:ext cx="1005840" cy="1005840"/>
                            </a:xfrm>
                            <a:prstGeom prst="rect">
                              <a:avLst/>
                            </a:prstGeom>
                            <a:noFill/>
                            <a:ln>
                              <a:noFill/>
                            </a:ln>
                          </pic:spPr>
                        </pic:pic>
                        <pic:pic xmlns:pic="http://schemas.openxmlformats.org/drawingml/2006/picture">
                          <pic:nvPicPr>
                            <pic:cNvPr id="518292179" name="Picture 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005840" cy="1005840"/>
                            </a:xfrm>
                            <a:prstGeom prst="rect">
                              <a:avLst/>
                            </a:prstGeom>
                            <a:noFill/>
                            <a:ln>
                              <a:noFill/>
                            </a:ln>
                          </pic:spPr>
                        </pic:pic>
                      </wpg:grpSp>
                      <wps:wsp>
                        <wps:cNvPr id="1533004581" name="Text Box 1"/>
                        <wps:cNvSpPr txBox="1"/>
                        <wps:spPr>
                          <a:xfrm>
                            <a:off x="0" y="1062355"/>
                            <a:ext cx="5496560" cy="266700"/>
                          </a:xfrm>
                          <a:prstGeom prst="rect">
                            <a:avLst/>
                          </a:prstGeom>
                          <a:solidFill>
                            <a:prstClr val="white"/>
                          </a:solidFill>
                          <a:ln>
                            <a:noFill/>
                          </a:ln>
                        </wps:spPr>
                        <wps:txbx>
                          <w:txbxContent>
                            <w:p w14:paraId="08C62E59" w14:textId="08A60A8F" w:rsidR="0020153F" w:rsidRPr="00D36901" w:rsidRDefault="0020153F" w:rsidP="0020153F">
                              <w:pPr>
                                <w:pStyle w:val="Caption"/>
                                <w:rPr>
                                  <w:szCs w:val="22"/>
                                </w:rPr>
                              </w:pPr>
                              <w:bookmarkStart w:id="230" w:name="_Toc185170416"/>
                              <w:r w:rsidRPr="00D36901">
                                <w:t xml:space="preserve">Figure </w:t>
                              </w:r>
                              <w:r w:rsidRPr="00D36901">
                                <w:fldChar w:fldCharType="begin"/>
                              </w:r>
                              <w:r w:rsidRPr="00D36901">
                                <w:instrText xml:space="preserve"> SEQ Figure \* ARABIC </w:instrText>
                              </w:r>
                              <w:r w:rsidRPr="00D36901">
                                <w:fldChar w:fldCharType="separate"/>
                              </w:r>
                              <w:r w:rsidR="00823165" w:rsidRPr="00D36901">
                                <w:t>3</w:t>
                              </w:r>
                              <w:r w:rsidRPr="00D36901">
                                <w:fldChar w:fldCharType="end"/>
                              </w:r>
                              <w:r w:rsidRPr="00D36901">
                                <w:t>: The first five eigenfaces</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133551" id="Group 8" o:spid="_x0000_s1040" style="position:absolute;left:0;text-align:left;margin-left:0;margin-top:237.85pt;width:432.8pt;height:104.65pt;z-index:251658247;mso-position-horizontal:center;mso-position-horizontal-relative:margin" coordsize="54965,132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">
                <v:group id="Group 6" o:spid="_x0000_s1041" style="position:absolute;width:54965;height:10058" coordsize="54965,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">
                  <v:shape id="Picture 2" o:spid="_x0000_s1042" type="#_x0000_t75" style="position:absolute;left:33663;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">
                    <v:imagedata r:id="rId44" o:title=""/>
                  </v:shape>
                  <v:shape id="Picture 4" o:spid="_x0000_s1043" type="#_x0000_t75" style="position:absolute;left:44907;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">
                    <v:imagedata r:id="rId45" o:title=""/>
                  </v:shape>
                  <v:shape id="Picture 5" o:spid="_x0000_s1044" type="#_x0000_t75" style="position:absolute;left:22487;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">
                    <v:imagedata r:id="rId46" o:title=""/>
                  </v:shape>
                  <v:shape id="Picture 1" o:spid="_x0000_s1045" type="#_x0000_t75" style="position:absolute;left:11176;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">
                    <v:imagedata r:id="rId47" o:title=""/>
                  </v:shape>
                  <v:shape id="Picture 3" o:spid="_x0000_s1046" type="#_x0000_t75"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">
                    <v:imagedata r:id="rId48" o:title=""/>
                  </v:shape>
                </v:group>
                <v:shape id="Text Box 1" o:spid="_x0000_s1047" type="#_x0000_t202" style="position:absolute;top:10623;width:549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" stroked="f">
                  <v:textbox style="mso-fit-shape-to-text:t" inset="0,0,0,0">
                    <w:txbxContent>
                      <w:p w14:paraId="08C62E59" w14:textId="08A60A8F" w:rsidR="0020153F" w:rsidRPr="00D36901" w:rsidRDefault="0020153F" w:rsidP="0020153F">
                        <w:pPr>
                          <w:pStyle w:val="Caption"/>
                          <w:rPr>
                            <w:szCs w:val="22"/>
                          </w:rPr>
                        </w:pPr>
                        <w:bookmarkStart w:id="231" w:name="_Toc185170416"/>
                        <w:r w:rsidRPr="00D36901">
                          <w:t xml:space="preserve">Figure </w:t>
                        </w:r>
                        <w:r w:rsidRPr="00D36901">
                          <w:fldChar w:fldCharType="begin"/>
                        </w:r>
                        <w:r w:rsidRPr="00D36901">
                          <w:instrText xml:space="preserve"> SEQ Figure \* ARABIC </w:instrText>
                        </w:r>
                        <w:r w:rsidRPr="00D36901">
                          <w:fldChar w:fldCharType="separate"/>
                        </w:r>
                        <w:r w:rsidR="00823165" w:rsidRPr="00D36901">
                          <w:t>3</w:t>
                        </w:r>
                        <w:r w:rsidRPr="00D36901">
                          <w:fldChar w:fldCharType="end"/>
                        </w:r>
                        <w:r w:rsidRPr="00D36901">
                          <w:t>: The first five eigenfaces</w:t>
                        </w:r>
                        <w:bookmarkEnd w:id="231"/>
                      </w:p>
                    </w:txbxContent>
                  </v:textbox>
                </v:shape>
                <w10:wrap type="tight" anchorx="margin"/>
              </v:group>
            </w:pict>
          </mc:Fallback>
        </mc:AlternateContent>
      </w:r>
      <w:r w:rsidR="0067381B" w:rsidRPr="00A1295B">
        <w:rPr>
          <w:lang w:val="en-US"/>
        </w:rPr>
        <w:t xml:space="preserve">PCA works </w:t>
      </w:r>
      <w:r w:rsidR="00C36194" w:rsidRPr="00A1295B">
        <w:rPr>
          <w:lang w:val="en-US"/>
        </w:rPr>
        <w:t xml:space="preserve">by transforming </w:t>
      </w:r>
      <w:r w:rsidR="00126F1C" w:rsidRPr="00A1295B">
        <w:rPr>
          <w:lang w:val="en-US"/>
        </w:rPr>
        <w:t xml:space="preserve">the original dataset into a new coordinate </w:t>
      </w:r>
      <w:r w:rsidR="000A5D71" w:rsidRPr="00A1295B">
        <w:rPr>
          <w:lang w:val="en-US"/>
        </w:rPr>
        <w:t xml:space="preserve">where the axes (principal components) </w:t>
      </w:r>
      <w:r w:rsidR="00063CF0" w:rsidRPr="00A1295B">
        <w:rPr>
          <w:lang w:val="en-US"/>
        </w:rPr>
        <w:t xml:space="preserve">capture the maximum </w:t>
      </w:r>
      <w:r w:rsidR="00CD5EA0" w:rsidRPr="00A1295B">
        <w:rPr>
          <w:lang w:val="en-US"/>
        </w:rPr>
        <w:t>variance</w:t>
      </w:r>
      <w:r w:rsidR="00345483" w:rsidRPr="00A1295B">
        <w:rPr>
          <w:lang w:val="en-US"/>
        </w:rPr>
        <w:t xml:space="preserve">, the difference </w:t>
      </w:r>
      <w:r w:rsidR="00233659" w:rsidRPr="00A1295B">
        <w:rPr>
          <w:lang w:val="en-US"/>
        </w:rPr>
        <w:t>between</w:t>
      </w:r>
      <w:r w:rsidR="00F60465" w:rsidRPr="00A1295B">
        <w:rPr>
          <w:lang w:val="en-US"/>
        </w:rPr>
        <w:t xml:space="preserve"> a point </w:t>
      </w:r>
      <w:r w:rsidR="00233659" w:rsidRPr="00A1295B">
        <w:rPr>
          <w:lang w:val="en-US"/>
        </w:rPr>
        <w:t>and</w:t>
      </w:r>
      <w:r w:rsidR="00F60465" w:rsidRPr="00A1295B">
        <w:rPr>
          <w:lang w:val="en-US"/>
        </w:rPr>
        <w:t xml:space="preserve"> the mean</w:t>
      </w:r>
      <w:r w:rsidR="00645221" w:rsidRPr="00A1295B">
        <w:rPr>
          <w:lang w:val="en-US"/>
        </w:rPr>
        <w:t xml:space="preserve">. </w:t>
      </w:r>
      <w:r w:rsidR="00AD197C" w:rsidRPr="00A1295B">
        <w:rPr>
          <w:lang w:val="en-US"/>
        </w:rPr>
        <w:t>To</w:t>
      </w:r>
      <w:r w:rsidR="00F8202D" w:rsidRPr="00A1295B">
        <w:rPr>
          <w:lang w:val="en-US"/>
        </w:rPr>
        <w:t xml:space="preserve"> do this</w:t>
      </w:r>
      <w:ins w:id="232" w:author="Derek Brandt" w:date="2024-12-17T09:04:00Z" w16du:dateUtc="2024-12-17T08:04:00Z">
        <w:r w:rsidR="00E81BCD">
          <w:rPr>
            <w:lang w:val="en-US"/>
          </w:rPr>
          <w:t>,</w:t>
        </w:r>
      </w:ins>
      <w:r w:rsidR="00F8202D" w:rsidRPr="00A1295B">
        <w:rPr>
          <w:lang w:val="en-US"/>
        </w:rPr>
        <w:t xml:space="preserve"> the data is first normalized by</w:t>
      </w:r>
      <w:r w:rsidR="00AD197C" w:rsidRPr="00A1295B">
        <w:rPr>
          <w:lang w:val="en-US"/>
        </w:rPr>
        <w:t xml:space="preserve"> subtracting the mean </w:t>
      </w:r>
      <w:r w:rsidR="00BF1103" w:rsidRPr="00A1295B">
        <w:rPr>
          <w:lang w:val="en-US"/>
        </w:rPr>
        <w:t xml:space="preserve">of all points from each point. </w:t>
      </w:r>
      <w:r w:rsidR="00950AD2" w:rsidRPr="00A1295B">
        <w:rPr>
          <w:lang w:val="en-US"/>
        </w:rPr>
        <w:t xml:space="preserve">Using this data </w:t>
      </w:r>
      <w:del w:id="233" w:author="Derek Brandt" w:date="2024-12-17T09:05:00Z" w16du:dateUtc="2024-12-17T08:05:00Z">
        <w:r w:rsidR="00950AD2" w:rsidRPr="00A1295B">
          <w:rPr>
            <w:lang w:val="en-US"/>
          </w:rPr>
          <w:delText>the</w:delText>
        </w:r>
        <w:r w:rsidR="00950AD2" w:rsidRPr="00A1295B" w:rsidDel="00E81BCD">
          <w:rPr>
            <w:lang w:val="en-US"/>
          </w:rPr>
          <w:delText xml:space="preserve"> </w:delText>
        </w:r>
      </w:del>
      <w:ins w:id="234" w:author="Derek Brandt" w:date="2024-12-17T09:05:00Z" w16du:dateUtc="2024-12-17T08:05:00Z">
        <w:r w:rsidR="00E81BCD">
          <w:rPr>
            <w:lang w:val="en-US"/>
          </w:rPr>
          <w:t>a</w:t>
        </w:r>
        <w:r w:rsidR="00950AD2" w:rsidRPr="00A1295B">
          <w:rPr>
            <w:lang w:val="en-US"/>
          </w:rPr>
          <w:t xml:space="preserve"> </w:t>
        </w:r>
      </w:ins>
      <w:r w:rsidR="00950AD2" w:rsidRPr="00A1295B">
        <w:rPr>
          <w:lang w:val="en-US"/>
        </w:rPr>
        <w:t>covariance matrix is calculated</w:t>
      </w:r>
      <w:r w:rsidR="00E40545" w:rsidRPr="00A1295B">
        <w:rPr>
          <w:lang w:val="en-US"/>
        </w:rPr>
        <w:t xml:space="preserve">. This </w:t>
      </w:r>
      <w:r w:rsidR="00677847" w:rsidRPr="00A1295B">
        <w:rPr>
          <w:lang w:val="en-US"/>
        </w:rPr>
        <w:t xml:space="preserve">matrix tells us </w:t>
      </w:r>
      <w:r w:rsidR="00C825EC" w:rsidRPr="00A1295B">
        <w:rPr>
          <w:lang w:val="en-US"/>
        </w:rPr>
        <w:t xml:space="preserve">whether the change in one feature </w:t>
      </w:r>
      <w:r w:rsidR="00E63C82" w:rsidRPr="00A1295B">
        <w:rPr>
          <w:lang w:val="en-US"/>
        </w:rPr>
        <w:t>is</w:t>
      </w:r>
      <w:r w:rsidR="00C825EC" w:rsidRPr="00A1295B">
        <w:rPr>
          <w:lang w:val="en-US"/>
        </w:rPr>
        <w:t xml:space="preserve"> associated with the change in another feature</w:t>
      </w:r>
      <w:r w:rsidR="00937D1C" w:rsidRPr="00A1295B">
        <w:rPr>
          <w:lang w:val="en-US"/>
        </w:rPr>
        <w:t xml:space="preserve">. </w:t>
      </w:r>
      <w:r w:rsidR="00396245" w:rsidRPr="00A1295B">
        <w:rPr>
          <w:lang w:val="en-US"/>
        </w:rPr>
        <w:t xml:space="preserve">In our case this matrix would tell us how the </w:t>
      </w:r>
      <w:r w:rsidR="00ED5BCC" w:rsidRPr="00A1295B">
        <w:rPr>
          <w:lang w:val="en-US"/>
        </w:rPr>
        <w:t>brightness of one pixel is related to the brightness of another pixel</w:t>
      </w:r>
      <w:r w:rsidR="00CB48D4" w:rsidRPr="00A1295B">
        <w:rPr>
          <w:lang w:val="en-US"/>
        </w:rPr>
        <w:t xml:space="preserve"> in another image. </w:t>
      </w:r>
      <w:r w:rsidR="00C22732" w:rsidRPr="00A1295B">
        <w:rPr>
          <w:lang w:val="en-US"/>
        </w:rPr>
        <w:t>F</w:t>
      </w:r>
      <w:r w:rsidR="0036363A" w:rsidRPr="00A1295B">
        <w:rPr>
          <w:lang w:val="en-US"/>
        </w:rPr>
        <w:t xml:space="preserve">or example, the center of the hand which is in the same place for each hand sign might have a high covariance and the </w:t>
      </w:r>
      <w:r w:rsidR="004625EA" w:rsidRPr="00A1295B">
        <w:rPr>
          <w:lang w:val="en-US"/>
        </w:rPr>
        <w:t>fingers</w:t>
      </w:r>
      <w:r w:rsidR="0036363A" w:rsidRPr="00A1295B">
        <w:rPr>
          <w:lang w:val="en-US"/>
        </w:rPr>
        <w:t xml:space="preserve"> which </w:t>
      </w:r>
      <w:r w:rsidR="004625EA" w:rsidRPr="00A1295B">
        <w:rPr>
          <w:lang w:val="en-US"/>
        </w:rPr>
        <w:t>differ</w:t>
      </w:r>
      <w:r w:rsidR="0036363A" w:rsidRPr="00A1295B">
        <w:rPr>
          <w:lang w:val="en-US"/>
        </w:rPr>
        <w:t xml:space="preserve"> in all </w:t>
      </w:r>
      <w:r w:rsidR="00CE344D" w:rsidRPr="00A1295B">
        <w:rPr>
          <w:lang w:val="en-US"/>
        </w:rPr>
        <w:t xml:space="preserve">pictures </w:t>
      </w:r>
      <w:r w:rsidR="004625EA" w:rsidRPr="00A1295B">
        <w:rPr>
          <w:lang w:val="en-US"/>
        </w:rPr>
        <w:t>have</w:t>
      </w:r>
      <w:r w:rsidR="00CE344D" w:rsidRPr="00A1295B">
        <w:rPr>
          <w:lang w:val="en-US"/>
        </w:rPr>
        <w:t xml:space="preserve"> a low covariance. </w:t>
      </w:r>
      <w:r w:rsidR="0088368B" w:rsidRPr="00A1295B">
        <w:rPr>
          <w:lang w:val="en-US"/>
        </w:rPr>
        <w:t xml:space="preserve">Using </w:t>
      </w:r>
      <w:del w:id="235" w:author="Derek Brandt" w:date="2024-12-17T09:05:00Z" w16du:dateUtc="2024-12-17T08:05:00Z">
        <w:r w:rsidR="0088368B" w:rsidRPr="00A1295B">
          <w:rPr>
            <w:lang w:val="en-US"/>
          </w:rPr>
          <w:delText>that</w:delText>
        </w:r>
        <w:r w:rsidR="0088368B" w:rsidRPr="00A1295B" w:rsidDel="00E81BCD">
          <w:rPr>
            <w:lang w:val="en-US"/>
          </w:rPr>
          <w:delText xml:space="preserve"> </w:delText>
        </w:r>
      </w:del>
      <w:ins w:id="236" w:author="Derek Brandt" w:date="2024-12-17T09:05:00Z" w16du:dateUtc="2024-12-17T08:05:00Z">
        <w:r w:rsidR="00E81BCD">
          <w:rPr>
            <w:lang w:val="en-US"/>
          </w:rPr>
          <w:t>this</w:t>
        </w:r>
        <w:r w:rsidR="0088368B" w:rsidRPr="00A1295B">
          <w:rPr>
            <w:lang w:val="en-US"/>
          </w:rPr>
          <w:t xml:space="preserve"> </w:t>
        </w:r>
      </w:ins>
      <w:r w:rsidR="00735386" w:rsidRPr="00A1295B">
        <w:rPr>
          <w:lang w:val="en-US"/>
        </w:rPr>
        <w:t>matrix</w:t>
      </w:r>
      <w:r w:rsidR="000E3ED1" w:rsidRPr="00A1295B">
        <w:rPr>
          <w:lang w:val="en-US"/>
        </w:rPr>
        <w:t>,</w:t>
      </w:r>
      <w:r w:rsidR="00735386" w:rsidRPr="00A1295B">
        <w:rPr>
          <w:lang w:val="en-US"/>
        </w:rPr>
        <w:t xml:space="preserve"> we calculate the </w:t>
      </w:r>
      <w:r w:rsidR="00A9720E" w:rsidRPr="00A1295B">
        <w:rPr>
          <w:lang w:val="en-US"/>
        </w:rPr>
        <w:t>eigenvectors</w:t>
      </w:r>
      <w:r w:rsidR="00DB78F7" w:rsidRPr="00A1295B">
        <w:rPr>
          <w:lang w:val="en-US"/>
        </w:rPr>
        <w:t xml:space="preserve">, which are called </w:t>
      </w:r>
      <w:r w:rsidR="00727357" w:rsidRPr="00A1295B">
        <w:rPr>
          <w:lang w:val="en-US"/>
        </w:rPr>
        <w:t>eigenfaces</w:t>
      </w:r>
      <w:r w:rsidR="00DB78F7" w:rsidRPr="00A1295B">
        <w:rPr>
          <w:lang w:val="en-US"/>
        </w:rPr>
        <w:t xml:space="preserve"> </w:t>
      </w:r>
      <w:r w:rsidR="000E3ED1" w:rsidRPr="00A1295B">
        <w:rPr>
          <w:lang w:val="en-US"/>
        </w:rPr>
        <w:t>or eigenhands</w:t>
      </w:r>
      <w:r w:rsidR="00DB78F7" w:rsidRPr="00A1295B">
        <w:rPr>
          <w:lang w:val="en-US"/>
        </w:rPr>
        <w:t xml:space="preserve"> in our specific case</w:t>
      </w:r>
      <w:r w:rsidR="000E3ED1" w:rsidRPr="00A1295B">
        <w:rPr>
          <w:lang w:val="en-US"/>
        </w:rPr>
        <w:t>. These eigenvectors</w:t>
      </w:r>
      <w:r w:rsidR="004625EA" w:rsidRPr="00A1295B">
        <w:rPr>
          <w:lang w:val="en-US"/>
        </w:rPr>
        <w:t xml:space="preserve"> </w:t>
      </w:r>
      <w:r w:rsidR="004244BF" w:rsidRPr="00A1295B">
        <w:rPr>
          <w:lang w:val="en-US"/>
        </w:rPr>
        <w:t>are the directions of the axis which show the most important features of the data</w:t>
      </w:r>
      <w:r w:rsidR="00032B81" w:rsidRPr="00A1295B">
        <w:rPr>
          <w:lang w:val="en-US"/>
        </w:rPr>
        <w:t>, o</w:t>
      </w:r>
      <w:r w:rsidR="00DE592E" w:rsidRPr="00A1295B">
        <w:rPr>
          <w:lang w:val="en-US"/>
        </w:rPr>
        <w:t>rdered from the most relevant to the least relevant. This ordering allows us to disregard the last eigenvectors without losing important data</w:t>
      </w:r>
      <w:commentRangeStart w:id="237"/>
      <w:commentRangeEnd w:id="237"/>
      <w:ins w:id="238" w:author="Landes, Finian (GymLI)" w:date="2024-12-20T12:52:00Z" w16du:dateUtc="2024-12-20T11:52:00Z">
        <w:r w:rsidR="00E81BCD">
          <w:rPr>
            <w:rStyle w:val="CommentReference"/>
            <w:lang w:val="en-US"/>
          </w:rPr>
          <w:commentReference w:id="237"/>
        </w:r>
        <w:r w:rsidR="00997929">
          <w:rPr>
            <w:lang w:val="en-US"/>
          </w:rPr>
          <w:t>.</w:t>
        </w:r>
      </w:ins>
      <w:del w:id="239" w:author="Landes, Finian (GymLI)" w:date="2024-12-20T12:52:00Z" w16du:dateUtc="2024-12-20T11:52:00Z">
        <w:r w:rsidR="008C3B74" w:rsidRPr="00A1295B">
          <w:rPr>
            <w:lang w:val="en-US"/>
          </w:rPr>
          <w:delText>.</w:delText>
        </w:r>
        <w:r w:rsidR="00D33A9C" w:rsidRPr="00A1295B">
          <w:rPr>
            <w:vertAlign w:val="superscript"/>
            <w:lang w:val="en-US"/>
          </w:rPr>
          <w:fldChar w:fldCharType="begin"/>
        </w:r>
        <w:r w:rsidR="00D33A9C" w:rsidRPr="00A1295B">
          <w:rPr>
            <w:vertAlign w:val="superscript"/>
            <w:lang w:val="en-US"/>
          </w:rPr>
          <w:delInstrText xml:space="preserve"> NOTEREF _Ref184018467 \h  \* MERGEFORMAT </w:delInstrText>
        </w:r>
        <w:r w:rsidR="00D33A9C" w:rsidRPr="00A1295B">
          <w:rPr>
            <w:vertAlign w:val="superscript"/>
            <w:lang w:val="en-US"/>
          </w:rPr>
        </w:r>
        <w:r w:rsidR="00D33A9C" w:rsidRPr="00A1295B">
          <w:rPr>
            <w:vertAlign w:val="superscript"/>
            <w:lang w:val="en-US"/>
          </w:rPr>
          <w:fldChar w:fldCharType="separate"/>
        </w:r>
        <w:r w:rsidR="00D33A9C" w:rsidRPr="00A1295B">
          <w:rPr>
            <w:vertAlign w:val="superscript"/>
            <w:lang w:val="en-US"/>
          </w:rPr>
          <w:delText>1</w:delText>
        </w:r>
        <w:r w:rsidR="00D33A9C" w:rsidRPr="00A1295B">
          <w:rPr>
            <w:vertAlign w:val="superscript"/>
            <w:lang w:val="en-US"/>
          </w:rPr>
          <w:fldChar w:fldCharType="end"/>
        </w:r>
        <w:r w:rsidR="005A586D" w:rsidRPr="00A1295B">
          <w:rPr>
            <w:lang w:val="en-US"/>
          </w:rPr>
          <w:delText xml:space="preserve"> </w:delText>
        </w:r>
      </w:del>
    </w:p>
    <w:p w14:paraId="43C77C29" w14:textId="53C23DFD" w:rsidR="008F47E2" w:rsidRPr="00A1295B" w:rsidRDefault="00B155C6" w:rsidP="00F708E0">
      <w:pPr>
        <w:spacing w:after="0"/>
        <w:jc w:val="both"/>
        <w:rPr>
          <w:lang w:val="en-US"/>
        </w:rPr>
        <w:pPrChange w:id="240" w:author="Landes, Finian (GymLI)" w:date="2024-12-20T12:52:00Z" w16du:dateUtc="2024-12-20T11:52:00Z">
          <w:pPr>
            <w:jc w:val="both"/>
          </w:pPr>
        </w:pPrChange>
      </w:pPr>
      <w:r w:rsidRPr="00A1295B">
        <w:rPr>
          <w:lang w:val="en-US"/>
        </w:rPr>
        <w:t xml:space="preserve">To </w:t>
      </w:r>
      <w:del w:id="241" w:author="Landes, Finian (GymLI)" w:date="2024-12-20T12:52:00Z" w16du:dateUtc="2024-12-20T11:52:00Z">
        <w:r w:rsidRPr="00A1295B">
          <w:rPr>
            <w:lang w:val="en-US"/>
          </w:rPr>
          <w:delText xml:space="preserve">then </w:delText>
        </w:r>
      </w:del>
      <w:r w:rsidRPr="00A1295B">
        <w:rPr>
          <w:lang w:val="en-US"/>
        </w:rPr>
        <w:t xml:space="preserve">recognize </w:t>
      </w:r>
      <w:r w:rsidR="00E52279" w:rsidRPr="00A1295B">
        <w:rPr>
          <w:lang w:val="en-US"/>
        </w:rPr>
        <w:t xml:space="preserve">the </w:t>
      </w:r>
      <w:r w:rsidR="00885274" w:rsidRPr="00A1295B">
        <w:rPr>
          <w:lang w:val="en-US"/>
        </w:rPr>
        <w:t xml:space="preserve">hand </w:t>
      </w:r>
      <w:ins w:id="242" w:author="Landes, Finian (GymLI)" w:date="2024-12-20T12:52:00Z" w16du:dateUtc="2024-12-20T11:52:00Z">
        <w:r w:rsidR="002E30CE" w:rsidRPr="002E30CE">
          <w:rPr>
            <w:lang w:val="en-US"/>
          </w:rPr>
          <w:t>sign</w:t>
        </w:r>
        <w:r w:rsidR="00BB05EB">
          <w:rPr>
            <w:lang w:val="en-US"/>
          </w:rPr>
          <w:t>s</w:t>
        </w:r>
      </w:ins>
      <w:del w:id="243" w:author="Landes, Finian (GymLI)" w:date="2024-12-20T12:52:00Z" w16du:dateUtc="2024-12-20T11:52:00Z">
        <w:r w:rsidR="00885274" w:rsidRPr="00A1295B">
          <w:rPr>
            <w:lang w:val="en-US"/>
          </w:rPr>
          <w:delText>sign shown</w:delText>
        </w:r>
      </w:del>
      <w:r w:rsidR="00885274" w:rsidRPr="00A1295B">
        <w:rPr>
          <w:lang w:val="en-US"/>
        </w:rPr>
        <w:t xml:space="preserve"> in the </w:t>
      </w:r>
      <w:del w:id="244" w:author="Landes, Finian (GymLI)" w:date="2024-12-20T12:52:00Z" w16du:dateUtc="2024-12-20T11:52:00Z">
        <w:r w:rsidR="008A20BB" w:rsidRPr="00A1295B">
          <w:rPr>
            <w:lang w:val="en-US"/>
          </w:rPr>
          <w:delText xml:space="preserve">images of the </w:delText>
        </w:r>
      </w:del>
      <w:r w:rsidR="008A20BB" w:rsidRPr="00A1295B">
        <w:rPr>
          <w:lang w:val="en-US"/>
        </w:rPr>
        <w:t>test dataset</w:t>
      </w:r>
      <w:ins w:id="245" w:author="Landes, Finian (GymLI)" w:date="2024-12-20T12:52:00Z" w16du:dateUtc="2024-12-20T11:52:00Z">
        <w:r w:rsidR="002E30CE" w:rsidRPr="002E30CE">
          <w:rPr>
            <w:lang w:val="en-US"/>
          </w:rPr>
          <w:t>,</w:t>
        </w:r>
      </w:ins>
      <w:r w:rsidR="008A20BB" w:rsidRPr="00A1295B">
        <w:rPr>
          <w:lang w:val="en-US"/>
        </w:rPr>
        <w:t xml:space="preserve"> </w:t>
      </w:r>
      <w:r w:rsidR="009571E2" w:rsidRPr="00A1295B">
        <w:rPr>
          <w:lang w:val="en-US"/>
        </w:rPr>
        <w:t xml:space="preserve">we </w:t>
      </w:r>
      <w:ins w:id="246" w:author="Landes, Finian (GymLI)" w:date="2024-12-20T12:52:00Z" w16du:dateUtc="2024-12-20T11:52:00Z">
        <w:r w:rsidR="002E30CE" w:rsidRPr="002E30CE">
          <w:rPr>
            <w:lang w:val="en-US"/>
          </w:rPr>
          <w:t xml:space="preserve">compared each test </w:t>
        </w:r>
      </w:ins>
      <w:del w:id="247" w:author="Landes, Finian (GymLI)" w:date="2024-12-20T12:52:00Z" w16du:dateUtc="2024-12-20T11:52:00Z">
        <w:r w:rsidR="00985098" w:rsidRPr="00A1295B">
          <w:rPr>
            <w:lang w:val="en-US"/>
          </w:rPr>
          <w:delText xml:space="preserve">searched for the closest </w:delText>
        </w:r>
      </w:del>
      <w:r w:rsidR="00985098" w:rsidRPr="00A1295B">
        <w:rPr>
          <w:lang w:val="en-US"/>
        </w:rPr>
        <w:t>im</w:t>
      </w:r>
      <w:r w:rsidR="00985098" w:rsidRPr="00582E08">
        <w:rPr>
          <w:lang w:val="en-US"/>
        </w:rPr>
        <w:t>age</w:t>
      </w:r>
      <w:r w:rsidR="00CF24CE" w:rsidRPr="00582E08">
        <w:rPr>
          <w:lang w:val="en-US"/>
        </w:rPr>
        <w:t>,</w:t>
      </w:r>
      <w:r w:rsidR="00045E23">
        <w:rPr>
          <w:lang w:val="en-US"/>
        </w:rPr>
        <w:t xml:space="preserve"> </w:t>
      </w:r>
      <w:r w:rsidR="00B7755F">
        <w:rPr>
          <w:lang w:val="en-US"/>
        </w:rPr>
        <w:t xml:space="preserve">represented </w:t>
      </w:r>
      <w:ins w:id="248" w:author="Landes, Finian (GymLI)" w:date="2024-12-20T12:52:00Z" w16du:dateUtc="2024-12-20T11:52:00Z">
        <w:r w:rsidR="002E30CE" w:rsidRPr="002E30CE">
          <w:rPr>
            <w:lang w:val="en-US"/>
          </w:rPr>
          <w:t>as</w:t>
        </w:r>
      </w:ins>
      <w:del w:id="249" w:author="Landes, Finian (GymLI)" w:date="2024-12-20T12:52:00Z" w16du:dateUtc="2024-12-20T11:52:00Z">
        <w:r w:rsidR="00B7755F">
          <w:rPr>
            <w:lang w:val="en-US"/>
          </w:rPr>
          <w:delText>by</w:delText>
        </w:r>
      </w:del>
      <w:r w:rsidR="00B7755F">
        <w:rPr>
          <w:lang w:val="en-US"/>
        </w:rPr>
        <w:t xml:space="preserve"> a</w:t>
      </w:r>
      <w:r w:rsidR="00CF24CE" w:rsidRPr="00582E08">
        <w:rPr>
          <w:lang w:val="en-US"/>
        </w:rPr>
        <w:t xml:space="preserve"> vector,</w:t>
      </w:r>
      <w:r w:rsidR="00985098" w:rsidRPr="00582E08">
        <w:rPr>
          <w:lang w:val="en-US"/>
        </w:rPr>
        <w:t xml:space="preserve"> </w:t>
      </w:r>
      <w:ins w:id="250" w:author="Landes, Finian (GymLI)" w:date="2024-12-20T12:52:00Z" w16du:dateUtc="2024-12-20T11:52:00Z">
        <w:r w:rsidR="002E30CE" w:rsidRPr="002E30CE">
          <w:rPr>
            <w:lang w:val="en-US"/>
          </w:rPr>
          <w:t>to</w:t>
        </w:r>
      </w:ins>
      <w:del w:id="251" w:author="Landes, Finian (GymLI)" w:date="2024-12-20T12:52:00Z" w16du:dateUtc="2024-12-20T11:52:00Z">
        <w:r w:rsidR="00173852" w:rsidRPr="00582E08">
          <w:rPr>
            <w:lang w:val="en-US"/>
          </w:rPr>
          <w:delText>o</w:delText>
        </w:r>
        <w:r w:rsidR="00173852" w:rsidRPr="00A1295B">
          <w:rPr>
            <w:lang w:val="en-US"/>
          </w:rPr>
          <w:delText>f</w:delText>
        </w:r>
      </w:del>
      <w:r w:rsidR="00173852" w:rsidRPr="00A1295B">
        <w:rPr>
          <w:lang w:val="en-US"/>
        </w:rPr>
        <w:t xml:space="preserve"> the </w:t>
      </w:r>
      <w:ins w:id="252" w:author="Landes, Finian (GymLI)" w:date="2024-12-20T12:52:00Z" w16du:dateUtc="2024-12-20T11:52:00Z">
        <w:r w:rsidR="002E30CE" w:rsidRPr="002E30CE">
          <w:rPr>
            <w:lang w:val="en-US"/>
          </w:rPr>
          <w:t>images in the training</w:t>
        </w:r>
      </w:ins>
      <w:del w:id="253" w:author="Landes, Finian (GymLI)" w:date="2024-12-20T12:52:00Z" w16du:dateUtc="2024-12-20T11:52:00Z">
        <w:r w:rsidR="00173852" w:rsidRPr="00A1295B">
          <w:rPr>
            <w:lang w:val="en-US"/>
          </w:rPr>
          <w:delText>train</w:delText>
        </w:r>
      </w:del>
      <w:r w:rsidR="00173852" w:rsidRPr="00A1295B">
        <w:rPr>
          <w:lang w:val="en-US"/>
        </w:rPr>
        <w:t xml:space="preserve"> set</w:t>
      </w:r>
      <w:ins w:id="254" w:author="Landes, Finian (GymLI)" w:date="2024-12-20T12:52:00Z" w16du:dateUtc="2024-12-20T11:52:00Z">
        <w:r w:rsidR="002E30CE" w:rsidRPr="002E30CE">
          <w:rPr>
            <w:lang w:val="en-US"/>
          </w:rPr>
          <w:t xml:space="preserve">. We identified the closest match in the training set, </w:t>
        </w:r>
      </w:ins>
      <w:del w:id="255" w:author="Landes, Finian (GymLI)" w:date="2024-12-20T12:52:00Z" w16du:dateUtc="2024-12-20T11:52:00Z">
        <w:r w:rsidR="00173852" w:rsidRPr="00A1295B">
          <w:rPr>
            <w:lang w:val="en-US"/>
          </w:rPr>
          <w:delText xml:space="preserve"> to our test image </w:delText>
        </w:r>
      </w:del>
      <w:r w:rsidR="00173852" w:rsidRPr="00A1295B">
        <w:rPr>
          <w:lang w:val="en-US"/>
        </w:rPr>
        <w:t xml:space="preserve">and </w:t>
      </w:r>
      <w:del w:id="256" w:author="Landes, Finian (GymLI)" w:date="2024-12-20T12:52:00Z" w16du:dateUtc="2024-12-20T11:52:00Z">
        <w:r w:rsidR="004A5588" w:rsidRPr="00A1295B">
          <w:rPr>
            <w:lang w:val="en-US"/>
          </w:rPr>
          <w:delText>so</w:delText>
        </w:r>
        <w:r w:rsidR="00471F30" w:rsidRPr="00A1295B">
          <w:rPr>
            <w:lang w:val="en-US"/>
          </w:rPr>
          <w:delText xml:space="preserve"> </w:delText>
        </w:r>
      </w:del>
      <w:r w:rsidR="00471F30" w:rsidRPr="00A1295B">
        <w:rPr>
          <w:lang w:val="en-US"/>
        </w:rPr>
        <w:t xml:space="preserve">the </w:t>
      </w:r>
      <w:r w:rsidR="004A5588" w:rsidRPr="00A1295B">
        <w:rPr>
          <w:lang w:val="en-US"/>
        </w:rPr>
        <w:t xml:space="preserve">test image </w:t>
      </w:r>
      <w:ins w:id="257" w:author="Landes, Finian (GymLI)" w:date="2024-12-20T12:52:00Z" w16du:dateUtc="2024-12-20T11:52:00Z">
        <w:r w:rsidR="002E30CE" w:rsidRPr="002E30CE">
          <w:rPr>
            <w:lang w:val="en-US"/>
          </w:rPr>
          <w:t>was classified as showing</w:t>
        </w:r>
      </w:ins>
      <w:del w:id="258" w:author="Landes, Finian (GymLI)" w:date="2024-12-20T12:52:00Z" w16du:dateUtc="2024-12-20T11:52:00Z">
        <w:r w:rsidR="004A5588" w:rsidRPr="00A1295B">
          <w:rPr>
            <w:lang w:val="en-US"/>
          </w:rPr>
          <w:delText>would likely show</w:delText>
        </w:r>
      </w:del>
      <w:r w:rsidR="004A5588" w:rsidRPr="00A1295B">
        <w:rPr>
          <w:lang w:val="en-US"/>
        </w:rPr>
        <w:t xml:space="preserve"> the same </w:t>
      </w:r>
      <w:ins w:id="259" w:author="Landes, Finian (GymLI)" w:date="2024-12-20T12:52:00Z" w16du:dateUtc="2024-12-20T11:52:00Z">
        <w:r w:rsidR="002E30CE" w:rsidRPr="002E30CE">
          <w:rPr>
            <w:lang w:val="en-US"/>
          </w:rPr>
          <w:t xml:space="preserve">hand </w:t>
        </w:r>
      </w:ins>
      <w:r w:rsidR="0072288A" w:rsidRPr="00A1295B">
        <w:rPr>
          <w:lang w:val="en-US"/>
        </w:rPr>
        <w:t xml:space="preserve">sign </w:t>
      </w:r>
      <w:r w:rsidR="004A5588" w:rsidRPr="00A1295B">
        <w:rPr>
          <w:lang w:val="en-US"/>
        </w:rPr>
        <w:t xml:space="preserve">as </w:t>
      </w:r>
      <w:ins w:id="260" w:author="Landes, Finian (GymLI)" w:date="2024-12-20T12:52:00Z" w16du:dateUtc="2024-12-20T11:52:00Z">
        <w:r w:rsidR="002E30CE" w:rsidRPr="002E30CE">
          <w:rPr>
            <w:lang w:val="en-US"/>
          </w:rPr>
          <w:t>its</w:t>
        </w:r>
      </w:ins>
      <w:del w:id="261" w:author="Landes, Finian (GymLI)" w:date="2024-12-20T12:52:00Z" w16du:dateUtc="2024-12-20T11:52:00Z">
        <w:r w:rsidR="004A5588" w:rsidRPr="00A1295B">
          <w:rPr>
            <w:lang w:val="en-US"/>
          </w:rPr>
          <w:delText>the</w:delText>
        </w:r>
        <w:r w:rsidR="00F0370B" w:rsidRPr="00A1295B">
          <w:rPr>
            <w:lang w:val="en-US"/>
          </w:rPr>
          <w:delText xml:space="preserve"> train image it was</w:delText>
        </w:r>
      </w:del>
      <w:r w:rsidR="00F0370B" w:rsidRPr="00A1295B">
        <w:rPr>
          <w:lang w:val="en-US"/>
        </w:rPr>
        <w:t xml:space="preserve"> closest </w:t>
      </w:r>
      <w:ins w:id="262" w:author="Landes, Finian (GymLI)" w:date="2024-12-20T12:52:00Z" w16du:dateUtc="2024-12-20T11:52:00Z">
        <w:r w:rsidR="002E30CE" w:rsidRPr="002E30CE">
          <w:rPr>
            <w:lang w:val="en-US"/>
          </w:rPr>
          <w:t>training image.</w:t>
        </w:r>
      </w:ins>
      <w:del w:id="263" w:author="Landes, Finian (GymLI)" w:date="2024-12-20T12:52:00Z" w16du:dateUtc="2024-12-20T11:52:00Z">
        <w:r w:rsidR="00F0370B" w:rsidRPr="00A1295B">
          <w:rPr>
            <w:lang w:val="en-US"/>
          </w:rPr>
          <w:delText>too</w:delText>
        </w:r>
        <w:r w:rsidR="00097B0C" w:rsidRPr="00A1295B">
          <w:rPr>
            <w:lang w:val="en-US"/>
          </w:rPr>
          <w:delText xml:space="preserve">. </w:delText>
        </w:r>
      </w:del>
    </w:p>
    <w:p w14:paraId="1FBC83FF" w14:textId="1373627F" w:rsidR="00AC3AAC" w:rsidRPr="00D36901" w:rsidRDefault="00AC3AAC" w:rsidP="00B214A7">
      <w:pPr>
        <w:pStyle w:val="Heading3"/>
        <w:numPr>
          <w:ilvl w:val="2"/>
          <w:numId w:val="7"/>
        </w:numPr>
        <w:jc w:val="both"/>
        <w:rPr>
          <w:b w:val="0"/>
        </w:rPr>
      </w:pPr>
      <w:bookmarkStart w:id="264" w:name="_Toc185280205"/>
      <w:bookmarkStart w:id="265" w:name="_Toc185591025"/>
      <w:r w:rsidRPr="00D36901">
        <w:t>Results</w:t>
      </w:r>
      <w:bookmarkEnd w:id="264"/>
      <w:bookmarkEnd w:id="265"/>
      <w:r w:rsidR="009241E0" w:rsidRPr="00D36901">
        <w:t xml:space="preserve"> </w:t>
      </w:r>
    </w:p>
    <w:p w14:paraId="0F3D669B" w14:textId="5D28E9E9" w:rsidR="0070368C" w:rsidRPr="00A1295B" w:rsidRDefault="001761A4" w:rsidP="00AB49D2">
      <w:pPr>
        <w:jc w:val="both"/>
        <w:rPr>
          <w:lang w:val="en-US"/>
        </w:rPr>
      </w:pPr>
      <w:r w:rsidRPr="00A1295B">
        <w:rPr>
          <w:lang w:val="en-US"/>
        </w:rPr>
        <w:t xml:space="preserve">To </w:t>
      </w:r>
      <w:r w:rsidR="00297803" w:rsidRPr="00A1295B">
        <w:rPr>
          <w:lang w:val="en-US"/>
        </w:rPr>
        <w:t>prove</w:t>
      </w:r>
      <w:r w:rsidR="005508F8" w:rsidRPr="00A1295B">
        <w:rPr>
          <w:lang w:val="en-US"/>
        </w:rPr>
        <w:t xml:space="preserve"> </w:t>
      </w:r>
      <w:r w:rsidR="005C06AD" w:rsidRPr="00A1295B">
        <w:rPr>
          <w:lang w:val="en-US"/>
        </w:rPr>
        <w:t xml:space="preserve">our </w:t>
      </w:r>
      <w:r w:rsidR="00C00C25" w:rsidRPr="00A1295B">
        <w:rPr>
          <w:lang w:val="en-US"/>
        </w:rPr>
        <w:t>concept,</w:t>
      </w:r>
      <w:r w:rsidR="005C06AD" w:rsidRPr="00A1295B">
        <w:rPr>
          <w:lang w:val="en-US"/>
        </w:rPr>
        <w:t xml:space="preserve"> we first created a small dataset</w:t>
      </w:r>
      <w:r w:rsidR="00AA1E9B" w:rsidRPr="00A1295B">
        <w:rPr>
          <w:lang w:val="en-US"/>
        </w:rPr>
        <w:t xml:space="preserve"> </w:t>
      </w:r>
      <w:r w:rsidR="003D29B8" w:rsidRPr="00A1295B">
        <w:rPr>
          <w:lang w:val="en-US"/>
        </w:rPr>
        <w:t>on</w:t>
      </w:r>
      <w:r w:rsidR="0094704C" w:rsidRPr="00A1295B">
        <w:rPr>
          <w:lang w:val="en-US"/>
        </w:rPr>
        <w:t>ly con</w:t>
      </w:r>
      <w:r w:rsidR="00A8247B" w:rsidRPr="00A1295B">
        <w:rPr>
          <w:lang w:val="en-US"/>
        </w:rPr>
        <w:t>si</w:t>
      </w:r>
      <w:r w:rsidR="009644E7" w:rsidRPr="00A1295B">
        <w:rPr>
          <w:lang w:val="en-US"/>
        </w:rPr>
        <w:t>sting of</w:t>
      </w:r>
      <w:r w:rsidR="00C00C25" w:rsidRPr="00A1295B">
        <w:rPr>
          <w:lang w:val="en-US"/>
        </w:rPr>
        <w:t xml:space="preserve"> three</w:t>
      </w:r>
      <w:r w:rsidR="003725FD" w:rsidRPr="00A1295B">
        <w:rPr>
          <w:lang w:val="en-US"/>
        </w:rPr>
        <w:t xml:space="preserve"> pictures </w:t>
      </w:r>
      <w:r w:rsidR="009379CC" w:rsidRPr="00A1295B">
        <w:rPr>
          <w:lang w:val="en-US"/>
        </w:rPr>
        <w:t>of t</w:t>
      </w:r>
      <w:r w:rsidR="00297803" w:rsidRPr="00A1295B">
        <w:rPr>
          <w:lang w:val="en-US"/>
        </w:rPr>
        <w:t>h</w:t>
      </w:r>
      <w:r w:rsidR="009379CC" w:rsidRPr="00A1295B">
        <w:rPr>
          <w:lang w:val="en-US"/>
        </w:rPr>
        <w:t xml:space="preserve">ree </w:t>
      </w:r>
      <w:r w:rsidR="001E7972" w:rsidRPr="00A1295B">
        <w:rPr>
          <w:lang w:val="en-US"/>
        </w:rPr>
        <w:t>different hand sign</w:t>
      </w:r>
      <w:r w:rsidR="00C27116" w:rsidRPr="00A1295B">
        <w:rPr>
          <w:lang w:val="en-US"/>
        </w:rPr>
        <w:t>s</w:t>
      </w:r>
      <w:r w:rsidR="007F1613" w:rsidRPr="00A1295B">
        <w:rPr>
          <w:lang w:val="en-US"/>
        </w:rPr>
        <w:t xml:space="preserve"> of Mailin</w:t>
      </w:r>
      <w:r w:rsidR="00965897" w:rsidRPr="00A1295B">
        <w:rPr>
          <w:lang w:val="en-US"/>
        </w:rPr>
        <w:t>’</w:t>
      </w:r>
      <w:r w:rsidR="00F36CF1" w:rsidRPr="00A1295B">
        <w:rPr>
          <w:lang w:val="en-US"/>
        </w:rPr>
        <w:t>s hand</w:t>
      </w:r>
      <w:r w:rsidR="008C2CF4" w:rsidRPr="00A1295B">
        <w:rPr>
          <w:lang w:val="en-US"/>
        </w:rPr>
        <w:t>. We tr</w:t>
      </w:r>
      <w:r w:rsidR="005168BA" w:rsidRPr="00A1295B">
        <w:rPr>
          <w:lang w:val="en-US"/>
        </w:rPr>
        <w:t>ied ou</w:t>
      </w:r>
      <w:r w:rsidR="00D305C5" w:rsidRPr="00A1295B">
        <w:rPr>
          <w:lang w:val="en-US"/>
        </w:rPr>
        <w:t xml:space="preserve">r algorithm </w:t>
      </w:r>
      <w:r w:rsidR="005B4B9F" w:rsidRPr="00A1295B">
        <w:rPr>
          <w:lang w:val="en-US"/>
        </w:rPr>
        <w:t>o</w:t>
      </w:r>
      <w:r w:rsidR="00114E1B" w:rsidRPr="00A1295B">
        <w:rPr>
          <w:lang w:val="en-US"/>
        </w:rPr>
        <w:t xml:space="preserve">n these </w:t>
      </w:r>
      <w:r w:rsidR="00984B77" w:rsidRPr="00A1295B">
        <w:rPr>
          <w:lang w:val="en-US"/>
        </w:rPr>
        <w:t>pict</w:t>
      </w:r>
      <w:r w:rsidR="00B06BAE" w:rsidRPr="00A1295B">
        <w:rPr>
          <w:lang w:val="en-US"/>
        </w:rPr>
        <w:t xml:space="preserve">ures with a </w:t>
      </w:r>
      <w:r w:rsidR="00E14A83" w:rsidRPr="00A1295B">
        <w:rPr>
          <w:lang w:val="en-US"/>
        </w:rPr>
        <w:t xml:space="preserve">random </w:t>
      </w:r>
      <w:r w:rsidR="00C43CB7" w:rsidRPr="00A1295B">
        <w:rPr>
          <w:lang w:val="en-US"/>
        </w:rPr>
        <w:t>train</w:t>
      </w:r>
      <w:r w:rsidR="00BD5809" w:rsidRPr="00A1295B">
        <w:rPr>
          <w:lang w:val="en-US"/>
        </w:rPr>
        <w:t xml:space="preserve"> and </w:t>
      </w:r>
      <w:r w:rsidR="007237A3" w:rsidRPr="00A1295B">
        <w:rPr>
          <w:lang w:val="en-US"/>
        </w:rPr>
        <w:t>test set</w:t>
      </w:r>
      <w:r w:rsidR="008A61F5" w:rsidRPr="00A1295B">
        <w:rPr>
          <w:lang w:val="en-US"/>
        </w:rPr>
        <w:t xml:space="preserve">. The </w:t>
      </w:r>
      <w:r w:rsidR="00A809D0" w:rsidRPr="00A1295B">
        <w:rPr>
          <w:lang w:val="en-US"/>
        </w:rPr>
        <w:t>test s</w:t>
      </w:r>
      <w:r w:rsidR="00DF11BF" w:rsidRPr="00A1295B">
        <w:rPr>
          <w:lang w:val="en-US"/>
        </w:rPr>
        <w:t xml:space="preserve">et contained </w:t>
      </w:r>
      <w:r w:rsidR="00C00C25" w:rsidRPr="00A1295B">
        <w:rPr>
          <w:lang w:val="en-US"/>
        </w:rPr>
        <w:t>three</w:t>
      </w:r>
      <w:r w:rsidR="00AF56E1" w:rsidRPr="00A1295B">
        <w:rPr>
          <w:lang w:val="en-US"/>
        </w:rPr>
        <w:t xml:space="preserve"> </w:t>
      </w:r>
      <w:ins w:id="266" w:author="Landes, Finian (GymLI)" w:date="2024-12-20T12:52:00Z" w16du:dateUtc="2024-12-20T11:52:00Z">
        <w:r w:rsidR="00AF56E1" w:rsidRPr="00A1295B">
          <w:rPr>
            <w:lang w:val="en-US"/>
          </w:rPr>
          <w:t>random</w:t>
        </w:r>
      </w:ins>
      <w:ins w:id="267" w:author="Derek Brandt" w:date="2024-12-17T09:09:00Z" w16du:dateUtc="2024-12-17T08:09:00Z">
        <w:r w:rsidR="00E81BCD">
          <w:rPr>
            <w:lang w:val="en-US"/>
          </w:rPr>
          <w:t>ly</w:t>
        </w:r>
      </w:ins>
      <w:del w:id="268" w:author="Landes, Finian (GymLI)" w:date="2024-12-20T12:52:00Z" w16du:dateUtc="2024-12-20T11:52:00Z">
        <w:r w:rsidR="00AF56E1" w:rsidRPr="00A1295B">
          <w:rPr>
            <w:lang w:val="en-US"/>
          </w:rPr>
          <w:delText>random</w:delText>
        </w:r>
      </w:del>
      <w:r w:rsidR="00AF56E1" w:rsidRPr="00A1295B">
        <w:rPr>
          <w:lang w:val="en-US"/>
        </w:rPr>
        <w:t xml:space="preserve"> chosen p</w:t>
      </w:r>
      <w:r w:rsidR="000A37AA" w:rsidRPr="00A1295B">
        <w:rPr>
          <w:lang w:val="en-US"/>
        </w:rPr>
        <w:t>ictures</w:t>
      </w:r>
      <w:ins w:id="269" w:author="Derek Brandt" w:date="2024-12-17T09:09:00Z" w16du:dateUtc="2024-12-17T08:09:00Z">
        <w:r w:rsidR="00E81BCD">
          <w:rPr>
            <w:lang w:val="en-US"/>
          </w:rPr>
          <w:t>,</w:t>
        </w:r>
      </w:ins>
      <w:r w:rsidR="000A37AA" w:rsidRPr="00A1295B">
        <w:rPr>
          <w:lang w:val="en-US"/>
        </w:rPr>
        <w:t xml:space="preserve"> which</w:t>
      </w:r>
      <w:r w:rsidR="00B11CDF" w:rsidRPr="00A1295B">
        <w:rPr>
          <w:lang w:val="en-US"/>
        </w:rPr>
        <w:t xml:space="preserve"> were </w:t>
      </w:r>
      <w:r w:rsidR="00C81ABF" w:rsidRPr="00A1295B">
        <w:rPr>
          <w:lang w:val="en-US"/>
        </w:rPr>
        <w:t xml:space="preserve">then excluded from the </w:t>
      </w:r>
      <w:r w:rsidR="00DE3979" w:rsidRPr="00A1295B">
        <w:rPr>
          <w:lang w:val="en-US"/>
        </w:rPr>
        <w:t xml:space="preserve">train set. </w:t>
      </w:r>
      <w:r w:rsidR="00286F9F" w:rsidRPr="00A1295B">
        <w:rPr>
          <w:lang w:val="en-US"/>
        </w:rPr>
        <w:t xml:space="preserve">We </w:t>
      </w:r>
      <w:r w:rsidR="00D05CA2" w:rsidRPr="00A1295B">
        <w:rPr>
          <w:lang w:val="en-US"/>
        </w:rPr>
        <w:t>then saw</w:t>
      </w:r>
      <w:r w:rsidR="00BE07E6" w:rsidRPr="00A1295B">
        <w:rPr>
          <w:lang w:val="en-US"/>
        </w:rPr>
        <w:t xml:space="preserve"> that ou</w:t>
      </w:r>
      <w:r w:rsidR="002D0AED" w:rsidRPr="00A1295B">
        <w:rPr>
          <w:lang w:val="en-US"/>
        </w:rPr>
        <w:t xml:space="preserve">r algorithm </w:t>
      </w:r>
      <w:r w:rsidR="00C45DA4" w:rsidRPr="00A1295B">
        <w:rPr>
          <w:lang w:val="en-US"/>
        </w:rPr>
        <w:t>worked</w:t>
      </w:r>
      <w:r w:rsidR="00EB1E74" w:rsidRPr="00A1295B">
        <w:rPr>
          <w:lang w:val="en-US"/>
        </w:rPr>
        <w:t>.</w:t>
      </w:r>
      <w:r w:rsidR="00C45DA4" w:rsidRPr="00A1295B">
        <w:rPr>
          <w:lang w:val="en-US"/>
        </w:rPr>
        <w:t xml:space="preserve"> </w:t>
      </w:r>
      <w:r w:rsidR="00945846" w:rsidRPr="00A1295B">
        <w:rPr>
          <w:lang w:val="en-US"/>
        </w:rPr>
        <w:t xml:space="preserve">We had a success </w:t>
      </w:r>
      <w:r w:rsidR="00F1642A" w:rsidRPr="00A1295B">
        <w:rPr>
          <w:lang w:val="en-US"/>
        </w:rPr>
        <w:t>rate b</w:t>
      </w:r>
      <w:r w:rsidR="00943C47" w:rsidRPr="00A1295B">
        <w:rPr>
          <w:lang w:val="en-US"/>
        </w:rPr>
        <w:t xml:space="preserve">etween </w:t>
      </w:r>
      <w:r w:rsidR="004435FE" w:rsidRPr="00A1295B">
        <w:rPr>
          <w:lang w:val="en-US"/>
        </w:rPr>
        <w:t>66</w:t>
      </w:r>
      <w:r w:rsidR="002F4522" w:rsidRPr="00A1295B">
        <w:rPr>
          <w:lang w:val="en-US"/>
        </w:rPr>
        <w:t xml:space="preserve"> </w:t>
      </w:r>
      <w:r w:rsidR="00C00C25" w:rsidRPr="00A1295B">
        <w:rPr>
          <w:lang w:val="en-US"/>
        </w:rPr>
        <w:t>and</w:t>
      </w:r>
      <w:r w:rsidR="002F4522" w:rsidRPr="00A1295B">
        <w:rPr>
          <w:lang w:val="en-US"/>
        </w:rPr>
        <w:t xml:space="preserve"> </w:t>
      </w:r>
      <w:r w:rsidR="00A34BE1" w:rsidRPr="00A1295B">
        <w:rPr>
          <w:lang w:val="en-US"/>
        </w:rPr>
        <w:t>100</w:t>
      </w:r>
      <w:r w:rsidR="005C5495" w:rsidRPr="00A1295B">
        <w:rPr>
          <w:lang w:val="en-US"/>
        </w:rPr>
        <w:t xml:space="preserve"> </w:t>
      </w:r>
      <w:r w:rsidR="003844B8" w:rsidRPr="00A1295B">
        <w:rPr>
          <w:lang w:val="en-US"/>
        </w:rPr>
        <w:t>per</w:t>
      </w:r>
      <w:r w:rsidR="009D6727" w:rsidRPr="00A1295B">
        <w:rPr>
          <w:lang w:val="en-US"/>
        </w:rPr>
        <w:t>c</w:t>
      </w:r>
      <w:r w:rsidR="003844B8" w:rsidRPr="00A1295B">
        <w:rPr>
          <w:lang w:val="en-US"/>
        </w:rPr>
        <w:t>ent</w:t>
      </w:r>
      <w:r w:rsidR="009261FD" w:rsidRPr="00A1295B">
        <w:rPr>
          <w:lang w:val="en-US"/>
        </w:rPr>
        <w:t xml:space="preserve">, </w:t>
      </w:r>
      <w:r w:rsidR="00897A3E" w:rsidRPr="00A1295B">
        <w:rPr>
          <w:lang w:val="en-US"/>
        </w:rPr>
        <w:t>w</w:t>
      </w:r>
      <w:r w:rsidR="003171DA" w:rsidRPr="00A1295B">
        <w:rPr>
          <w:lang w:val="en-US"/>
        </w:rPr>
        <w:t xml:space="preserve">hich </w:t>
      </w:r>
      <w:r w:rsidR="00C43CB7" w:rsidRPr="00A1295B">
        <w:rPr>
          <w:lang w:val="en-US"/>
        </w:rPr>
        <w:t>wa</w:t>
      </w:r>
      <w:r w:rsidR="003171DA" w:rsidRPr="00A1295B">
        <w:rPr>
          <w:lang w:val="en-US"/>
        </w:rPr>
        <w:t>s highe</w:t>
      </w:r>
      <w:r w:rsidR="002C52AF" w:rsidRPr="00A1295B">
        <w:rPr>
          <w:lang w:val="en-US"/>
        </w:rPr>
        <w:t>r than just gue</w:t>
      </w:r>
      <w:r w:rsidR="00EF2A91" w:rsidRPr="00A1295B">
        <w:rPr>
          <w:lang w:val="en-US"/>
        </w:rPr>
        <w:t xml:space="preserve">ssing. </w:t>
      </w:r>
      <w:r w:rsidR="00471955" w:rsidRPr="00A1295B">
        <w:rPr>
          <w:lang w:val="en-US"/>
        </w:rPr>
        <w:t>Therefore,</w:t>
      </w:r>
      <w:r w:rsidR="00EF2A91" w:rsidRPr="00A1295B">
        <w:rPr>
          <w:lang w:val="en-US"/>
        </w:rPr>
        <w:t xml:space="preserve"> w</w:t>
      </w:r>
      <w:r w:rsidR="00B83E07" w:rsidRPr="00A1295B">
        <w:rPr>
          <w:lang w:val="en-US"/>
        </w:rPr>
        <w:t xml:space="preserve">e </w:t>
      </w:r>
      <w:del w:id="270" w:author="Derek Brandt" w:date="2024-12-17T09:10:00Z" w16du:dateUtc="2024-12-17T08:10:00Z">
        <w:r w:rsidR="00B83E07" w:rsidRPr="00A1295B">
          <w:rPr>
            <w:lang w:val="en-US"/>
          </w:rPr>
          <w:delText xml:space="preserve">could </w:delText>
        </w:r>
      </w:del>
      <w:ins w:id="271" w:author="Derek Brandt" w:date="2024-12-17T09:10:00Z" w16du:dateUtc="2024-12-17T08:10:00Z">
        <w:r w:rsidR="00E81BCD">
          <w:rPr>
            <w:lang w:val="en-US"/>
          </w:rPr>
          <w:t>were able to</w:t>
        </w:r>
        <w:r w:rsidR="00E81BCD" w:rsidRPr="00A1295B">
          <w:rPr>
            <w:lang w:val="en-US"/>
          </w:rPr>
          <w:t xml:space="preserve"> </w:t>
        </w:r>
      </w:ins>
      <w:r w:rsidR="00C00C25" w:rsidRPr="00A1295B">
        <w:rPr>
          <w:lang w:val="en-US"/>
        </w:rPr>
        <w:t>conclude</w:t>
      </w:r>
      <w:ins w:id="272" w:author="Derek Brandt" w:date="2024-12-17T09:10:00Z" w16du:dateUtc="2024-12-17T08:10:00Z">
        <w:r w:rsidR="00E81BCD">
          <w:rPr>
            <w:lang w:val="en-US"/>
          </w:rPr>
          <w:t>,</w:t>
        </w:r>
      </w:ins>
      <w:r w:rsidR="00352F9E" w:rsidRPr="00A1295B">
        <w:rPr>
          <w:lang w:val="en-US"/>
        </w:rPr>
        <w:t xml:space="preserve"> that our </w:t>
      </w:r>
      <w:r w:rsidR="00164708" w:rsidRPr="00A1295B">
        <w:rPr>
          <w:lang w:val="en-US"/>
        </w:rPr>
        <w:t>a</w:t>
      </w:r>
      <w:r w:rsidR="00AA29C5" w:rsidRPr="00A1295B">
        <w:rPr>
          <w:lang w:val="en-US"/>
        </w:rPr>
        <w:t xml:space="preserve">lgorithm </w:t>
      </w:r>
      <w:r w:rsidR="009516D4" w:rsidRPr="00A1295B">
        <w:rPr>
          <w:lang w:val="en-US"/>
        </w:rPr>
        <w:t>worked with disti</w:t>
      </w:r>
      <w:r w:rsidR="00C50F0D" w:rsidRPr="00A1295B">
        <w:rPr>
          <w:lang w:val="en-US"/>
        </w:rPr>
        <w:t xml:space="preserve">nguishing </w:t>
      </w:r>
      <w:r w:rsidR="00AF5242" w:rsidRPr="00A1295B">
        <w:rPr>
          <w:lang w:val="en-US"/>
        </w:rPr>
        <w:t xml:space="preserve">different hand signs. </w:t>
      </w:r>
    </w:p>
    <w:p w14:paraId="65116170" w14:textId="4EB20C7F" w:rsidR="001E08A9" w:rsidRPr="00A1295B" w:rsidRDefault="0093368C" w:rsidP="00AB49D2">
      <w:pPr>
        <w:jc w:val="both"/>
        <w:rPr>
          <w:lang w:val="en-US"/>
        </w:rPr>
      </w:pPr>
      <w:r w:rsidRPr="00A1295B">
        <w:rPr>
          <w:lang w:val="en-US"/>
        </w:rPr>
        <w:t>We t</w:t>
      </w:r>
      <w:r w:rsidR="00A501B2" w:rsidRPr="00A1295B">
        <w:rPr>
          <w:lang w:val="en-US"/>
        </w:rPr>
        <w:t>hen create</w:t>
      </w:r>
      <w:r w:rsidR="0056591A" w:rsidRPr="00A1295B">
        <w:rPr>
          <w:lang w:val="en-US"/>
        </w:rPr>
        <w:t xml:space="preserve">d a </w:t>
      </w:r>
      <w:r w:rsidR="0036723F" w:rsidRPr="00A1295B">
        <w:rPr>
          <w:lang w:val="en-US"/>
        </w:rPr>
        <w:t>full d</w:t>
      </w:r>
      <w:r w:rsidR="00BD666D" w:rsidRPr="00A1295B">
        <w:rPr>
          <w:lang w:val="en-US"/>
        </w:rPr>
        <w:t xml:space="preserve">ataset </w:t>
      </w:r>
      <w:r w:rsidR="002209F1" w:rsidRPr="00A1295B">
        <w:rPr>
          <w:lang w:val="en-US"/>
        </w:rPr>
        <w:t>containing</w:t>
      </w:r>
      <w:r w:rsidR="00EF25EB" w:rsidRPr="00A1295B">
        <w:rPr>
          <w:lang w:val="en-US"/>
        </w:rPr>
        <w:t xml:space="preserve"> 15</w:t>
      </w:r>
      <w:r w:rsidR="00A262D8" w:rsidRPr="00A1295B">
        <w:rPr>
          <w:lang w:val="en-US"/>
        </w:rPr>
        <w:t>0</w:t>
      </w:r>
      <w:r w:rsidR="00DF4B45" w:rsidRPr="00A1295B">
        <w:rPr>
          <w:lang w:val="en-US"/>
        </w:rPr>
        <w:t xml:space="preserve"> </w:t>
      </w:r>
      <w:r w:rsidR="00892C84" w:rsidRPr="00A1295B">
        <w:rPr>
          <w:lang w:val="en-US"/>
        </w:rPr>
        <w:t>pictu</w:t>
      </w:r>
      <w:r w:rsidR="00EE5D7B" w:rsidRPr="00A1295B">
        <w:rPr>
          <w:lang w:val="en-US"/>
        </w:rPr>
        <w:t xml:space="preserve">res </w:t>
      </w:r>
      <w:r w:rsidR="00770BB9" w:rsidRPr="00A1295B">
        <w:rPr>
          <w:lang w:val="en-US"/>
        </w:rPr>
        <w:t>of Mailin</w:t>
      </w:r>
      <w:r w:rsidR="00C00C25" w:rsidRPr="00A1295B">
        <w:rPr>
          <w:lang w:val="en-US"/>
        </w:rPr>
        <w:t>’</w:t>
      </w:r>
      <w:r w:rsidR="00770BB9" w:rsidRPr="00A1295B">
        <w:rPr>
          <w:lang w:val="en-US"/>
        </w:rPr>
        <w:t xml:space="preserve">s </w:t>
      </w:r>
      <w:r w:rsidR="00103AB6" w:rsidRPr="00A1295B">
        <w:rPr>
          <w:lang w:val="en-US"/>
        </w:rPr>
        <w:t>hand</w:t>
      </w:r>
      <w:r w:rsidR="00B600D2" w:rsidRPr="00A1295B">
        <w:rPr>
          <w:lang w:val="en-US"/>
        </w:rPr>
        <w:t xml:space="preserve"> </w:t>
      </w:r>
      <w:r w:rsidR="006B5549" w:rsidRPr="00A1295B">
        <w:rPr>
          <w:lang w:val="en-US"/>
        </w:rPr>
        <w:t>a</w:t>
      </w:r>
      <w:r w:rsidR="00DB7E4F" w:rsidRPr="00A1295B">
        <w:rPr>
          <w:lang w:val="en-US"/>
        </w:rPr>
        <w:t>nd decid</w:t>
      </w:r>
      <w:r w:rsidR="00A81E8E" w:rsidRPr="00A1295B">
        <w:rPr>
          <w:lang w:val="en-US"/>
        </w:rPr>
        <w:t xml:space="preserve">ed </w:t>
      </w:r>
      <w:r w:rsidR="000E0E75" w:rsidRPr="00A1295B">
        <w:rPr>
          <w:lang w:val="en-US"/>
        </w:rPr>
        <w:t>on ten diff</w:t>
      </w:r>
      <w:r w:rsidR="00E47C3C" w:rsidRPr="00A1295B">
        <w:rPr>
          <w:lang w:val="en-US"/>
        </w:rPr>
        <w:t>erent sign</w:t>
      </w:r>
      <w:r w:rsidR="00CA6826" w:rsidRPr="00A1295B">
        <w:rPr>
          <w:lang w:val="en-US"/>
        </w:rPr>
        <w:t>s</w:t>
      </w:r>
      <w:r w:rsidR="00700D81" w:rsidRPr="00A1295B">
        <w:rPr>
          <w:lang w:val="en-US"/>
        </w:rPr>
        <w:t>. Wi</w:t>
      </w:r>
      <w:r w:rsidR="004436D5" w:rsidRPr="00A1295B">
        <w:rPr>
          <w:lang w:val="en-US"/>
        </w:rPr>
        <w:t>th t</w:t>
      </w:r>
      <w:r w:rsidR="00C00C25" w:rsidRPr="00A1295B">
        <w:rPr>
          <w:lang w:val="en-US"/>
        </w:rPr>
        <w:t>h</w:t>
      </w:r>
      <w:r w:rsidR="00BA7452" w:rsidRPr="00A1295B">
        <w:rPr>
          <w:lang w:val="en-US"/>
        </w:rPr>
        <w:t>is data set and a r</w:t>
      </w:r>
      <w:r w:rsidR="007E2466" w:rsidRPr="00A1295B">
        <w:rPr>
          <w:lang w:val="en-US"/>
        </w:rPr>
        <w:t xml:space="preserve">andomly created </w:t>
      </w:r>
      <w:r w:rsidR="003E04D3" w:rsidRPr="00A1295B">
        <w:rPr>
          <w:lang w:val="en-US"/>
        </w:rPr>
        <w:t>train</w:t>
      </w:r>
      <w:r w:rsidR="00164DC3" w:rsidRPr="00A1295B">
        <w:rPr>
          <w:lang w:val="en-US"/>
        </w:rPr>
        <w:t xml:space="preserve"> and </w:t>
      </w:r>
      <w:r w:rsidR="00BD19A3" w:rsidRPr="00A1295B">
        <w:rPr>
          <w:lang w:val="en-US"/>
        </w:rPr>
        <w:t xml:space="preserve">test </w:t>
      </w:r>
      <w:r w:rsidR="002273A8" w:rsidRPr="00A1295B">
        <w:rPr>
          <w:lang w:val="en-US"/>
        </w:rPr>
        <w:t>set</w:t>
      </w:r>
      <w:r w:rsidR="003E04D3" w:rsidRPr="00A1295B">
        <w:rPr>
          <w:lang w:val="en-US"/>
        </w:rPr>
        <w:t xml:space="preserve"> we </w:t>
      </w:r>
      <w:r w:rsidR="00E0503F" w:rsidRPr="00A1295B">
        <w:rPr>
          <w:lang w:val="en-US"/>
        </w:rPr>
        <w:t xml:space="preserve">came </w:t>
      </w:r>
      <w:r w:rsidR="00BC3273" w:rsidRPr="00A1295B">
        <w:rPr>
          <w:lang w:val="en-US"/>
        </w:rPr>
        <w:t>to a</w:t>
      </w:r>
      <w:r w:rsidR="00055009" w:rsidRPr="00A1295B">
        <w:rPr>
          <w:lang w:val="en-US"/>
        </w:rPr>
        <w:t xml:space="preserve"> </w:t>
      </w:r>
      <w:r w:rsidR="003664C8" w:rsidRPr="00A1295B">
        <w:rPr>
          <w:lang w:val="en-US"/>
        </w:rPr>
        <w:t>success</w:t>
      </w:r>
      <w:r w:rsidR="00167C97" w:rsidRPr="00A1295B">
        <w:rPr>
          <w:lang w:val="en-US"/>
        </w:rPr>
        <w:t xml:space="preserve"> rate </w:t>
      </w:r>
      <w:r w:rsidR="000B6D6F" w:rsidRPr="00A1295B">
        <w:rPr>
          <w:lang w:val="en-US"/>
        </w:rPr>
        <w:t>a</w:t>
      </w:r>
      <w:r w:rsidR="00A97190" w:rsidRPr="00A1295B">
        <w:rPr>
          <w:lang w:val="en-US"/>
        </w:rPr>
        <w:t>round 90 p</w:t>
      </w:r>
      <w:r w:rsidR="00D771D2" w:rsidRPr="00A1295B">
        <w:rPr>
          <w:lang w:val="en-US"/>
        </w:rPr>
        <w:t xml:space="preserve">ercent. </w:t>
      </w:r>
      <w:r w:rsidR="00C00C25" w:rsidRPr="00A1295B">
        <w:rPr>
          <w:lang w:val="en-US"/>
        </w:rPr>
        <w:t>All</w:t>
      </w:r>
      <w:r w:rsidR="009C509F" w:rsidRPr="00A1295B">
        <w:rPr>
          <w:lang w:val="en-US"/>
        </w:rPr>
        <w:t xml:space="preserve"> </w:t>
      </w:r>
      <w:r w:rsidR="00C00C25" w:rsidRPr="00A1295B">
        <w:rPr>
          <w:lang w:val="en-US"/>
        </w:rPr>
        <w:t>t</w:t>
      </w:r>
      <w:r w:rsidR="00B565A5" w:rsidRPr="00A1295B">
        <w:rPr>
          <w:lang w:val="en-US"/>
        </w:rPr>
        <w:t>hose 150</w:t>
      </w:r>
      <w:r w:rsidR="00E4788E" w:rsidRPr="00A1295B">
        <w:rPr>
          <w:lang w:val="en-US"/>
        </w:rPr>
        <w:t xml:space="preserve"> </w:t>
      </w:r>
      <w:r w:rsidR="00E830DC" w:rsidRPr="00A1295B">
        <w:rPr>
          <w:lang w:val="en-US"/>
        </w:rPr>
        <w:t>pictures</w:t>
      </w:r>
      <w:r w:rsidR="0041228A" w:rsidRPr="00A1295B">
        <w:rPr>
          <w:lang w:val="en-US"/>
        </w:rPr>
        <w:t xml:space="preserve"> were t</w:t>
      </w:r>
      <w:r w:rsidR="00F523D6" w:rsidRPr="00A1295B">
        <w:rPr>
          <w:lang w:val="en-US"/>
        </w:rPr>
        <w:t xml:space="preserve">hen </w:t>
      </w:r>
      <w:r w:rsidR="0041228A" w:rsidRPr="00A1295B">
        <w:rPr>
          <w:lang w:val="en-US"/>
        </w:rPr>
        <w:t>use</w:t>
      </w:r>
      <w:r w:rsidR="00D2525D" w:rsidRPr="00A1295B">
        <w:rPr>
          <w:lang w:val="en-US"/>
        </w:rPr>
        <w:t>d</w:t>
      </w:r>
      <w:r w:rsidR="009032D9" w:rsidRPr="00A1295B">
        <w:rPr>
          <w:lang w:val="en-US"/>
        </w:rPr>
        <w:t xml:space="preserve"> </w:t>
      </w:r>
      <w:r w:rsidR="00DD5E5F" w:rsidRPr="00A1295B">
        <w:rPr>
          <w:lang w:val="en-US"/>
        </w:rPr>
        <w:t xml:space="preserve">as a </w:t>
      </w:r>
      <w:r w:rsidR="00E830DC" w:rsidRPr="00A1295B">
        <w:rPr>
          <w:lang w:val="en-US"/>
        </w:rPr>
        <w:t>t</w:t>
      </w:r>
      <w:r w:rsidR="00DD5E5F" w:rsidRPr="00A1295B">
        <w:rPr>
          <w:lang w:val="en-US"/>
        </w:rPr>
        <w:t>rain set</w:t>
      </w:r>
      <w:r w:rsidR="00063DB3" w:rsidRPr="00A1295B">
        <w:rPr>
          <w:lang w:val="en-US"/>
        </w:rPr>
        <w:t>. A</w:t>
      </w:r>
      <w:r w:rsidR="00706508" w:rsidRPr="00A1295B">
        <w:rPr>
          <w:lang w:val="en-US"/>
        </w:rPr>
        <w:t xml:space="preserve">s a </w:t>
      </w:r>
      <w:r w:rsidR="004F6546" w:rsidRPr="00A1295B">
        <w:rPr>
          <w:lang w:val="en-US"/>
        </w:rPr>
        <w:t>test set</w:t>
      </w:r>
      <w:r w:rsidR="00C56CC0" w:rsidRPr="00A1295B">
        <w:rPr>
          <w:lang w:val="en-US"/>
        </w:rPr>
        <w:t>,</w:t>
      </w:r>
      <w:r w:rsidR="00CC3C48" w:rsidRPr="00A1295B">
        <w:rPr>
          <w:lang w:val="en-US"/>
        </w:rPr>
        <w:t xml:space="preserve"> we </w:t>
      </w:r>
      <w:r w:rsidR="000D1D60" w:rsidRPr="00A1295B">
        <w:rPr>
          <w:lang w:val="en-US"/>
        </w:rPr>
        <w:t>d</w:t>
      </w:r>
      <w:r w:rsidR="006139E3" w:rsidRPr="00A1295B">
        <w:rPr>
          <w:lang w:val="en-US"/>
        </w:rPr>
        <w:t>id t</w:t>
      </w:r>
      <w:r w:rsidR="00C00C25" w:rsidRPr="00A1295B">
        <w:rPr>
          <w:lang w:val="en-US"/>
        </w:rPr>
        <w:t>h</w:t>
      </w:r>
      <w:r w:rsidR="006139E3" w:rsidRPr="00A1295B">
        <w:rPr>
          <w:lang w:val="en-US"/>
        </w:rPr>
        <w:t>ree</w:t>
      </w:r>
      <w:r w:rsidR="0095170A" w:rsidRPr="00A1295B">
        <w:rPr>
          <w:lang w:val="en-US"/>
        </w:rPr>
        <w:t xml:space="preserve"> </w:t>
      </w:r>
      <w:r w:rsidR="00D32BCD" w:rsidRPr="00A1295B">
        <w:rPr>
          <w:lang w:val="en-US"/>
        </w:rPr>
        <w:t>pictures</w:t>
      </w:r>
      <w:r w:rsidR="002D2754" w:rsidRPr="00A1295B">
        <w:rPr>
          <w:lang w:val="en-US"/>
        </w:rPr>
        <w:t xml:space="preserve"> per sign of </w:t>
      </w:r>
      <w:r w:rsidR="00D565FF" w:rsidRPr="00A1295B">
        <w:rPr>
          <w:lang w:val="en-US"/>
        </w:rPr>
        <w:t>F</w:t>
      </w:r>
      <w:r w:rsidR="00652339" w:rsidRPr="00A1295B">
        <w:rPr>
          <w:lang w:val="en-US"/>
        </w:rPr>
        <w:t>inian</w:t>
      </w:r>
      <w:r w:rsidR="00F965E8" w:rsidRPr="00A1295B">
        <w:rPr>
          <w:lang w:val="en-US"/>
        </w:rPr>
        <w:t>’</w:t>
      </w:r>
      <w:r w:rsidR="00652339" w:rsidRPr="00A1295B">
        <w:rPr>
          <w:lang w:val="en-US"/>
        </w:rPr>
        <w:t>s hand.</w:t>
      </w:r>
      <w:r w:rsidR="00B065C9" w:rsidRPr="00A1295B">
        <w:rPr>
          <w:lang w:val="en-US"/>
        </w:rPr>
        <w:t xml:space="preserve"> </w:t>
      </w:r>
      <w:r w:rsidR="00713F5D" w:rsidRPr="00A1295B">
        <w:rPr>
          <w:lang w:val="en-US"/>
        </w:rPr>
        <w:t>T</w:t>
      </w:r>
      <w:r w:rsidR="004B15D9" w:rsidRPr="00A1295B">
        <w:rPr>
          <w:lang w:val="en-US"/>
        </w:rPr>
        <w:t>h</w:t>
      </w:r>
      <w:r w:rsidR="0087350C" w:rsidRPr="00A1295B">
        <w:rPr>
          <w:lang w:val="en-US"/>
        </w:rPr>
        <w:t xml:space="preserve">is </w:t>
      </w:r>
      <w:del w:id="273" w:author="Derek Brandt" w:date="2024-12-17T09:11:00Z" w16du:dateUtc="2024-12-17T08:11:00Z">
        <w:r w:rsidR="00063DB3" w:rsidRPr="00A1295B">
          <w:rPr>
            <w:lang w:val="en-US"/>
          </w:rPr>
          <w:delText>led</w:delText>
        </w:r>
        <w:r w:rsidR="0087350C" w:rsidRPr="00A1295B">
          <w:rPr>
            <w:lang w:val="en-US"/>
          </w:rPr>
          <w:delText xml:space="preserve"> to</w:delText>
        </w:r>
        <w:r w:rsidR="0087350C" w:rsidRPr="00A1295B" w:rsidDel="00E81BCD">
          <w:rPr>
            <w:lang w:val="en-US"/>
          </w:rPr>
          <w:delText xml:space="preserve"> the</w:delText>
        </w:r>
      </w:del>
      <w:ins w:id="274" w:author="Derek Brandt" w:date="2024-12-17T09:11:00Z" w16du:dateUtc="2024-12-17T08:11:00Z">
        <w:r w:rsidR="00E81BCD">
          <w:rPr>
            <w:lang w:val="en-US"/>
          </w:rPr>
          <w:t xml:space="preserve">resulted in a </w:t>
        </w:r>
      </w:ins>
      <w:del w:id="275" w:author="Derek Brandt" w:date="2024-12-17T09:11:00Z" w16du:dateUtc="2024-12-17T08:11:00Z">
        <w:r w:rsidR="0087350C" w:rsidRPr="00A1295B" w:rsidDel="00E81BCD">
          <w:rPr>
            <w:lang w:val="en-US"/>
          </w:rPr>
          <w:delText xml:space="preserve"> </w:delText>
        </w:r>
        <w:r w:rsidR="004B15D9" w:rsidRPr="00A1295B" w:rsidDel="00E81BCD">
          <w:rPr>
            <w:lang w:val="en-US"/>
          </w:rPr>
          <w:delText>s</w:delText>
        </w:r>
        <w:r w:rsidR="007967DD" w:rsidRPr="00A1295B" w:rsidDel="00E81BCD">
          <w:rPr>
            <w:lang w:val="en-US"/>
          </w:rPr>
          <w:delText>u</w:delText>
        </w:r>
        <w:r w:rsidR="00E7594E" w:rsidRPr="00A1295B" w:rsidDel="00E81BCD">
          <w:rPr>
            <w:lang w:val="en-US"/>
          </w:rPr>
          <w:delText>ccess</w:delText>
        </w:r>
        <w:r w:rsidR="007967DD" w:rsidRPr="00A1295B" w:rsidDel="00E81BCD">
          <w:rPr>
            <w:lang w:val="en-US"/>
          </w:rPr>
          <w:delText xml:space="preserve"> rate </w:delText>
        </w:r>
      </w:del>
      <w:ins w:id="276" w:author="Landes, Finian (GymLI)" w:date="2024-12-20T12:52:00Z" w16du:dateUtc="2024-12-20T11:52:00Z">
        <w:r w:rsidR="00C76A46" w:rsidRPr="00A1295B">
          <w:rPr>
            <w:lang w:val="en-US"/>
          </w:rPr>
          <w:t>dramati</w:t>
        </w:r>
      </w:ins>
      <w:ins w:id="277" w:author="Derek Brandt" w:date="2024-12-17T09:11:00Z" w16du:dateUtc="2024-12-17T08:11:00Z">
        <w:r w:rsidR="00E81BCD">
          <w:rPr>
            <w:lang w:val="en-US"/>
          </w:rPr>
          <w:t>c</w:t>
        </w:r>
      </w:ins>
      <w:del w:id="278" w:author="Derek Brandt" w:date="2024-12-17T09:11:00Z" w16du:dateUtc="2024-12-17T08:11:00Z">
        <w:r w:rsidR="00C76A46" w:rsidRPr="00A1295B" w:rsidDel="00E81BCD">
          <w:rPr>
            <w:lang w:val="en-US"/>
          </w:rPr>
          <w:delText>cally</w:delText>
        </w:r>
      </w:del>
      <w:ins w:id="279" w:author="Landes, Finian (GymLI)" w:date="2024-12-20T12:52:00Z" w16du:dateUtc="2024-12-20T11:52:00Z">
        <w:r w:rsidR="00C76A46" w:rsidRPr="00A1295B">
          <w:rPr>
            <w:lang w:val="en-US"/>
          </w:rPr>
          <w:t xml:space="preserve"> </w:t>
        </w:r>
        <w:r w:rsidR="00C56CC0" w:rsidRPr="00A1295B">
          <w:rPr>
            <w:lang w:val="en-US"/>
          </w:rPr>
          <w:t>drop</w:t>
        </w:r>
      </w:ins>
      <w:ins w:id="280" w:author="Derek Brandt" w:date="2024-12-17T09:11:00Z" w16du:dateUtc="2024-12-17T08:11:00Z">
        <w:r w:rsidR="00E81BCD">
          <w:rPr>
            <w:lang w:val="en-US"/>
          </w:rPr>
          <w:t xml:space="preserve"> of</w:t>
        </w:r>
        <w:r w:rsidR="0087350C" w:rsidRPr="00A1295B">
          <w:rPr>
            <w:lang w:val="en-US"/>
          </w:rPr>
          <w:t xml:space="preserve"> the </w:t>
        </w:r>
        <w:r w:rsidR="004B15D9" w:rsidRPr="00A1295B">
          <w:rPr>
            <w:lang w:val="en-US"/>
          </w:rPr>
          <w:t>s</w:t>
        </w:r>
        <w:r w:rsidR="007967DD" w:rsidRPr="00A1295B">
          <w:rPr>
            <w:lang w:val="en-US"/>
          </w:rPr>
          <w:t>u</w:t>
        </w:r>
        <w:r w:rsidR="00E7594E" w:rsidRPr="00A1295B">
          <w:rPr>
            <w:lang w:val="en-US"/>
          </w:rPr>
          <w:t>ccess</w:t>
        </w:r>
        <w:r w:rsidR="007967DD" w:rsidRPr="00A1295B">
          <w:rPr>
            <w:lang w:val="en-US"/>
          </w:rPr>
          <w:t xml:space="preserve"> rate </w:t>
        </w:r>
        <w:r w:rsidR="00E81BCD">
          <w:rPr>
            <w:lang w:val="en-US"/>
          </w:rPr>
          <w:t>down to</w:t>
        </w:r>
      </w:ins>
      <w:del w:id="281" w:author="Derek Brandt" w:date="2024-12-17T09:11:00Z" w16du:dateUtc="2024-12-17T08:11:00Z">
        <w:r w:rsidR="00C56CC0" w:rsidRPr="00A1295B" w:rsidDel="00E81BCD">
          <w:rPr>
            <w:lang w:val="en-US"/>
          </w:rPr>
          <w:delText>p</w:delText>
        </w:r>
        <w:r w:rsidR="0087350C" w:rsidRPr="00A1295B" w:rsidDel="00E81BCD">
          <w:rPr>
            <w:lang w:val="en-US"/>
          </w:rPr>
          <w:delText>ing</w:delText>
        </w:r>
      </w:del>
      <w:del w:id="282" w:author="Landes, Finian (GymLI)" w:date="2024-12-20T12:52:00Z" w16du:dateUtc="2024-12-20T11:52:00Z">
        <w:r w:rsidR="00C76A46" w:rsidRPr="00A1295B">
          <w:rPr>
            <w:lang w:val="en-US"/>
          </w:rPr>
          <w:delText xml:space="preserve">dramatically </w:delText>
        </w:r>
        <w:r w:rsidR="00C56CC0" w:rsidRPr="00A1295B">
          <w:rPr>
            <w:lang w:val="en-US"/>
          </w:rPr>
          <w:delText>dropp</w:delText>
        </w:r>
        <w:r w:rsidR="0087350C" w:rsidRPr="00A1295B">
          <w:rPr>
            <w:lang w:val="en-US"/>
          </w:rPr>
          <w:delText>ing</w:delText>
        </w:r>
      </w:del>
      <w:r w:rsidR="00063DB3" w:rsidRPr="00A1295B">
        <w:rPr>
          <w:lang w:val="en-US"/>
        </w:rPr>
        <w:t xml:space="preserve"> </w:t>
      </w:r>
      <w:del w:id="283" w:author="Derek Brandt" w:date="2024-12-17T09:11:00Z" w16du:dateUtc="2024-12-17T08:11:00Z">
        <w:r w:rsidR="00C078A3" w:rsidRPr="00A1295B">
          <w:rPr>
            <w:lang w:val="en-US"/>
          </w:rPr>
          <w:delText xml:space="preserve">to </w:delText>
        </w:r>
      </w:del>
      <w:r w:rsidR="00C078A3" w:rsidRPr="00A1295B">
        <w:rPr>
          <w:lang w:val="en-US"/>
        </w:rPr>
        <w:t>a</w:t>
      </w:r>
      <w:r w:rsidR="005574D4" w:rsidRPr="00A1295B">
        <w:rPr>
          <w:lang w:val="en-US"/>
        </w:rPr>
        <w:t>bout</w:t>
      </w:r>
      <w:r w:rsidR="00F24F68" w:rsidRPr="00A1295B">
        <w:rPr>
          <w:lang w:val="en-US"/>
        </w:rPr>
        <w:t xml:space="preserve"> 50 perc</w:t>
      </w:r>
      <w:r w:rsidR="00C56CC0" w:rsidRPr="00A1295B">
        <w:rPr>
          <w:lang w:val="en-US"/>
        </w:rPr>
        <w:t xml:space="preserve">ent. </w:t>
      </w:r>
    </w:p>
    <w:p w14:paraId="6016E27B" w14:textId="346BEDEE" w:rsidR="00AE5C0F" w:rsidRPr="00A1295B" w:rsidRDefault="008A5AC6" w:rsidP="00006E2E">
      <w:pPr>
        <w:spacing w:after="0"/>
        <w:jc w:val="both"/>
        <w:rPr>
          <w:lang w:val="en-US"/>
        </w:rPr>
        <w:pPrChange w:id="284" w:author="Landes, Finian (GymLI)" w:date="2024-12-20T12:52:00Z" w16du:dateUtc="2024-12-20T11:52:00Z">
          <w:pPr>
            <w:jc w:val="both"/>
          </w:pPr>
        </w:pPrChange>
      </w:pPr>
      <w:r w:rsidRPr="00A1295B">
        <w:rPr>
          <w:lang w:val="en-US"/>
        </w:rPr>
        <w:t>We conclu</w:t>
      </w:r>
      <w:r w:rsidR="00C12B09" w:rsidRPr="00A1295B">
        <w:rPr>
          <w:lang w:val="en-US"/>
        </w:rPr>
        <w:t>ded t</w:t>
      </w:r>
      <w:r w:rsidR="00A822FB" w:rsidRPr="00A1295B">
        <w:rPr>
          <w:lang w:val="en-US"/>
        </w:rPr>
        <w:t xml:space="preserve">hat our </w:t>
      </w:r>
      <w:r w:rsidR="00BB3A6E" w:rsidRPr="00A1295B">
        <w:rPr>
          <w:lang w:val="en-US"/>
        </w:rPr>
        <w:t xml:space="preserve">dataset </w:t>
      </w:r>
      <w:r w:rsidR="000F6A62" w:rsidRPr="00A1295B">
        <w:rPr>
          <w:lang w:val="en-US"/>
        </w:rPr>
        <w:t>wa</w:t>
      </w:r>
      <w:r w:rsidR="00BB3A6E" w:rsidRPr="00A1295B">
        <w:rPr>
          <w:lang w:val="en-US"/>
        </w:rPr>
        <w:t>s no</w:t>
      </w:r>
      <w:r w:rsidR="00D42DAA" w:rsidRPr="00A1295B">
        <w:rPr>
          <w:lang w:val="en-US"/>
        </w:rPr>
        <w:t xml:space="preserve">t </w:t>
      </w:r>
      <w:r w:rsidR="004369CB" w:rsidRPr="00A1295B">
        <w:rPr>
          <w:lang w:val="en-US"/>
        </w:rPr>
        <w:t>diverse</w:t>
      </w:r>
      <w:r w:rsidR="00C423CF" w:rsidRPr="00A1295B">
        <w:rPr>
          <w:lang w:val="en-US"/>
        </w:rPr>
        <w:t xml:space="preserve"> </w:t>
      </w:r>
      <w:r w:rsidR="004369CB" w:rsidRPr="00A1295B">
        <w:rPr>
          <w:lang w:val="en-US"/>
        </w:rPr>
        <w:t>enough</w:t>
      </w:r>
      <w:r w:rsidR="00CC70D9" w:rsidRPr="00A1295B">
        <w:rPr>
          <w:lang w:val="en-US"/>
        </w:rPr>
        <w:t xml:space="preserve"> with </w:t>
      </w:r>
      <w:r w:rsidR="004369CB" w:rsidRPr="00A1295B">
        <w:rPr>
          <w:lang w:val="en-US"/>
        </w:rPr>
        <w:t>only</w:t>
      </w:r>
      <w:r w:rsidR="00F47BF0" w:rsidRPr="00A1295B">
        <w:rPr>
          <w:lang w:val="en-US"/>
        </w:rPr>
        <w:t xml:space="preserve"> </w:t>
      </w:r>
      <w:r w:rsidR="00A75FB9" w:rsidRPr="00A1295B">
        <w:rPr>
          <w:lang w:val="en-US"/>
        </w:rPr>
        <w:t>Mailin’</w:t>
      </w:r>
      <w:r w:rsidR="00F47BF0" w:rsidRPr="00A1295B">
        <w:rPr>
          <w:lang w:val="en-US"/>
        </w:rPr>
        <w:t xml:space="preserve">s </w:t>
      </w:r>
      <w:r w:rsidR="0061602A" w:rsidRPr="00A1295B">
        <w:rPr>
          <w:lang w:val="en-US"/>
        </w:rPr>
        <w:t xml:space="preserve">hand </w:t>
      </w:r>
      <w:r w:rsidR="00F47BF0" w:rsidRPr="00A1295B">
        <w:rPr>
          <w:lang w:val="en-US"/>
        </w:rPr>
        <w:t xml:space="preserve">and </w:t>
      </w:r>
      <w:r w:rsidR="0065147D" w:rsidRPr="00A1295B">
        <w:rPr>
          <w:lang w:val="en-US"/>
        </w:rPr>
        <w:t>therefore a</w:t>
      </w:r>
      <w:r w:rsidR="008565EA" w:rsidRPr="00A1295B">
        <w:rPr>
          <w:lang w:val="en-US"/>
        </w:rPr>
        <w:t>d</w:t>
      </w:r>
      <w:r w:rsidR="000F6A62" w:rsidRPr="00A1295B">
        <w:rPr>
          <w:lang w:val="en-US"/>
        </w:rPr>
        <w:t>d</w:t>
      </w:r>
      <w:r w:rsidR="008565EA" w:rsidRPr="00A1295B">
        <w:rPr>
          <w:lang w:val="en-US"/>
        </w:rPr>
        <w:t xml:space="preserve">ed more </w:t>
      </w:r>
      <w:r w:rsidR="00D81D55" w:rsidRPr="00A1295B">
        <w:rPr>
          <w:lang w:val="en-US"/>
        </w:rPr>
        <w:t>people's</w:t>
      </w:r>
      <w:r w:rsidR="009F514D" w:rsidRPr="00A1295B">
        <w:rPr>
          <w:lang w:val="en-US"/>
        </w:rPr>
        <w:t xml:space="preserve"> </w:t>
      </w:r>
      <w:r w:rsidR="009A73C8" w:rsidRPr="00A1295B">
        <w:rPr>
          <w:lang w:val="en-US"/>
        </w:rPr>
        <w:t>hands</w:t>
      </w:r>
      <w:r w:rsidR="009F514D" w:rsidRPr="00A1295B">
        <w:rPr>
          <w:lang w:val="en-US"/>
        </w:rPr>
        <w:t>.</w:t>
      </w:r>
      <w:r w:rsidR="00B065C9" w:rsidRPr="00A1295B">
        <w:rPr>
          <w:lang w:val="en-US"/>
        </w:rPr>
        <w:t xml:space="preserve"> </w:t>
      </w:r>
      <w:r w:rsidR="008868D0" w:rsidRPr="00A1295B">
        <w:rPr>
          <w:lang w:val="en-US"/>
        </w:rPr>
        <w:t xml:space="preserve">To be more </w:t>
      </w:r>
      <w:r w:rsidR="006C64AC" w:rsidRPr="00A1295B">
        <w:rPr>
          <w:lang w:val="en-US"/>
        </w:rPr>
        <w:t xml:space="preserve">efficient we </w:t>
      </w:r>
      <w:r w:rsidR="00830514" w:rsidRPr="00A1295B">
        <w:rPr>
          <w:lang w:val="en-US"/>
        </w:rPr>
        <w:t>r</w:t>
      </w:r>
      <w:r w:rsidR="00C1273A" w:rsidRPr="00A1295B">
        <w:rPr>
          <w:lang w:val="en-US"/>
        </w:rPr>
        <w:t>educed the nu</w:t>
      </w:r>
      <w:r w:rsidR="00CD7A2F" w:rsidRPr="00A1295B">
        <w:rPr>
          <w:lang w:val="en-US"/>
        </w:rPr>
        <w:t>mber of si</w:t>
      </w:r>
      <w:r w:rsidR="001835E2" w:rsidRPr="00A1295B">
        <w:rPr>
          <w:lang w:val="en-US"/>
        </w:rPr>
        <w:t>g</w:t>
      </w:r>
      <w:r w:rsidR="00DE0162" w:rsidRPr="00A1295B">
        <w:rPr>
          <w:lang w:val="en-US"/>
        </w:rPr>
        <w:t xml:space="preserve">ns </w:t>
      </w:r>
      <w:r w:rsidR="00B62150" w:rsidRPr="00A1295B">
        <w:rPr>
          <w:lang w:val="en-US"/>
        </w:rPr>
        <w:t xml:space="preserve">to five </w:t>
      </w:r>
      <w:r w:rsidR="008275F9" w:rsidRPr="00A1295B">
        <w:rPr>
          <w:lang w:val="en-US"/>
        </w:rPr>
        <w:t xml:space="preserve">and only did </w:t>
      </w:r>
      <w:r w:rsidR="00872FDB" w:rsidRPr="00A1295B">
        <w:rPr>
          <w:lang w:val="en-US"/>
        </w:rPr>
        <w:t>ten</w:t>
      </w:r>
      <w:r w:rsidR="00CA577C" w:rsidRPr="00A1295B">
        <w:rPr>
          <w:lang w:val="en-US"/>
        </w:rPr>
        <w:t xml:space="preserve"> </w:t>
      </w:r>
      <w:r w:rsidR="0037580F" w:rsidRPr="00A1295B">
        <w:rPr>
          <w:lang w:val="en-US"/>
        </w:rPr>
        <w:t xml:space="preserve">pictures per </w:t>
      </w:r>
      <w:r w:rsidR="00B92270" w:rsidRPr="00A1295B">
        <w:rPr>
          <w:lang w:val="en-US"/>
        </w:rPr>
        <w:t>si</w:t>
      </w:r>
      <w:r w:rsidR="00621CD5" w:rsidRPr="00A1295B">
        <w:rPr>
          <w:lang w:val="en-US"/>
        </w:rPr>
        <w:t>gn</w:t>
      </w:r>
      <w:r w:rsidR="003821A7" w:rsidRPr="00A1295B">
        <w:rPr>
          <w:lang w:val="en-US"/>
        </w:rPr>
        <w:t xml:space="preserve">. At the end we had </w:t>
      </w:r>
      <w:r w:rsidR="001E1B49" w:rsidRPr="00A1295B">
        <w:rPr>
          <w:lang w:val="en-US"/>
        </w:rPr>
        <w:t>fou</w:t>
      </w:r>
      <w:r w:rsidR="00B237C5" w:rsidRPr="00A1295B">
        <w:rPr>
          <w:lang w:val="en-US"/>
        </w:rPr>
        <w:t xml:space="preserve">r times </w:t>
      </w:r>
      <w:r w:rsidR="00BA651A" w:rsidRPr="00A1295B">
        <w:rPr>
          <w:lang w:val="en-US"/>
        </w:rPr>
        <w:t>ten</w:t>
      </w:r>
      <w:r w:rsidR="00EC70EE" w:rsidRPr="00A1295B">
        <w:rPr>
          <w:lang w:val="en-US"/>
        </w:rPr>
        <w:t xml:space="preserve"> </w:t>
      </w:r>
      <w:r w:rsidR="00780409" w:rsidRPr="00A1295B">
        <w:rPr>
          <w:lang w:val="en-US"/>
        </w:rPr>
        <w:t>pictures per si</w:t>
      </w:r>
      <w:r w:rsidR="001D2557" w:rsidRPr="00A1295B">
        <w:rPr>
          <w:lang w:val="en-US"/>
        </w:rPr>
        <w:t xml:space="preserve">gn </w:t>
      </w:r>
      <w:r w:rsidR="00E5203C" w:rsidRPr="00A1295B">
        <w:rPr>
          <w:lang w:val="en-US"/>
        </w:rPr>
        <w:t>and</w:t>
      </w:r>
      <w:r w:rsidR="00874965" w:rsidRPr="00A1295B">
        <w:rPr>
          <w:lang w:val="en-US"/>
        </w:rPr>
        <w:t xml:space="preserve"> </w:t>
      </w:r>
      <w:r w:rsidR="00E5203C" w:rsidRPr="00A1295B">
        <w:rPr>
          <w:lang w:val="en-US"/>
        </w:rPr>
        <w:t xml:space="preserve">once </w:t>
      </w:r>
      <w:r w:rsidR="00874965" w:rsidRPr="00A1295B">
        <w:rPr>
          <w:lang w:val="en-US"/>
        </w:rPr>
        <w:t xml:space="preserve">15 </w:t>
      </w:r>
      <w:r w:rsidR="00826D3C" w:rsidRPr="00A1295B">
        <w:rPr>
          <w:lang w:val="en-US"/>
        </w:rPr>
        <w:t xml:space="preserve">pictures </w:t>
      </w:r>
      <w:r w:rsidR="0021692B" w:rsidRPr="00A1295B">
        <w:rPr>
          <w:lang w:val="en-US"/>
        </w:rPr>
        <w:t>pe</w:t>
      </w:r>
      <w:r w:rsidR="00B631D0" w:rsidRPr="00A1295B">
        <w:rPr>
          <w:lang w:val="en-US"/>
        </w:rPr>
        <w:t xml:space="preserve">r </w:t>
      </w:r>
      <w:r w:rsidR="00EC64E2" w:rsidRPr="00A1295B">
        <w:rPr>
          <w:lang w:val="en-US"/>
        </w:rPr>
        <w:t>sign</w:t>
      </w:r>
      <w:r w:rsidR="00353396" w:rsidRPr="00A1295B">
        <w:rPr>
          <w:lang w:val="en-US"/>
        </w:rPr>
        <w:t xml:space="preserve"> and</w:t>
      </w:r>
      <w:r w:rsidR="00B631D0" w:rsidRPr="00A1295B">
        <w:rPr>
          <w:lang w:val="en-US"/>
        </w:rPr>
        <w:t xml:space="preserve"> </w:t>
      </w:r>
      <w:r w:rsidR="0031039E" w:rsidRPr="00A1295B">
        <w:rPr>
          <w:lang w:val="en-US"/>
        </w:rPr>
        <w:t xml:space="preserve">therefore </w:t>
      </w:r>
      <w:r w:rsidR="00C43C4D" w:rsidRPr="00A1295B">
        <w:rPr>
          <w:lang w:val="en-US"/>
        </w:rPr>
        <w:t>overall</w:t>
      </w:r>
      <w:r w:rsidR="007452E4" w:rsidRPr="00A1295B">
        <w:rPr>
          <w:lang w:val="en-US"/>
        </w:rPr>
        <w:t xml:space="preserve"> </w:t>
      </w:r>
      <w:r w:rsidR="00D74AAC" w:rsidRPr="00A1295B">
        <w:rPr>
          <w:lang w:val="en-US"/>
        </w:rPr>
        <w:t>275</w:t>
      </w:r>
      <w:r w:rsidR="00511971" w:rsidRPr="00A1295B">
        <w:rPr>
          <w:lang w:val="en-US"/>
        </w:rPr>
        <w:t xml:space="preserve"> </w:t>
      </w:r>
      <w:r w:rsidR="00D77530" w:rsidRPr="00A1295B">
        <w:rPr>
          <w:lang w:val="en-US"/>
        </w:rPr>
        <w:t xml:space="preserve">pictures in </w:t>
      </w:r>
      <w:r w:rsidR="0092060F" w:rsidRPr="00A1295B">
        <w:rPr>
          <w:lang w:val="en-US"/>
        </w:rPr>
        <w:t>our train set</w:t>
      </w:r>
      <w:r w:rsidR="0011451E" w:rsidRPr="00A1295B">
        <w:rPr>
          <w:lang w:val="en-US"/>
        </w:rPr>
        <w:t xml:space="preserve">. </w:t>
      </w:r>
      <w:r w:rsidR="00625293" w:rsidRPr="00A1295B">
        <w:rPr>
          <w:lang w:val="en-US"/>
        </w:rPr>
        <w:t>W</w:t>
      </w:r>
      <w:r w:rsidR="00AF129B" w:rsidRPr="00A1295B">
        <w:rPr>
          <w:lang w:val="en-US"/>
        </w:rPr>
        <w:t xml:space="preserve">hen we </w:t>
      </w:r>
      <w:r w:rsidR="009E1783" w:rsidRPr="00A1295B">
        <w:rPr>
          <w:lang w:val="en-US"/>
        </w:rPr>
        <w:t xml:space="preserve">used Mailin’s </w:t>
      </w:r>
      <w:r w:rsidR="00850163" w:rsidRPr="00A1295B">
        <w:rPr>
          <w:lang w:val="en-US"/>
        </w:rPr>
        <w:t xml:space="preserve">and </w:t>
      </w:r>
      <w:r w:rsidR="00F92415" w:rsidRPr="00A1295B">
        <w:rPr>
          <w:lang w:val="en-US"/>
        </w:rPr>
        <w:t xml:space="preserve">another person’s </w:t>
      </w:r>
      <w:ins w:id="285" w:author="Landes, Finian (GymLI)" w:date="2024-12-20T12:52:00Z" w16du:dateUtc="2024-12-20T11:52:00Z">
        <w:r w:rsidR="00F92415" w:rsidRPr="00A1295B">
          <w:rPr>
            <w:lang w:val="en-US"/>
          </w:rPr>
          <w:t>hand</w:t>
        </w:r>
      </w:ins>
      <w:ins w:id="286" w:author="Derek Brandt" w:date="2024-12-17T09:12:00Z" w16du:dateUtc="2024-12-17T08:12:00Z">
        <w:r w:rsidR="00E81BCD">
          <w:rPr>
            <w:lang w:val="en-US"/>
          </w:rPr>
          <w:t>s</w:t>
        </w:r>
      </w:ins>
      <w:del w:id="287" w:author="Landes, Finian (GymLI)" w:date="2024-12-20T12:52:00Z" w16du:dateUtc="2024-12-20T11:52:00Z">
        <w:r w:rsidR="00F92415" w:rsidRPr="00A1295B">
          <w:rPr>
            <w:lang w:val="en-US"/>
          </w:rPr>
          <w:delText>hand</w:delText>
        </w:r>
      </w:del>
      <w:r w:rsidR="00AF129B" w:rsidRPr="00A1295B">
        <w:rPr>
          <w:lang w:val="en-US"/>
        </w:rPr>
        <w:t xml:space="preserve"> </w:t>
      </w:r>
      <w:r w:rsidR="00F92415" w:rsidRPr="00A1295B">
        <w:rPr>
          <w:lang w:val="en-US"/>
        </w:rPr>
        <w:t xml:space="preserve">as train set </w:t>
      </w:r>
      <w:r w:rsidR="007E59B7" w:rsidRPr="00A1295B">
        <w:rPr>
          <w:lang w:val="en-US"/>
        </w:rPr>
        <w:t>t</w:t>
      </w:r>
      <w:r w:rsidR="002515AA" w:rsidRPr="00A1295B">
        <w:rPr>
          <w:lang w:val="en-US"/>
        </w:rPr>
        <w:t xml:space="preserve">he success rate to </w:t>
      </w:r>
      <w:r w:rsidR="00EB7882" w:rsidRPr="00A1295B">
        <w:rPr>
          <w:lang w:val="en-US"/>
        </w:rPr>
        <w:t>recognize</w:t>
      </w:r>
      <w:r w:rsidR="002515AA" w:rsidRPr="00A1295B">
        <w:rPr>
          <w:lang w:val="en-US"/>
        </w:rPr>
        <w:t xml:space="preserve"> a</w:t>
      </w:r>
      <w:r w:rsidR="00EB7882" w:rsidRPr="00A1295B">
        <w:rPr>
          <w:lang w:val="en-US"/>
        </w:rPr>
        <w:t>n</w:t>
      </w:r>
      <w:r w:rsidR="00915DCD" w:rsidRPr="00A1295B">
        <w:rPr>
          <w:lang w:val="en-US"/>
        </w:rPr>
        <w:t xml:space="preserve"> unknown ha</w:t>
      </w:r>
      <w:r w:rsidR="009F6B28" w:rsidRPr="00A1295B">
        <w:rPr>
          <w:lang w:val="en-US"/>
        </w:rPr>
        <w:t>nd</w:t>
      </w:r>
      <w:r w:rsidR="003F1A73" w:rsidRPr="00A1295B">
        <w:rPr>
          <w:lang w:val="en-US"/>
        </w:rPr>
        <w:t xml:space="preserve"> </w:t>
      </w:r>
      <w:r w:rsidR="0037266D" w:rsidRPr="00A1295B">
        <w:rPr>
          <w:lang w:val="en-US"/>
        </w:rPr>
        <w:t>‘s</w:t>
      </w:r>
      <w:r w:rsidR="009F6B28" w:rsidRPr="00A1295B">
        <w:rPr>
          <w:lang w:val="en-US"/>
        </w:rPr>
        <w:t xml:space="preserve"> </w:t>
      </w:r>
      <w:r w:rsidR="008B74DE" w:rsidRPr="00A1295B">
        <w:rPr>
          <w:lang w:val="en-US"/>
        </w:rPr>
        <w:t xml:space="preserve">sign </w:t>
      </w:r>
      <w:r w:rsidR="005766F7" w:rsidRPr="00A1295B">
        <w:rPr>
          <w:lang w:val="en-US"/>
        </w:rPr>
        <w:t>r</w:t>
      </w:r>
      <w:r w:rsidR="00FB64B6" w:rsidRPr="00A1295B">
        <w:rPr>
          <w:lang w:val="en-US"/>
        </w:rPr>
        <w:t xml:space="preserve">ose to </w:t>
      </w:r>
      <w:r w:rsidR="00FF512E" w:rsidRPr="00A1295B">
        <w:rPr>
          <w:lang w:val="en-US"/>
        </w:rPr>
        <w:t>93 percent</w:t>
      </w:r>
      <w:r w:rsidR="00F4365A" w:rsidRPr="00A1295B">
        <w:rPr>
          <w:lang w:val="en-US"/>
        </w:rPr>
        <w:t xml:space="preserve"> and with a th</w:t>
      </w:r>
      <w:r w:rsidR="00C03C57" w:rsidRPr="00A1295B">
        <w:rPr>
          <w:lang w:val="en-US"/>
        </w:rPr>
        <w:t xml:space="preserve">ird hand to 100 </w:t>
      </w:r>
      <w:r w:rsidR="000C7FE6" w:rsidRPr="00A1295B">
        <w:rPr>
          <w:lang w:val="en-US"/>
        </w:rPr>
        <w:t xml:space="preserve">percent. </w:t>
      </w:r>
      <w:r w:rsidR="001835E2" w:rsidRPr="00A1295B">
        <w:rPr>
          <w:lang w:val="en-US"/>
        </w:rPr>
        <w:t>Adding</w:t>
      </w:r>
      <w:ins w:id="288" w:author="Landes, Finian (GymLI)" w:date="2024-12-20T12:52:00Z" w16du:dateUtc="2024-12-20T11:52:00Z">
        <w:r w:rsidR="005B3230" w:rsidRPr="00A1295B">
          <w:rPr>
            <w:lang w:val="en-US"/>
          </w:rPr>
          <w:t xml:space="preserve"> </w:t>
        </w:r>
      </w:ins>
      <w:ins w:id="289" w:author="Derek Brandt" w:date="2024-12-17T09:12:00Z" w16du:dateUtc="2024-12-17T08:12:00Z">
        <w:r w:rsidR="002F1272">
          <w:rPr>
            <w:lang w:val="en-US"/>
          </w:rPr>
          <w:t>even</w:t>
        </w:r>
        <w:r w:rsidR="005B3230" w:rsidRPr="00A1295B">
          <w:rPr>
            <w:lang w:val="en-US"/>
          </w:rPr>
          <w:t xml:space="preserve"> </w:t>
        </w:r>
      </w:ins>
      <w:r w:rsidR="005B3230" w:rsidRPr="00A1295B">
        <w:rPr>
          <w:lang w:val="en-US"/>
        </w:rPr>
        <w:t xml:space="preserve">more </w:t>
      </w:r>
      <w:r w:rsidR="003F1A73" w:rsidRPr="00A1295B">
        <w:rPr>
          <w:lang w:val="en-US"/>
        </w:rPr>
        <w:t>people ‘</w:t>
      </w:r>
      <w:r w:rsidR="003D0554" w:rsidRPr="00A1295B">
        <w:rPr>
          <w:lang w:val="en-US"/>
        </w:rPr>
        <w:t xml:space="preserve">s pictures did not </w:t>
      </w:r>
      <w:r w:rsidR="00552CA2" w:rsidRPr="00A1295B">
        <w:rPr>
          <w:lang w:val="en-US"/>
        </w:rPr>
        <w:t xml:space="preserve">change the </w:t>
      </w:r>
      <w:r w:rsidR="003F1A73" w:rsidRPr="00A1295B">
        <w:rPr>
          <w:lang w:val="en-US"/>
        </w:rPr>
        <w:t>success</w:t>
      </w:r>
      <w:r w:rsidR="0052442B" w:rsidRPr="00A1295B">
        <w:rPr>
          <w:lang w:val="en-US"/>
        </w:rPr>
        <w:t xml:space="preserve"> rate</w:t>
      </w:r>
      <w:ins w:id="290" w:author="Derek Brandt" w:date="2024-12-17T09:13:00Z" w16du:dateUtc="2024-12-17T08:13:00Z">
        <w:r w:rsidR="002F1272">
          <w:rPr>
            <w:lang w:val="en-US"/>
          </w:rPr>
          <w:t xml:space="preserve"> any further</w:t>
        </w:r>
      </w:ins>
      <w:r w:rsidR="0052442B" w:rsidRPr="00A1295B">
        <w:rPr>
          <w:lang w:val="en-US"/>
        </w:rPr>
        <w:t xml:space="preserve">. </w:t>
      </w:r>
      <w:r w:rsidR="00284BDC" w:rsidRPr="00A1295B">
        <w:rPr>
          <w:lang w:val="en-US"/>
        </w:rPr>
        <w:t xml:space="preserve"> </w:t>
      </w:r>
    </w:p>
    <w:p w14:paraId="0091146C" w14:textId="77777777" w:rsidR="00DE0A2D" w:rsidRPr="00A1295B" w:rsidRDefault="00B07199" w:rsidP="00006E2E">
      <w:pPr>
        <w:spacing w:after="0"/>
        <w:jc w:val="both"/>
        <w:rPr>
          <w:lang w:val="en-US"/>
        </w:rPr>
        <w:pPrChange w:id="291" w:author="Landes, Finian (GymLI)" w:date="2024-12-20T12:52:00Z" w16du:dateUtc="2024-12-20T11:52:00Z">
          <w:pPr>
            <w:jc w:val="both"/>
          </w:pPr>
        </w:pPrChange>
      </w:pPr>
      <w:r w:rsidRPr="00A1295B">
        <w:rPr>
          <w:lang w:val="en-US"/>
        </w:rPr>
        <w:t>Overall,</w:t>
      </w:r>
      <w:r w:rsidR="005A2D70" w:rsidRPr="00A1295B">
        <w:rPr>
          <w:lang w:val="en-US"/>
        </w:rPr>
        <w:t xml:space="preserve"> we </w:t>
      </w:r>
      <w:del w:id="292" w:author="Derek Brandt" w:date="2024-12-17T09:13:00Z" w16du:dateUtc="2024-12-17T08:13:00Z">
        <w:r w:rsidR="005A2D70" w:rsidRPr="00A1295B">
          <w:rPr>
            <w:lang w:val="en-US"/>
          </w:rPr>
          <w:delText xml:space="preserve">could </w:delText>
        </w:r>
      </w:del>
      <w:r w:rsidR="001835E2" w:rsidRPr="00A1295B">
        <w:rPr>
          <w:lang w:val="en-US"/>
        </w:rPr>
        <w:t>there</w:t>
      </w:r>
      <w:r w:rsidR="00D5440C" w:rsidRPr="00A1295B">
        <w:rPr>
          <w:lang w:val="en-US"/>
        </w:rPr>
        <w:t xml:space="preserve">fore </w:t>
      </w:r>
      <w:ins w:id="293" w:author="Landes, Finian (GymLI)" w:date="2024-12-20T12:52:00Z" w16du:dateUtc="2024-12-20T11:52:00Z">
        <w:r w:rsidR="00E41D9B" w:rsidRPr="00A1295B">
          <w:rPr>
            <w:lang w:val="en-US"/>
          </w:rPr>
          <w:t>conclude</w:t>
        </w:r>
      </w:ins>
      <w:ins w:id="294" w:author="Derek Brandt" w:date="2024-12-17T09:13:00Z" w16du:dateUtc="2024-12-17T08:13:00Z">
        <w:r w:rsidR="002F1272">
          <w:rPr>
            <w:lang w:val="en-US"/>
          </w:rPr>
          <w:t>d,</w:t>
        </w:r>
      </w:ins>
      <w:del w:id="295" w:author="Landes, Finian (GymLI)" w:date="2024-12-20T12:52:00Z" w16du:dateUtc="2024-12-20T11:52:00Z">
        <w:r w:rsidR="00E41D9B" w:rsidRPr="00A1295B">
          <w:rPr>
            <w:lang w:val="en-US"/>
          </w:rPr>
          <w:delText>conclude</w:delText>
        </w:r>
      </w:del>
      <w:r w:rsidR="00E3380C" w:rsidRPr="00A1295B">
        <w:rPr>
          <w:lang w:val="en-US"/>
        </w:rPr>
        <w:t xml:space="preserve"> that our pri</w:t>
      </w:r>
      <w:r w:rsidR="00AC6F50" w:rsidRPr="00A1295B">
        <w:rPr>
          <w:lang w:val="en-US"/>
        </w:rPr>
        <w:t xml:space="preserve">ncipal </w:t>
      </w:r>
      <w:r w:rsidR="005C5FAA" w:rsidRPr="00A1295B">
        <w:rPr>
          <w:lang w:val="en-US"/>
        </w:rPr>
        <w:t xml:space="preserve">component </w:t>
      </w:r>
      <w:r w:rsidR="00A82E17" w:rsidRPr="00A1295B">
        <w:rPr>
          <w:lang w:val="en-US"/>
        </w:rPr>
        <w:t>analysis algori</w:t>
      </w:r>
      <w:r w:rsidR="00BB61C5" w:rsidRPr="00A1295B">
        <w:rPr>
          <w:lang w:val="en-US"/>
        </w:rPr>
        <w:t xml:space="preserve">thm worked </w:t>
      </w:r>
      <w:r w:rsidR="002959D2" w:rsidRPr="00A1295B">
        <w:rPr>
          <w:lang w:val="en-US"/>
        </w:rPr>
        <w:t xml:space="preserve">perfectly with </w:t>
      </w:r>
      <w:r w:rsidR="005A5696" w:rsidRPr="00A1295B">
        <w:rPr>
          <w:lang w:val="en-US"/>
        </w:rPr>
        <w:t>recognizing</w:t>
      </w:r>
      <w:r w:rsidR="00403E62" w:rsidRPr="00A1295B">
        <w:rPr>
          <w:lang w:val="en-US"/>
        </w:rPr>
        <w:t xml:space="preserve"> </w:t>
      </w:r>
      <w:r w:rsidR="001E7EDD" w:rsidRPr="00A1295B">
        <w:rPr>
          <w:lang w:val="en-US"/>
        </w:rPr>
        <w:t xml:space="preserve">five different </w:t>
      </w:r>
      <w:r w:rsidR="008642F2" w:rsidRPr="00A1295B">
        <w:rPr>
          <w:lang w:val="en-US"/>
        </w:rPr>
        <w:t>hand</w:t>
      </w:r>
      <w:r w:rsidR="001E7EDD" w:rsidRPr="00A1295B">
        <w:rPr>
          <w:lang w:val="en-US"/>
        </w:rPr>
        <w:t xml:space="preserve"> </w:t>
      </w:r>
      <w:r w:rsidR="00492A48" w:rsidRPr="00A1295B">
        <w:rPr>
          <w:lang w:val="en-US"/>
        </w:rPr>
        <w:t>signs on a</w:t>
      </w:r>
      <w:r w:rsidR="00E41D9B" w:rsidRPr="00A1295B">
        <w:rPr>
          <w:lang w:val="en-US"/>
        </w:rPr>
        <w:t>n</w:t>
      </w:r>
      <w:r w:rsidR="00492A48" w:rsidRPr="00A1295B">
        <w:rPr>
          <w:lang w:val="en-US"/>
        </w:rPr>
        <w:t xml:space="preserve"> </w:t>
      </w:r>
      <w:r w:rsidR="00382DB0" w:rsidRPr="00A1295B">
        <w:rPr>
          <w:lang w:val="en-US"/>
        </w:rPr>
        <w:t xml:space="preserve">unknown hand. </w:t>
      </w:r>
      <w:r w:rsidR="00937167" w:rsidRPr="00A1295B">
        <w:rPr>
          <w:lang w:val="en-US"/>
        </w:rPr>
        <w:t xml:space="preserve"> </w:t>
      </w:r>
      <w:r w:rsidR="00A82E17" w:rsidRPr="00A1295B">
        <w:rPr>
          <w:lang w:val="en-US"/>
        </w:rPr>
        <w:t xml:space="preserve"> </w:t>
      </w:r>
    </w:p>
    <w:p w14:paraId="4A97A087" w14:textId="63605680" w:rsidR="00DE37F2" w:rsidRPr="00A1295B" w:rsidRDefault="00DE0A2D" w:rsidP="00006E2E">
      <w:pPr>
        <w:spacing w:after="0"/>
        <w:jc w:val="both"/>
        <w:rPr>
          <w:lang w:val="en-US"/>
        </w:rPr>
        <w:pPrChange w:id="296" w:author="Landes, Finian (GymLI)" w:date="2024-12-20T12:52:00Z" w16du:dateUtc="2024-12-20T11:52:00Z">
          <w:pPr>
            <w:jc w:val="both"/>
          </w:pPr>
        </w:pPrChange>
      </w:pPr>
      <w:r w:rsidRPr="00A1295B">
        <w:rPr>
          <w:lang w:val="en-US"/>
        </w:rPr>
        <w:t>When</w:t>
      </w:r>
      <w:r w:rsidR="007C3DB7" w:rsidRPr="00A1295B">
        <w:rPr>
          <w:lang w:val="en-US"/>
        </w:rPr>
        <w:t xml:space="preserve"> trying to</w:t>
      </w:r>
      <w:r w:rsidRPr="00A1295B">
        <w:rPr>
          <w:lang w:val="en-US"/>
        </w:rPr>
        <w:t xml:space="preserve"> further optimiz</w:t>
      </w:r>
      <w:r w:rsidR="007C3DB7" w:rsidRPr="00A1295B">
        <w:rPr>
          <w:lang w:val="en-US"/>
        </w:rPr>
        <w:t>e</w:t>
      </w:r>
      <w:r w:rsidRPr="00A1295B">
        <w:rPr>
          <w:lang w:val="en-US"/>
        </w:rPr>
        <w:t xml:space="preserve"> our </w:t>
      </w:r>
      <w:r w:rsidR="007C3DB7" w:rsidRPr="00A1295B">
        <w:rPr>
          <w:lang w:val="en-US"/>
        </w:rPr>
        <w:t xml:space="preserve">PCA </w:t>
      </w:r>
      <w:r w:rsidR="00B560B2" w:rsidRPr="00A1295B">
        <w:rPr>
          <w:lang w:val="en-US"/>
        </w:rPr>
        <w:t xml:space="preserve">algorithm, we </w:t>
      </w:r>
      <w:r w:rsidR="006C53B2" w:rsidRPr="00A1295B">
        <w:rPr>
          <w:lang w:val="en-US"/>
        </w:rPr>
        <w:t>investigated</w:t>
      </w:r>
      <w:r w:rsidR="00B560B2" w:rsidRPr="00A1295B">
        <w:rPr>
          <w:lang w:val="en-US"/>
        </w:rPr>
        <w:t xml:space="preserve"> using only the most significant </w:t>
      </w:r>
      <w:r w:rsidR="006C53B2" w:rsidRPr="00A1295B">
        <w:rPr>
          <w:lang w:val="en-US"/>
        </w:rPr>
        <w:t xml:space="preserve">eigenfaces, which means the </w:t>
      </w:r>
      <w:r w:rsidR="006C53B2" w:rsidRPr="00A1295B">
        <w:rPr>
          <w:i/>
          <w:lang w:val="en-US"/>
        </w:rPr>
        <w:t>n</w:t>
      </w:r>
      <w:r w:rsidR="006C53B2" w:rsidRPr="00A1295B">
        <w:rPr>
          <w:lang w:val="en-US"/>
        </w:rPr>
        <w:t xml:space="preserve"> first ones.</w:t>
      </w:r>
      <w:r w:rsidR="008D35A9" w:rsidRPr="00A1295B">
        <w:rPr>
          <w:lang w:val="en-US"/>
        </w:rPr>
        <w:t xml:space="preserve"> Using only 50 instead of 275 </w:t>
      </w:r>
      <w:r w:rsidR="00E45690" w:rsidRPr="00A1295B">
        <w:rPr>
          <w:lang w:val="en-US"/>
        </w:rPr>
        <w:t xml:space="preserve">we did not have any decrease </w:t>
      </w:r>
      <w:r w:rsidR="00174D0C" w:rsidRPr="00A1295B">
        <w:rPr>
          <w:lang w:val="en-US"/>
        </w:rPr>
        <w:t xml:space="preserve">in our success rate. </w:t>
      </w:r>
      <w:r w:rsidR="009E7769" w:rsidRPr="00A1295B">
        <w:rPr>
          <w:lang w:val="en-US"/>
        </w:rPr>
        <w:t>So,</w:t>
      </w:r>
      <w:r w:rsidR="00F80A4C" w:rsidRPr="00A1295B">
        <w:rPr>
          <w:lang w:val="en-US"/>
        </w:rPr>
        <w:t xml:space="preserve"> with only around 20 % of </w:t>
      </w:r>
      <w:r w:rsidR="00751E77" w:rsidRPr="00A1295B">
        <w:rPr>
          <w:lang w:val="en-US"/>
        </w:rPr>
        <w:t>the eigenfaces we still had a perfect score, this would</w:t>
      </w:r>
      <w:r w:rsidR="008232B1" w:rsidRPr="00A1295B">
        <w:rPr>
          <w:lang w:val="en-US"/>
        </w:rPr>
        <w:t xml:space="preserve"> make the algorithm way more efficient</w:t>
      </w:r>
      <w:ins w:id="297" w:author="Derek Brandt" w:date="2024-12-17T09:14:00Z" w16du:dateUtc="2024-12-17T08:14:00Z">
        <w:r w:rsidR="002F1272">
          <w:rPr>
            <w:lang w:val="en-US"/>
          </w:rPr>
          <w:t xml:space="preserve">. With this small dataset, the </w:t>
        </w:r>
      </w:ins>
      <w:ins w:id="298" w:author="Derek Brandt" w:date="2024-12-17T09:15:00Z" w16du:dateUtc="2024-12-17T08:15:00Z">
        <w:r w:rsidR="002F1272">
          <w:rPr>
            <w:lang w:val="en-US"/>
          </w:rPr>
          <w:t>efficiency</w:t>
        </w:r>
      </w:ins>
      <w:ins w:id="299" w:author="Derek Brandt" w:date="2024-12-17T09:14:00Z" w16du:dateUtc="2024-12-17T08:14:00Z">
        <w:r w:rsidR="002F1272">
          <w:rPr>
            <w:lang w:val="en-US"/>
          </w:rPr>
          <w:t xml:space="preserve"> is not really an issue, but</w:t>
        </w:r>
      </w:ins>
      <w:ins w:id="300" w:author="Derek Brandt" w:date="2024-12-17T09:15:00Z" w16du:dateUtc="2024-12-17T08:15:00Z">
        <w:r w:rsidR="002F1272">
          <w:rPr>
            <w:lang w:val="en-US"/>
          </w:rPr>
          <w:t xml:space="preserve"> it would matter</w:t>
        </w:r>
      </w:ins>
      <w:r w:rsidR="008232B1" w:rsidRPr="00A1295B">
        <w:rPr>
          <w:lang w:val="en-US"/>
        </w:rPr>
        <w:t>, if we were to drastically increase our dataset size</w:t>
      </w:r>
      <w:r w:rsidR="00A61CF4" w:rsidRPr="00A1295B">
        <w:rPr>
          <w:lang w:val="en-US"/>
        </w:rPr>
        <w:t xml:space="preserve"> to a point where performance </w:t>
      </w:r>
      <w:r w:rsidR="00945A2D" w:rsidRPr="00A1295B">
        <w:rPr>
          <w:lang w:val="en-US"/>
        </w:rPr>
        <w:t>played a role.</w:t>
      </w:r>
    </w:p>
    <w:p w14:paraId="424DC864" w14:textId="167BA1C7" w:rsidR="00AC3AAC" w:rsidRPr="00D36901" w:rsidRDefault="00AC3AAC" w:rsidP="00B214A7">
      <w:pPr>
        <w:pStyle w:val="Heading2"/>
        <w:numPr>
          <w:ilvl w:val="1"/>
          <w:numId w:val="7"/>
        </w:numPr>
        <w:jc w:val="both"/>
        <w:rPr>
          <w:b w:val="0"/>
        </w:rPr>
      </w:pPr>
      <w:bookmarkStart w:id="301" w:name="_Toc185280206"/>
      <w:bookmarkStart w:id="302" w:name="_Toc185591026"/>
      <w:r w:rsidRPr="00D36901">
        <w:t>K-Means</w:t>
      </w:r>
      <w:r w:rsidR="00A7598C" w:rsidRPr="00D36901">
        <w:t xml:space="preserve"> </w:t>
      </w:r>
      <w:r w:rsidR="002E4CA4" w:rsidRPr="00D36901">
        <w:t>c</w:t>
      </w:r>
      <w:r w:rsidR="00A7598C" w:rsidRPr="00D36901">
        <w:t>lustering</w:t>
      </w:r>
      <w:bookmarkEnd w:id="301"/>
      <w:bookmarkEnd w:id="302"/>
    </w:p>
    <w:p w14:paraId="1A71BB1A" w14:textId="4918C67E" w:rsidR="006D75F3" w:rsidRPr="00A1295B" w:rsidRDefault="006D75F3" w:rsidP="008A3E1B">
      <w:pPr>
        <w:jc w:val="both"/>
        <w:rPr>
          <w:lang w:val="en-US"/>
        </w:rPr>
      </w:pPr>
      <w:r w:rsidRPr="00A1295B">
        <w:rPr>
          <w:lang w:val="en-US"/>
        </w:rPr>
        <w:t>K-Means clustering is</w:t>
      </w:r>
      <w:r w:rsidR="00A7598C" w:rsidRPr="00A1295B">
        <w:rPr>
          <w:lang w:val="en-US"/>
        </w:rPr>
        <w:t>, as the name implies</w:t>
      </w:r>
      <w:r w:rsidR="002E4CA4" w:rsidRPr="00A1295B">
        <w:rPr>
          <w:lang w:val="en-US"/>
        </w:rPr>
        <w:t>,</w:t>
      </w:r>
      <w:r w:rsidRPr="00A1295B">
        <w:rPr>
          <w:lang w:val="en-US"/>
        </w:rPr>
        <w:t xml:space="preserve"> a clustering algorithm</w:t>
      </w:r>
      <w:r w:rsidR="00A33057" w:rsidRPr="00A1295B">
        <w:rPr>
          <w:lang w:val="en-US"/>
        </w:rPr>
        <w:t xml:space="preserve">. It </w:t>
      </w:r>
      <w:r w:rsidR="00001F2F" w:rsidRPr="00A1295B">
        <w:rPr>
          <w:lang w:val="en-US"/>
        </w:rPr>
        <w:t>separate</w:t>
      </w:r>
      <w:r w:rsidR="0072366B" w:rsidRPr="00A1295B">
        <w:rPr>
          <w:lang w:val="en-US"/>
        </w:rPr>
        <w:t>s</w:t>
      </w:r>
      <w:r w:rsidR="00001F2F" w:rsidRPr="00A1295B">
        <w:rPr>
          <w:lang w:val="en-US"/>
        </w:rPr>
        <w:t xml:space="preserve"> a dataset into </w:t>
      </w:r>
      <w:r w:rsidR="0072366B" w:rsidRPr="00A1295B">
        <w:rPr>
          <w:lang w:val="en-US"/>
        </w:rPr>
        <w:t>the most compact</w:t>
      </w:r>
      <w:r w:rsidR="00001F2F" w:rsidRPr="00A1295B">
        <w:rPr>
          <w:lang w:val="en-US"/>
        </w:rPr>
        <w:t xml:space="preserve"> </w:t>
      </w:r>
      <w:r w:rsidR="00001F2F" w:rsidRPr="00A1295B">
        <w:rPr>
          <w:i/>
          <w:lang w:val="en-US"/>
        </w:rPr>
        <w:t>k</w:t>
      </w:r>
      <w:r w:rsidR="001C50F8" w:rsidRPr="00A1295B">
        <w:rPr>
          <w:lang w:val="en-US"/>
        </w:rPr>
        <w:t xml:space="preserve"> different clusters</w:t>
      </w:r>
      <w:r w:rsidR="0072366B" w:rsidRPr="00A1295B">
        <w:rPr>
          <w:lang w:val="en-US"/>
        </w:rPr>
        <w:t>.</w:t>
      </w:r>
      <w:r w:rsidR="00F432D6" w:rsidRPr="00A1295B">
        <w:rPr>
          <w:lang w:val="en-US"/>
        </w:rPr>
        <w:t xml:space="preserve"> Important to note here is</w:t>
      </w:r>
      <w:ins w:id="303" w:author="Derek Brandt" w:date="2024-12-17T09:16:00Z" w16du:dateUtc="2024-12-17T08:16:00Z">
        <w:r w:rsidR="00682DF8">
          <w:rPr>
            <w:lang w:val="en-US"/>
          </w:rPr>
          <w:t>,</w:t>
        </w:r>
      </w:ins>
      <w:r w:rsidR="00F432D6" w:rsidRPr="00A1295B">
        <w:rPr>
          <w:lang w:val="en-US"/>
        </w:rPr>
        <w:t xml:space="preserve"> that K-means is </w:t>
      </w:r>
      <w:r w:rsidR="00911195" w:rsidRPr="00A1295B">
        <w:rPr>
          <w:lang w:val="en-US"/>
        </w:rPr>
        <w:t>nondeterministic</w:t>
      </w:r>
      <w:r w:rsidR="00F432D6" w:rsidRPr="00A1295B">
        <w:rPr>
          <w:lang w:val="en-US"/>
        </w:rPr>
        <w:t xml:space="preserve">, which means that for different starting conditions </w:t>
      </w:r>
      <w:r w:rsidR="00A027E9" w:rsidRPr="00A1295B">
        <w:rPr>
          <w:lang w:val="en-US"/>
        </w:rPr>
        <w:t xml:space="preserve">or </w:t>
      </w:r>
      <w:r w:rsidR="007C10BF" w:rsidRPr="00A1295B">
        <w:rPr>
          <w:lang w:val="en-US"/>
        </w:rPr>
        <w:t>so-called</w:t>
      </w:r>
      <w:r w:rsidR="00A027E9" w:rsidRPr="00A1295B">
        <w:rPr>
          <w:lang w:val="en-US"/>
        </w:rPr>
        <w:t xml:space="preserve"> </w:t>
      </w:r>
      <w:r w:rsidR="003207A4" w:rsidRPr="00A1295B">
        <w:rPr>
          <w:lang w:val="en-US"/>
        </w:rPr>
        <w:t xml:space="preserve">different </w:t>
      </w:r>
      <w:r w:rsidR="005A5696" w:rsidRPr="00A1295B">
        <w:rPr>
          <w:lang w:val="en-US"/>
        </w:rPr>
        <w:t xml:space="preserve">initial </w:t>
      </w:r>
      <w:r w:rsidR="00A027E9" w:rsidRPr="00A1295B">
        <w:rPr>
          <w:lang w:val="en-US"/>
        </w:rPr>
        <w:t>centroids</w:t>
      </w:r>
      <w:ins w:id="304" w:author="Derek Brandt" w:date="2024-12-17T09:16:00Z" w16du:dateUtc="2024-12-17T08:16:00Z">
        <w:r w:rsidR="00682DF8">
          <w:rPr>
            <w:lang w:val="en-US"/>
          </w:rPr>
          <w:t>,</w:t>
        </w:r>
      </w:ins>
      <w:r w:rsidR="00A027E9" w:rsidRPr="00A1295B">
        <w:rPr>
          <w:lang w:val="en-US"/>
        </w:rPr>
        <w:t xml:space="preserve"> </w:t>
      </w:r>
      <w:r w:rsidR="007C10BF" w:rsidRPr="00A1295B">
        <w:rPr>
          <w:lang w:val="en-US"/>
        </w:rPr>
        <w:t>the algorithm produces different clusters.</w:t>
      </w:r>
    </w:p>
    <w:p w14:paraId="031BEC18" w14:textId="00A1B488" w:rsidR="00AC3AAC" w:rsidRPr="00D36901" w:rsidRDefault="00AC3AAC" w:rsidP="00B214A7">
      <w:pPr>
        <w:pStyle w:val="Heading3"/>
        <w:numPr>
          <w:ilvl w:val="2"/>
          <w:numId w:val="7"/>
        </w:numPr>
        <w:jc w:val="both"/>
        <w:rPr>
          <w:b w:val="0"/>
        </w:rPr>
      </w:pPr>
      <w:bookmarkStart w:id="305" w:name="_Toc185280207"/>
      <w:bookmarkStart w:id="306" w:name="_Toc185591027"/>
      <w:r w:rsidRPr="00D36901">
        <w:t>Theory</w:t>
      </w:r>
      <w:bookmarkEnd w:id="305"/>
      <w:bookmarkEnd w:id="306"/>
    </w:p>
    <w:p w14:paraId="29A0611C" w14:textId="54C9A9F5" w:rsidR="00033575" w:rsidRPr="00A1295B" w:rsidRDefault="00EC03B6" w:rsidP="008A3E1B">
      <w:pPr>
        <w:spacing w:after="0"/>
        <w:jc w:val="both"/>
        <w:rPr>
          <w:lang w:val="en-US"/>
        </w:rPr>
      </w:pPr>
      <w:del w:id="307" w:author="Landes, Finian (GymLI)" w:date="2024-12-20T12:52:00Z" w16du:dateUtc="2024-12-20T11:52:00Z">
        <w:r w:rsidRPr="00A1295B">
          <w:rPr>
            <w:noProof/>
            <w:lang w:val="en-US"/>
          </w:rPr>
          <mc:AlternateContent>
            <mc:Choice Requires="wpg">
              <w:drawing>
                <wp:anchor distT="0" distB="0" distL="114300" distR="114300" simplePos="0" relativeHeight="251664391" behindDoc="0" locked="0" layoutInCell="1" allowOverlap="1" wp14:anchorId="578A04FA" wp14:editId="4E0B6935">
                  <wp:simplePos x="0" y="0"/>
                  <wp:positionH relativeFrom="margin">
                    <wp:align>center</wp:align>
                  </wp:positionH>
                  <wp:positionV relativeFrom="paragraph">
                    <wp:posOffset>1934063</wp:posOffset>
                  </wp:positionV>
                  <wp:extent cx="5498012" cy="1329055"/>
                  <wp:effectExtent l="0" t="0" r="7620" b="4445"/>
                  <wp:wrapTight wrapText="bothSides">
                    <wp:wrapPolygon edited="0">
                      <wp:start x="0" y="0"/>
                      <wp:lineTo x="0" y="21363"/>
                      <wp:lineTo x="21555" y="21363"/>
                      <wp:lineTo x="21555" y="0"/>
                      <wp:lineTo x="0" y="0"/>
                    </wp:wrapPolygon>
                  </wp:wrapTight>
                  <wp:docPr id="1582123583" name="Group 9"/>
                  <wp:cNvGraphicFramePr/>
                  <a:graphic xmlns:a="http://schemas.openxmlformats.org/drawingml/2006/main">
                    <a:graphicData uri="http://schemas.microsoft.com/office/word/2010/wordprocessingGroup">
                      <wpg:wgp>
                        <wpg:cNvGrpSpPr/>
                        <wpg:grpSpPr>
                          <a:xfrm>
                            <a:off x="0" y="0"/>
                            <a:ext cx="5498012" cy="1329055"/>
                            <a:chOff x="0" y="0"/>
                            <a:chExt cx="5498012" cy="1329055"/>
                          </a:xfrm>
                        </wpg:grpSpPr>
                        <wpg:grpSp>
                          <wpg:cNvPr id="1801067809" name="Group 9"/>
                          <wpg:cNvGrpSpPr/>
                          <wpg:grpSpPr>
                            <a:xfrm>
                              <a:off x="0" y="0"/>
                              <a:ext cx="5498012" cy="1005840"/>
                              <a:chOff x="0" y="0"/>
                              <a:chExt cx="5498012" cy="1005840"/>
                            </a:xfrm>
                          </wpg:grpSpPr>
                          <pic:pic xmlns:pic="http://schemas.openxmlformats.org/drawingml/2006/picture">
                            <pic:nvPicPr>
                              <pic:cNvPr id="357636447" name="Picture 4"/>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bwMode="auto">
                              <a:xfrm>
                                <a:off x="2242457" y="0"/>
                                <a:ext cx="1005840" cy="1005840"/>
                              </a:xfrm>
                              <a:prstGeom prst="rect">
                                <a:avLst/>
                              </a:prstGeom>
                              <a:noFill/>
                              <a:ln>
                                <a:noFill/>
                              </a:ln>
                            </pic:spPr>
                          </pic:pic>
                          <pic:pic xmlns:pic="http://schemas.openxmlformats.org/drawingml/2006/picture">
                            <pic:nvPicPr>
                              <pic:cNvPr id="1923467638" name="Picture 1"/>
                              <pic:cNvPicPr>
                                <a:picLocks noChangeAspect="1"/>
                              </pic:cNvPicPr>
                            </pic:nvPicPr>
                            <pic:blipFill>
                              <a:blip r:embed="rId50">
                                <a:extLst>
                                  <a:ext uri="{28A0092B-C50C-407E-A947-70E740481C1C}">
                                    <a14:useLocalDpi xmlns:a14="http://schemas.microsoft.com/office/drawing/2010/main" val="0"/>
                                  </a:ext>
                                </a:extLst>
                              </a:blip>
                              <a:srcRect/>
                              <a:stretch/>
                            </pic:blipFill>
                            <pic:spPr bwMode="auto">
                              <a:xfrm>
                                <a:off x="1124857" y="0"/>
                                <a:ext cx="1005840" cy="1005840"/>
                              </a:xfrm>
                              <a:prstGeom prst="rect">
                                <a:avLst/>
                              </a:prstGeom>
                              <a:noFill/>
                              <a:ln>
                                <a:noFill/>
                              </a:ln>
                            </pic:spPr>
                          </pic:pic>
                          <pic:pic xmlns:pic="http://schemas.openxmlformats.org/drawingml/2006/picture">
                            <pic:nvPicPr>
                              <pic:cNvPr id="1728790319" name="Picture 5"/>
                              <pic:cNvPicPr>
                                <a:picLocks noChangeAspect="1"/>
                              </pic:cNvPicPr>
                            </pic:nvPicPr>
                            <pic:blipFill>
                              <a:blip r:embed="rId51">
                                <a:extLst>
                                  <a:ext uri="{28A0092B-C50C-407E-A947-70E740481C1C}">
                                    <a14:useLocalDpi xmlns:a14="http://schemas.microsoft.com/office/drawing/2010/main" val="0"/>
                                  </a:ext>
                                </a:extLst>
                              </a:blip>
                              <a:srcRect/>
                              <a:stretch/>
                            </pic:blipFill>
                            <pic:spPr bwMode="auto">
                              <a:xfrm>
                                <a:off x="3367315" y="0"/>
                                <a:ext cx="1005840" cy="1005840"/>
                              </a:xfrm>
                              <a:prstGeom prst="rect">
                                <a:avLst/>
                              </a:prstGeom>
                              <a:noFill/>
                              <a:ln>
                                <a:noFill/>
                              </a:ln>
                            </pic:spPr>
                          </pic:pic>
                          <pic:pic xmlns:pic="http://schemas.openxmlformats.org/drawingml/2006/picture">
                            <pic:nvPicPr>
                              <pic:cNvPr id="904277091" name="Picture 2"/>
                              <pic:cNvPicPr>
                                <a:picLocks noChangeAspect="1"/>
                              </pic:cNvPicPr>
                            </pic:nvPicPr>
                            <pic:blipFill>
                              <a:blip r:embed="rId52">
                                <a:extLst>
                                  <a:ext uri="{28A0092B-C50C-407E-A947-70E740481C1C}">
                                    <a14:useLocalDpi xmlns:a14="http://schemas.microsoft.com/office/drawing/2010/main" val="0"/>
                                  </a:ext>
                                </a:extLst>
                              </a:blip>
                              <a:srcRect/>
                              <a:stretch/>
                            </pic:blipFill>
                            <pic:spPr bwMode="auto">
                              <a:xfrm>
                                <a:off x="4492172" y="0"/>
                                <a:ext cx="1005840" cy="1005840"/>
                              </a:xfrm>
                              <a:prstGeom prst="rect">
                                <a:avLst/>
                              </a:prstGeom>
                              <a:noFill/>
                              <a:ln>
                                <a:noFill/>
                              </a:ln>
                            </pic:spPr>
                          </pic:pic>
                          <pic:pic xmlns:pic="http://schemas.openxmlformats.org/drawingml/2006/picture">
                            <pic:nvPicPr>
                              <pic:cNvPr id="260406257" name="Picture 3"/>
                              <pic:cNvPicPr>
                                <a:picLocks noChangeAspect="1"/>
                              </pic:cNvPicPr>
                            </pic:nvPicPr>
                            <pic:blipFill>
                              <a:blip r:embed="rId53">
                                <a:extLst>
                                  <a:ext uri="{28A0092B-C50C-407E-A947-70E740481C1C}">
                                    <a14:useLocalDpi xmlns:a14="http://schemas.microsoft.com/office/drawing/2010/main" val="0"/>
                                  </a:ext>
                                </a:extLst>
                              </a:blip>
                              <a:srcRect/>
                              <a:stretch/>
                            </pic:blipFill>
                            <pic:spPr bwMode="auto">
                              <a:xfrm>
                                <a:off x="0" y="0"/>
                                <a:ext cx="1005840" cy="1005840"/>
                              </a:xfrm>
                              <a:prstGeom prst="rect">
                                <a:avLst/>
                              </a:prstGeom>
                              <a:noFill/>
                              <a:ln>
                                <a:noFill/>
                              </a:ln>
                            </pic:spPr>
                          </pic:pic>
                        </wpg:grpSp>
                        <wps:wsp>
                          <wps:cNvPr id="2112645136" name="Text Box 1"/>
                          <wps:cNvSpPr txBox="1"/>
                          <wps:spPr>
                            <a:xfrm>
                              <a:off x="0" y="1062355"/>
                              <a:ext cx="5497830" cy="266700"/>
                            </a:xfrm>
                            <a:prstGeom prst="rect">
                              <a:avLst/>
                            </a:prstGeom>
                            <a:solidFill>
                              <a:prstClr val="white"/>
                            </a:solidFill>
                            <a:ln>
                              <a:noFill/>
                            </a:ln>
                          </wps:spPr>
                          <wps:txbx>
                            <w:txbxContent>
                              <w:p w14:paraId="1C08A44B" w14:textId="77777777" w:rsidR="00A52477" w:rsidRPr="00D36901" w:rsidRDefault="00A52477" w:rsidP="00A52477">
                                <w:pPr>
                                  <w:pStyle w:val="Caption"/>
                                  <w:rPr>
                                    <w:del w:id="308" w:author="Landes, Finian (GymLI)" w:date="2024-12-20T12:52:00Z" w16du:dateUtc="2024-12-20T11:52:00Z"/>
                                    <w:szCs w:val="22"/>
                                  </w:rPr>
                                </w:pPr>
                                <w:del w:id="309" w:author="Landes, Finian (GymLI)" w:date="2024-12-20T12:52:00Z" w16du:dateUtc="2024-12-20T11:52:00Z">
                                  <w:r w:rsidRPr="00D36901">
                                    <w:delText xml:space="preserve">Figure </w:delText>
                                  </w:r>
                                  <w:r w:rsidRPr="00D36901">
                                    <w:fldChar w:fldCharType="begin"/>
                                  </w:r>
                                  <w:r w:rsidRPr="00D36901">
                                    <w:delInstrText xml:space="preserve"> SEQ Figure \* ARABIC </w:delInstrText>
                                  </w:r>
                                  <w:r w:rsidRPr="00D36901">
                                    <w:fldChar w:fldCharType="separate"/>
                                  </w:r>
                                  <w:r w:rsidR="00D833DB">
                                    <w:rPr>
                                      <w:noProof/>
                                    </w:rPr>
                                    <w:delText>4</w:delText>
                                  </w:r>
                                  <w:r w:rsidRPr="00D36901">
                                    <w:fldChar w:fldCharType="end"/>
                                  </w:r>
                                  <w:r w:rsidRPr="00D36901">
                                    <w:delText>: Five arbitrarily chosen centroids when dividing our dataset into 15 clusters</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8A04FA" id="Group 9" o:spid="_x0000_s1048" style="position:absolute;left:0;text-align:left;margin-left:0;margin-top:152.3pt;width:432.9pt;height:104.65pt;z-index:251664391;mso-position-horizontal:center;mso-position-horizontal-relative:margin" coordsize="54980,132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">
                  <v:group id="_x0000_s1049" style="position:absolute;width:54980;height:10058" coordsize="54980,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">
                    <v:shape id="Picture 4" o:spid="_x0000_s1050" type="#_x0000_t75" style="position:absolute;left:2242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">
                      <v:imagedata r:id="rId54" o:title=""/>
                    </v:shape>
                    <v:shape id="Picture 1" o:spid="_x0000_s1051" type="#_x0000_t75" style="position:absolute;left:11248;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">
                      <v:imagedata r:id="rId55" o:title=""/>
                    </v:shape>
                    <v:shape id="Picture 5" o:spid="_x0000_s1052" type="#_x0000_t75" style="position:absolute;left:33673;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">
                      <v:imagedata r:id="rId56" o:title=""/>
                    </v:shape>
                    <v:shape id="Picture 2" o:spid="_x0000_s1053" type="#_x0000_t75" style="position:absolute;left:44921;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">
                      <v:imagedata r:id="rId57" o:title=""/>
                    </v:shape>
                    <v:shape id="Picture 3" o:spid="_x0000_s1054" type="#_x0000_t75"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">
                      <v:imagedata r:id="rId58" o:title=""/>
                    </v:shape>
                  </v:group>
                  <v:shape id="Text Box 1" o:spid="_x0000_s1055" type="#_x0000_t202" style="position:absolute;top:10623;width:549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" stroked="f">
                    <v:textbox style="mso-fit-shape-to-text:t" inset="0,0,0,0">
                      <w:txbxContent>
                        <w:p w14:paraId="1C08A44B" w14:textId="77777777" w:rsidR="00A52477" w:rsidRPr="00D36901" w:rsidRDefault="00A52477" w:rsidP="00A52477">
                          <w:pPr>
                            <w:pStyle w:val="Caption"/>
                            <w:rPr>
                              <w:del w:id="310" w:author="Landes, Finian (GymLI)" w:date="2024-12-20T12:52:00Z" w16du:dateUtc="2024-12-20T11:52:00Z"/>
                              <w:szCs w:val="22"/>
                            </w:rPr>
                          </w:pPr>
                          <w:del w:id="311" w:author="Landes, Finian (GymLI)" w:date="2024-12-20T12:52:00Z" w16du:dateUtc="2024-12-20T11:52:00Z">
                            <w:r w:rsidRPr="00D36901">
                              <w:delText xml:space="preserve">Figure </w:delText>
                            </w:r>
                            <w:r w:rsidRPr="00D36901">
                              <w:fldChar w:fldCharType="begin"/>
                            </w:r>
                            <w:r w:rsidRPr="00D36901">
                              <w:delInstrText xml:space="preserve"> SEQ Figure \* ARABIC </w:delInstrText>
                            </w:r>
                            <w:r w:rsidRPr="00D36901">
                              <w:fldChar w:fldCharType="separate"/>
                            </w:r>
                            <w:r w:rsidR="00D833DB">
                              <w:rPr>
                                <w:noProof/>
                              </w:rPr>
                              <w:delText>4</w:delText>
                            </w:r>
                            <w:r w:rsidRPr="00D36901">
                              <w:fldChar w:fldCharType="end"/>
                            </w:r>
                            <w:r w:rsidRPr="00D36901">
                              <w:delText>: Five arbitrarily chosen centroids when dividing our dataset into 15 clusters</w:delText>
                            </w:r>
                          </w:del>
                        </w:p>
                      </w:txbxContent>
                    </v:textbox>
                  </v:shape>
                  <w10:wrap type="tight" anchorx="margin"/>
                </v:group>
              </w:pict>
            </mc:Fallback>
          </mc:AlternateContent>
        </w:r>
      </w:del>
      <w:ins w:id="312" w:author="Landes, Finian (GymLI)" w:date="2024-12-20T12:52:00Z" w16du:dateUtc="2024-12-20T11:52:00Z">
        <w:r w:rsidRPr="00A1295B">
          <w:rPr>
            <w:noProof/>
            <w:lang w:val="en-US"/>
          </w:rPr>
          <mc:AlternateContent>
            <mc:Choice Requires="wpg">
              <w:drawing>
                <wp:anchor distT="0" distB="0" distL="114300" distR="114300" simplePos="0" relativeHeight="251658242" behindDoc="0" locked="0" layoutInCell="1" allowOverlap="1" wp14:anchorId="578A04FA" wp14:editId="5E58C41A">
                  <wp:simplePos x="0" y="0"/>
                  <wp:positionH relativeFrom="column">
                    <wp:posOffset>117231</wp:posOffset>
                  </wp:positionH>
                  <wp:positionV relativeFrom="paragraph">
                    <wp:posOffset>1934063</wp:posOffset>
                  </wp:positionV>
                  <wp:extent cx="5498012" cy="1329055"/>
                  <wp:effectExtent l="0" t="0" r="7620" b="4445"/>
                  <wp:wrapTight wrapText="bothSides">
                    <wp:wrapPolygon edited="0">
                      <wp:start x="0" y="0"/>
                      <wp:lineTo x="0" y="21363"/>
                      <wp:lineTo x="21555" y="21363"/>
                      <wp:lineTo x="21555" y="0"/>
                      <wp:lineTo x="0" y="0"/>
                    </wp:wrapPolygon>
                  </wp:wrapTight>
                  <wp:docPr id="536154513" name="Group 9"/>
                  <wp:cNvGraphicFramePr/>
                  <a:graphic xmlns:a="http://schemas.openxmlformats.org/drawingml/2006/main">
                    <a:graphicData uri="http://schemas.microsoft.com/office/word/2010/wordprocessingGroup">
                      <wpg:wgp>
                        <wpg:cNvGrpSpPr/>
                        <wpg:grpSpPr>
                          <a:xfrm>
                            <a:off x="0" y="0"/>
                            <a:ext cx="5498012" cy="1329055"/>
                            <a:chOff x="0" y="0"/>
                            <a:chExt cx="5498012" cy="1329055"/>
                          </a:xfrm>
                        </wpg:grpSpPr>
                        <wpg:grpSp>
                          <wpg:cNvPr id="1667389983" name="Group 9"/>
                          <wpg:cNvGrpSpPr/>
                          <wpg:grpSpPr>
                            <a:xfrm>
                              <a:off x="0" y="0"/>
                              <a:ext cx="5498012" cy="1005840"/>
                              <a:chOff x="0" y="0"/>
                              <a:chExt cx="5498012" cy="1005840"/>
                            </a:xfrm>
                          </wpg:grpSpPr>
                          <pic:pic xmlns:pic="http://schemas.openxmlformats.org/drawingml/2006/picture">
                            <pic:nvPicPr>
                              <pic:cNvPr id="1768216238" name="Picture 4"/>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bwMode="auto">
                              <a:xfrm>
                                <a:off x="2242457" y="0"/>
                                <a:ext cx="1005840" cy="1005840"/>
                              </a:xfrm>
                              <a:prstGeom prst="rect">
                                <a:avLst/>
                              </a:prstGeom>
                              <a:noFill/>
                              <a:ln>
                                <a:noFill/>
                              </a:ln>
                            </pic:spPr>
                          </pic:pic>
                          <pic:pic xmlns:pic="http://schemas.openxmlformats.org/drawingml/2006/picture">
                            <pic:nvPicPr>
                              <pic:cNvPr id="742523992" name="Picture 1"/>
                              <pic:cNvPicPr>
                                <a:picLocks noChangeAspect="1"/>
                              </pic:cNvPicPr>
                            </pic:nvPicPr>
                            <pic:blipFill>
                              <a:blip r:embed="rId50">
                                <a:extLst>
                                  <a:ext uri="{28A0092B-C50C-407E-A947-70E740481C1C}">
                                    <a14:useLocalDpi xmlns:a14="http://schemas.microsoft.com/office/drawing/2010/main" val="0"/>
                                  </a:ext>
                                </a:extLst>
                              </a:blip>
                              <a:srcRect/>
                              <a:stretch/>
                            </pic:blipFill>
                            <pic:spPr bwMode="auto">
                              <a:xfrm>
                                <a:off x="1124857" y="0"/>
                                <a:ext cx="1005840" cy="1005840"/>
                              </a:xfrm>
                              <a:prstGeom prst="rect">
                                <a:avLst/>
                              </a:prstGeom>
                              <a:noFill/>
                              <a:ln>
                                <a:noFill/>
                              </a:ln>
                            </pic:spPr>
                          </pic:pic>
                          <pic:pic xmlns:pic="http://schemas.openxmlformats.org/drawingml/2006/picture">
                            <pic:nvPicPr>
                              <pic:cNvPr id="1044671216" name="Picture 5"/>
                              <pic:cNvPicPr>
                                <a:picLocks noChangeAspect="1"/>
                              </pic:cNvPicPr>
                            </pic:nvPicPr>
                            <pic:blipFill>
                              <a:blip r:embed="rId51">
                                <a:extLst>
                                  <a:ext uri="{28A0092B-C50C-407E-A947-70E740481C1C}">
                                    <a14:useLocalDpi xmlns:a14="http://schemas.microsoft.com/office/drawing/2010/main" val="0"/>
                                  </a:ext>
                                </a:extLst>
                              </a:blip>
                              <a:srcRect/>
                              <a:stretch/>
                            </pic:blipFill>
                            <pic:spPr bwMode="auto">
                              <a:xfrm>
                                <a:off x="3367315" y="0"/>
                                <a:ext cx="1005840" cy="1005840"/>
                              </a:xfrm>
                              <a:prstGeom prst="rect">
                                <a:avLst/>
                              </a:prstGeom>
                              <a:noFill/>
                              <a:ln>
                                <a:noFill/>
                              </a:ln>
                            </pic:spPr>
                          </pic:pic>
                          <pic:pic xmlns:pic="http://schemas.openxmlformats.org/drawingml/2006/picture">
                            <pic:nvPicPr>
                              <pic:cNvPr id="1293830143" name="Picture 2"/>
                              <pic:cNvPicPr>
                                <a:picLocks noChangeAspect="1"/>
                              </pic:cNvPicPr>
                            </pic:nvPicPr>
                            <pic:blipFill>
                              <a:blip r:embed="rId52">
                                <a:extLst>
                                  <a:ext uri="{28A0092B-C50C-407E-A947-70E740481C1C}">
                                    <a14:useLocalDpi xmlns:a14="http://schemas.microsoft.com/office/drawing/2010/main" val="0"/>
                                  </a:ext>
                                </a:extLst>
                              </a:blip>
                              <a:srcRect/>
                              <a:stretch/>
                            </pic:blipFill>
                            <pic:spPr bwMode="auto">
                              <a:xfrm>
                                <a:off x="4492172" y="0"/>
                                <a:ext cx="1005840" cy="1005840"/>
                              </a:xfrm>
                              <a:prstGeom prst="rect">
                                <a:avLst/>
                              </a:prstGeom>
                              <a:noFill/>
                              <a:ln>
                                <a:noFill/>
                              </a:ln>
                            </pic:spPr>
                          </pic:pic>
                          <pic:pic xmlns:pic="http://schemas.openxmlformats.org/drawingml/2006/picture">
                            <pic:nvPicPr>
                              <pic:cNvPr id="1637219088" name="Picture 3"/>
                              <pic:cNvPicPr>
                                <a:picLocks noChangeAspect="1"/>
                              </pic:cNvPicPr>
                            </pic:nvPicPr>
                            <pic:blipFill>
                              <a:blip r:embed="rId53">
                                <a:extLst>
                                  <a:ext uri="{28A0092B-C50C-407E-A947-70E740481C1C}">
                                    <a14:useLocalDpi xmlns:a14="http://schemas.microsoft.com/office/drawing/2010/main" val="0"/>
                                  </a:ext>
                                </a:extLst>
                              </a:blip>
                              <a:srcRect/>
                              <a:stretch/>
                            </pic:blipFill>
                            <pic:spPr bwMode="auto">
                              <a:xfrm>
                                <a:off x="0" y="0"/>
                                <a:ext cx="1005840" cy="1005840"/>
                              </a:xfrm>
                              <a:prstGeom prst="rect">
                                <a:avLst/>
                              </a:prstGeom>
                              <a:noFill/>
                              <a:ln>
                                <a:noFill/>
                              </a:ln>
                            </pic:spPr>
                          </pic:pic>
                        </wpg:grpSp>
                        <wps:wsp>
                          <wps:cNvPr id="1493539105" name="Text Box 1"/>
                          <wps:cNvSpPr txBox="1"/>
                          <wps:spPr>
                            <a:xfrm>
                              <a:off x="0" y="1062355"/>
                              <a:ext cx="5497830" cy="266700"/>
                            </a:xfrm>
                            <a:prstGeom prst="rect">
                              <a:avLst/>
                            </a:prstGeom>
                            <a:solidFill>
                              <a:prstClr val="white"/>
                            </a:solidFill>
                            <a:ln>
                              <a:noFill/>
                            </a:ln>
                          </wps:spPr>
                          <wps:txbx>
                            <w:txbxContent>
                              <w:p w14:paraId="432713B9" w14:textId="4D1FC4EA" w:rsidR="00A52477" w:rsidRPr="00D36901" w:rsidRDefault="00A52477" w:rsidP="00A52477">
                                <w:pPr>
                                  <w:pStyle w:val="Caption"/>
                                  <w:rPr>
                                    <w:ins w:id="313" w:author="Landes, Finian (GymLI)" w:date="2024-12-20T12:52:00Z" w16du:dateUtc="2024-12-20T11:52:00Z"/>
                                    <w:szCs w:val="22"/>
                                  </w:rPr>
                                </w:pPr>
                                <w:bookmarkStart w:id="314" w:name="_Toc185170417"/>
                                <w:ins w:id="315" w:author="Landes, Finian (GymLI)" w:date="2024-12-20T12:52:00Z" w16du:dateUtc="2024-12-20T11:52:00Z">
                                  <w:r w:rsidRPr="00D36901">
                                    <w:t xml:space="preserve">Figure </w:t>
                                  </w:r>
                                  <w:r w:rsidRPr="00D36901">
                                    <w:fldChar w:fldCharType="begin"/>
                                  </w:r>
                                  <w:r w:rsidRPr="00D36901">
                                    <w:instrText xml:space="preserve"> SEQ Figure \* ARABIC </w:instrText>
                                  </w:r>
                                  <w:r w:rsidRPr="00D36901">
                                    <w:fldChar w:fldCharType="separate"/>
                                  </w:r>
                                  <w:r w:rsidR="00823165" w:rsidRPr="00D36901">
                                    <w:t>4</w:t>
                                  </w:r>
                                  <w:r w:rsidRPr="00D36901">
                                    <w:fldChar w:fldCharType="end"/>
                                  </w:r>
                                  <w:r w:rsidRPr="00D36901">
                                    <w:t>: Five arbitrarily chosen centroids when dividing our dataset into 15 clusters</w:t>
                                  </w:r>
                                  <w:bookmarkEnd w:id="314"/>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8A04FA" id="_x0000_s1056" style="position:absolute;left:0;text-align:left;margin-left:9.25pt;margin-top:152.3pt;width:432.9pt;height:104.65pt;z-index:251658242" coordsize="54980,132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">
                  <v:group id="_x0000_s1057" style="position:absolute;width:54980;height:10058" coordsize="54980,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">
                    <v:shape id="Picture 4" o:spid="_x0000_s1058" type="#_x0000_t75" style="position:absolute;left:2242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">
                      <v:imagedata r:id="rId54" o:title=""/>
                    </v:shape>
                    <v:shape id="Picture 1" o:spid="_x0000_s1059" type="#_x0000_t75" style="position:absolute;left:11248;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">
                      <v:imagedata r:id="rId55" o:title=""/>
                    </v:shape>
                    <v:shape id="Picture 5" o:spid="_x0000_s1060" type="#_x0000_t75" style="position:absolute;left:33673;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">
                      <v:imagedata r:id="rId56" o:title=""/>
                    </v:shape>
                    <v:shape id="Picture 2" o:spid="_x0000_s1061" type="#_x0000_t75" style="position:absolute;left:44921;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">
                      <v:imagedata r:id="rId57" o:title=""/>
                    </v:shape>
                    <v:shape id="Picture 3" o:spid="_x0000_s1062" type="#_x0000_t75"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">
                      <v:imagedata r:id="rId58" o:title=""/>
                    </v:shape>
                  </v:group>
                  <v:shape id="Text Box 1" o:spid="_x0000_s1063" type="#_x0000_t202" style="position:absolute;top:10623;width:549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" stroked="f">
                    <v:textbox style="mso-fit-shape-to-text:t" inset="0,0,0,0">
                      <w:txbxContent>
                        <w:p w14:paraId="432713B9" w14:textId="4D1FC4EA" w:rsidR="00A52477" w:rsidRPr="00D36901" w:rsidRDefault="00A52477" w:rsidP="00A52477">
                          <w:pPr>
                            <w:pStyle w:val="Caption"/>
                            <w:rPr>
                              <w:ins w:id="316" w:author="Landes, Finian (GymLI)" w:date="2024-12-20T12:52:00Z" w16du:dateUtc="2024-12-20T11:52:00Z"/>
                              <w:szCs w:val="22"/>
                            </w:rPr>
                          </w:pPr>
                          <w:bookmarkStart w:id="317" w:name="_Toc185170417"/>
                          <w:ins w:id="318" w:author="Landes, Finian (GymLI)" w:date="2024-12-20T12:52:00Z" w16du:dateUtc="2024-12-20T11:52:00Z">
                            <w:r w:rsidRPr="00D36901">
                              <w:t xml:space="preserve">Figure </w:t>
                            </w:r>
                            <w:r w:rsidRPr="00D36901">
                              <w:fldChar w:fldCharType="begin"/>
                            </w:r>
                            <w:r w:rsidRPr="00D36901">
                              <w:instrText xml:space="preserve"> SEQ Figure \* ARABIC </w:instrText>
                            </w:r>
                            <w:r w:rsidRPr="00D36901">
                              <w:fldChar w:fldCharType="separate"/>
                            </w:r>
                            <w:r w:rsidR="00823165" w:rsidRPr="00D36901">
                              <w:t>4</w:t>
                            </w:r>
                            <w:r w:rsidRPr="00D36901">
                              <w:fldChar w:fldCharType="end"/>
                            </w:r>
                            <w:r w:rsidRPr="00D36901">
                              <w:t>: Five arbitrarily chosen centroids when dividing our dataset into 15 clusters</w:t>
                            </w:r>
                            <w:bookmarkEnd w:id="317"/>
                          </w:ins>
                        </w:p>
                      </w:txbxContent>
                    </v:textbox>
                  </v:shape>
                  <w10:wrap type="tight"/>
                </v:group>
              </w:pict>
            </mc:Fallback>
          </mc:AlternateContent>
        </w:r>
      </w:ins>
      <w:r w:rsidR="00D0295E" w:rsidRPr="00A1295B">
        <w:rPr>
          <w:lang w:val="en-US"/>
        </w:rPr>
        <w:t xml:space="preserve">The Algorithm works by first choosing </w:t>
      </w:r>
      <w:r w:rsidR="00F37CEC" w:rsidRPr="00A1295B">
        <w:rPr>
          <w:i/>
          <w:lang w:val="en-US"/>
        </w:rPr>
        <w:t>k</w:t>
      </w:r>
      <w:r w:rsidR="00F37CEC" w:rsidRPr="00A1295B">
        <w:rPr>
          <w:lang w:val="en-US"/>
        </w:rPr>
        <w:t xml:space="preserve"> centers</w:t>
      </w:r>
      <w:r w:rsidR="007A6C37" w:rsidRPr="00A1295B">
        <w:rPr>
          <w:lang w:val="en-US"/>
        </w:rPr>
        <w:t>, called centroids</w:t>
      </w:r>
      <w:ins w:id="319" w:author="Derek Brandt" w:date="2024-12-17T09:17:00Z" w16du:dateUtc="2024-12-17T08:17:00Z">
        <w:r w:rsidR="00682DF8">
          <w:rPr>
            <w:lang w:val="en-US"/>
          </w:rPr>
          <w:t>.</w:t>
        </w:r>
      </w:ins>
      <w:del w:id="320" w:author="Derek Brandt" w:date="2024-12-17T09:17:00Z" w16du:dateUtc="2024-12-17T08:17:00Z">
        <w:r w:rsidR="007A6C37" w:rsidRPr="00A1295B">
          <w:rPr>
            <w:lang w:val="en-US"/>
          </w:rPr>
          <w:delText>,</w:delText>
        </w:r>
      </w:del>
      <w:r w:rsidR="00F37CEC" w:rsidRPr="00A1295B">
        <w:rPr>
          <w:lang w:val="en-US"/>
        </w:rPr>
        <w:t xml:space="preserve"> </w:t>
      </w:r>
      <w:del w:id="321" w:author="Derek Brandt" w:date="2024-12-17T09:17:00Z" w16du:dateUtc="2024-12-17T08:17:00Z">
        <w:r w:rsidR="00F37CEC" w:rsidRPr="00A1295B">
          <w:rPr>
            <w:lang w:val="en-US"/>
          </w:rPr>
          <w:delText>for</w:delText>
        </w:r>
        <w:r w:rsidR="00F37CEC" w:rsidRPr="00A1295B" w:rsidDel="00682DF8">
          <w:rPr>
            <w:lang w:val="en-US"/>
          </w:rPr>
          <w:delText xml:space="preserve"> </w:delText>
        </w:r>
      </w:del>
      <w:ins w:id="322" w:author="Derek Brandt" w:date="2024-12-17T09:17:00Z" w16du:dateUtc="2024-12-17T08:17:00Z">
        <w:r w:rsidR="00682DF8">
          <w:rPr>
            <w:lang w:val="en-US"/>
          </w:rPr>
          <w:t>F</w:t>
        </w:r>
        <w:r w:rsidR="00682DF8" w:rsidRPr="00A1295B">
          <w:rPr>
            <w:lang w:val="en-US"/>
          </w:rPr>
          <w:t>or</w:t>
        </w:r>
        <w:r w:rsidR="00F37CEC" w:rsidRPr="00A1295B">
          <w:rPr>
            <w:lang w:val="en-US"/>
          </w:rPr>
          <w:t xml:space="preserve"> </w:t>
        </w:r>
      </w:ins>
      <w:r w:rsidR="00F37CEC" w:rsidRPr="00A1295B">
        <w:rPr>
          <w:lang w:val="en-US"/>
        </w:rPr>
        <w:t xml:space="preserve">the clusters, these can be chosen arbitrarily or with some </w:t>
      </w:r>
      <w:r w:rsidR="001869DF" w:rsidRPr="00A1295B">
        <w:rPr>
          <w:lang w:val="en-US"/>
        </w:rPr>
        <w:t xml:space="preserve">kind of criteria. For </w:t>
      </w:r>
      <w:r w:rsidR="007C10BF" w:rsidRPr="00A1295B">
        <w:rPr>
          <w:lang w:val="en-US"/>
        </w:rPr>
        <w:t>simplicity’s</w:t>
      </w:r>
      <w:r w:rsidR="001869DF" w:rsidRPr="00A1295B">
        <w:rPr>
          <w:lang w:val="en-US"/>
        </w:rPr>
        <w:t xml:space="preserve"> sake we chose </w:t>
      </w:r>
      <w:r w:rsidR="00F432D6" w:rsidRPr="00A1295B">
        <w:rPr>
          <w:lang w:val="en-US"/>
        </w:rPr>
        <w:t>k points from our dataset to be our initial centroids.</w:t>
      </w:r>
      <w:r w:rsidR="00FF6001" w:rsidRPr="00A1295B">
        <w:rPr>
          <w:lang w:val="en-US"/>
        </w:rPr>
        <w:t xml:space="preserve"> </w:t>
      </w:r>
      <w:r w:rsidR="001E2F9C" w:rsidRPr="00A1295B">
        <w:rPr>
          <w:lang w:val="en-US"/>
        </w:rPr>
        <w:t xml:space="preserve">The algorithm then goes over each point and </w:t>
      </w:r>
      <w:r w:rsidR="00961772" w:rsidRPr="00A1295B">
        <w:rPr>
          <w:lang w:val="en-US"/>
        </w:rPr>
        <w:t xml:space="preserve">assigns it to the closest centroid. Then the centroids are </w:t>
      </w:r>
      <w:r w:rsidR="00AD281D" w:rsidRPr="00A1295B">
        <w:rPr>
          <w:lang w:val="en-US"/>
        </w:rPr>
        <w:t xml:space="preserve">updated by taking the mean of the points assigned </w:t>
      </w:r>
      <w:r w:rsidR="00377A4B" w:rsidRPr="00A1295B">
        <w:rPr>
          <w:lang w:val="en-US"/>
        </w:rPr>
        <w:t xml:space="preserve">to the </w:t>
      </w:r>
      <w:r w:rsidR="001A6BC9" w:rsidRPr="00A1295B">
        <w:rPr>
          <w:lang w:val="en-US"/>
        </w:rPr>
        <w:t xml:space="preserve">old centroid. This gets repeated until some kind of converging criteria is fulfilled. In our case </w:t>
      </w:r>
      <w:r w:rsidR="00A5031B" w:rsidRPr="00A1295B">
        <w:rPr>
          <w:lang w:val="en-US"/>
        </w:rPr>
        <w:t>this criterion</w:t>
      </w:r>
      <w:r w:rsidR="00EC1342" w:rsidRPr="00A1295B">
        <w:rPr>
          <w:lang w:val="en-US"/>
        </w:rPr>
        <w:t xml:space="preserve"> </w:t>
      </w:r>
      <w:r w:rsidR="00597207" w:rsidRPr="00A1295B">
        <w:rPr>
          <w:lang w:val="en-US"/>
        </w:rPr>
        <w:t>was</w:t>
      </w:r>
      <w:ins w:id="323" w:author="Derek Brandt" w:date="2024-12-17T09:18:00Z" w16du:dateUtc="2024-12-17T08:18:00Z">
        <w:r w:rsidR="00682DF8">
          <w:rPr>
            <w:lang w:val="en-US"/>
          </w:rPr>
          <w:t>,</w:t>
        </w:r>
      </w:ins>
      <w:r w:rsidR="00EC1342" w:rsidRPr="00A1295B">
        <w:rPr>
          <w:lang w:val="en-US"/>
        </w:rPr>
        <w:t xml:space="preserve"> </w:t>
      </w:r>
      <w:r w:rsidR="00A5031B" w:rsidRPr="00A1295B">
        <w:rPr>
          <w:lang w:val="en-US"/>
        </w:rPr>
        <w:t xml:space="preserve">that </w:t>
      </w:r>
      <w:r w:rsidR="00EC1342" w:rsidRPr="00A1295B">
        <w:rPr>
          <w:lang w:val="en-US"/>
        </w:rPr>
        <w:t>the</w:t>
      </w:r>
      <w:r w:rsidR="00A5031B" w:rsidRPr="00A1295B">
        <w:rPr>
          <w:lang w:val="en-US"/>
        </w:rPr>
        <w:t xml:space="preserve"> sum of all distances between the old and new centroids </w:t>
      </w:r>
      <w:r w:rsidR="00597207" w:rsidRPr="00A1295B">
        <w:rPr>
          <w:lang w:val="en-US"/>
        </w:rPr>
        <w:t>was</w:t>
      </w:r>
      <w:r w:rsidR="00A5031B" w:rsidRPr="00A1295B">
        <w:rPr>
          <w:lang w:val="en-US"/>
        </w:rPr>
        <w:t xml:space="preserve"> </w:t>
      </w:r>
      <w:del w:id="324" w:author="Derek Brandt" w:date="2024-12-17T09:18:00Z" w16du:dateUtc="2024-12-17T08:18:00Z">
        <w:r w:rsidR="00A5031B" w:rsidRPr="00A1295B">
          <w:rPr>
            <w:lang w:val="en-US"/>
          </w:rPr>
          <w:delText xml:space="preserve">nearly </w:delText>
        </w:r>
      </w:del>
      <w:ins w:id="325" w:author="Derek Brandt" w:date="2024-12-17T09:18:00Z" w16du:dateUtc="2024-12-17T08:18:00Z">
        <w:r w:rsidR="00682DF8">
          <w:rPr>
            <w:lang w:val="en-US"/>
          </w:rPr>
          <w:t>close to</w:t>
        </w:r>
        <w:r w:rsidR="00682DF8" w:rsidRPr="00A1295B">
          <w:rPr>
            <w:lang w:val="en-US"/>
          </w:rPr>
          <w:t xml:space="preserve"> </w:t>
        </w:r>
      </w:ins>
      <w:r w:rsidR="00A5031B" w:rsidRPr="00A1295B">
        <w:rPr>
          <w:lang w:val="en-US"/>
        </w:rPr>
        <w:t>zero.</w:t>
      </w:r>
      <w:r w:rsidR="007C3756" w:rsidRPr="00A1295B">
        <w:rPr>
          <w:rStyle w:val="FootnoteReference"/>
          <w:lang w:val="en-US"/>
        </w:rPr>
        <w:footnoteReference w:id="6"/>
      </w:r>
      <w:r w:rsidR="00E80652" w:rsidRPr="00A1295B">
        <w:rPr>
          <w:lang w:val="en-US"/>
        </w:rPr>
        <w:t xml:space="preserve"> </w:t>
      </w:r>
    </w:p>
    <w:p w14:paraId="348C3ECE" w14:textId="763C02A7" w:rsidR="0072366B" w:rsidRPr="00A1295B" w:rsidRDefault="00597207" w:rsidP="008A3E1B">
      <w:pPr>
        <w:spacing w:after="0"/>
        <w:jc w:val="both"/>
        <w:rPr>
          <w:lang w:val="en-US"/>
        </w:rPr>
      </w:pPr>
      <w:r w:rsidRPr="00A1295B">
        <w:rPr>
          <w:lang w:val="en-US"/>
        </w:rPr>
        <w:t>To</w:t>
      </w:r>
      <w:r w:rsidR="00853BB7" w:rsidRPr="00A1295B">
        <w:rPr>
          <w:lang w:val="en-US"/>
        </w:rPr>
        <w:t xml:space="preserve"> </w:t>
      </w:r>
      <w:r w:rsidR="000A089E" w:rsidRPr="00A1295B">
        <w:rPr>
          <w:lang w:val="en-US"/>
        </w:rPr>
        <w:t>score our k-means w</w:t>
      </w:r>
      <w:r w:rsidR="00A47475" w:rsidRPr="00A1295B">
        <w:rPr>
          <w:lang w:val="en-US"/>
        </w:rPr>
        <w:t xml:space="preserve">e </w:t>
      </w:r>
      <w:r w:rsidR="003F7290" w:rsidRPr="00A1295B">
        <w:rPr>
          <w:lang w:val="en-US"/>
        </w:rPr>
        <w:t>built a function</w:t>
      </w:r>
      <w:ins w:id="327" w:author="Derek Brandt" w:date="2024-12-17T09:18:00Z" w16du:dateUtc="2024-12-17T08:18:00Z">
        <w:r w:rsidR="00682DF8">
          <w:rPr>
            <w:lang w:val="en-US"/>
          </w:rPr>
          <w:t>,</w:t>
        </w:r>
      </w:ins>
      <w:r w:rsidR="003F7290" w:rsidRPr="00A1295B">
        <w:rPr>
          <w:lang w:val="en-US"/>
        </w:rPr>
        <w:t xml:space="preserve"> which takes </w:t>
      </w:r>
      <w:ins w:id="328" w:author="Landes, Finian (GymLI)" w:date="2024-12-20T12:52:00Z" w16du:dateUtc="2024-12-20T11:52:00Z">
        <w:r w:rsidR="003F7290" w:rsidRPr="00A1295B">
          <w:rPr>
            <w:lang w:val="en-US"/>
          </w:rPr>
          <w:t>in</w:t>
        </w:r>
      </w:ins>
      <w:ins w:id="329" w:author="Derek Brandt" w:date="2024-12-17T09:19:00Z" w16du:dateUtc="2024-12-17T08:19:00Z">
        <w:r w:rsidR="00682DF8">
          <w:rPr>
            <w:lang w:val="en-US"/>
          </w:rPr>
          <w:t>to account</w:t>
        </w:r>
      </w:ins>
      <w:del w:id="330" w:author="Landes, Finian (GymLI)" w:date="2024-12-20T12:52:00Z" w16du:dateUtc="2024-12-20T11:52:00Z">
        <w:r w:rsidR="003F7290" w:rsidRPr="00A1295B">
          <w:rPr>
            <w:lang w:val="en-US"/>
          </w:rPr>
          <w:delText>in</w:delText>
        </w:r>
      </w:del>
      <w:r w:rsidR="003F7290" w:rsidRPr="00A1295B">
        <w:rPr>
          <w:lang w:val="en-US"/>
        </w:rPr>
        <w:t xml:space="preserve"> </w:t>
      </w:r>
      <w:r w:rsidR="00EA6FA8" w:rsidRPr="00A1295B">
        <w:rPr>
          <w:lang w:val="en-US"/>
        </w:rPr>
        <w:t xml:space="preserve">the number of images </w:t>
      </w:r>
      <w:r w:rsidR="00B53784" w:rsidRPr="00A1295B">
        <w:rPr>
          <w:lang w:val="en-US"/>
        </w:rPr>
        <w:t xml:space="preserve">per sign per cluster. </w:t>
      </w:r>
      <w:r w:rsidR="002A54B0" w:rsidRPr="00A1295B">
        <w:rPr>
          <w:lang w:val="en-US"/>
        </w:rPr>
        <w:t>Then we calculate</w:t>
      </w:r>
      <w:r w:rsidRPr="00A1295B">
        <w:rPr>
          <w:lang w:val="en-US"/>
        </w:rPr>
        <w:t>d</w:t>
      </w:r>
      <w:r w:rsidR="002A54B0" w:rsidRPr="00A1295B">
        <w:rPr>
          <w:lang w:val="en-US"/>
        </w:rPr>
        <w:t xml:space="preserve"> a score over all </w:t>
      </w:r>
      <w:r w:rsidR="00421DB8" w:rsidRPr="00A1295B">
        <w:rPr>
          <w:lang w:val="en-US"/>
        </w:rPr>
        <w:t>clusters</w:t>
      </w:r>
      <w:ins w:id="331" w:author="Derek Brandt" w:date="2024-12-17T09:19:00Z" w16du:dateUtc="2024-12-17T08:19:00Z">
        <w:r w:rsidR="00682DF8">
          <w:rPr>
            <w:lang w:val="en-US"/>
          </w:rPr>
          <w:t>,</w:t>
        </w:r>
      </w:ins>
      <w:r w:rsidR="00421DB8" w:rsidRPr="00A1295B">
        <w:rPr>
          <w:lang w:val="en-US"/>
        </w:rPr>
        <w:t xml:space="preserve"> where a score of 100% would mean </w:t>
      </w:r>
      <w:r w:rsidR="00E42546" w:rsidRPr="00A1295B">
        <w:rPr>
          <w:lang w:val="en-US"/>
        </w:rPr>
        <w:t xml:space="preserve">all clusters only contain one sign and the lower the score the more mixed the clusters are. </w:t>
      </w:r>
    </w:p>
    <w:p w14:paraId="0C0DE764" w14:textId="6BA32A01" w:rsidR="00AC3AAC" w:rsidRPr="00D36901" w:rsidRDefault="00AC3AAC" w:rsidP="00B214A7">
      <w:pPr>
        <w:pStyle w:val="Heading3"/>
        <w:numPr>
          <w:ilvl w:val="2"/>
          <w:numId w:val="7"/>
        </w:numPr>
        <w:jc w:val="both"/>
        <w:rPr>
          <w:b w:val="0"/>
        </w:rPr>
      </w:pPr>
      <w:bookmarkStart w:id="332" w:name="_Toc185280208"/>
      <w:bookmarkStart w:id="333" w:name="_Toc185591028"/>
      <w:r w:rsidRPr="00D36901">
        <w:t>Results</w:t>
      </w:r>
      <w:bookmarkEnd w:id="332"/>
      <w:bookmarkEnd w:id="333"/>
    </w:p>
    <w:p w14:paraId="03386067" w14:textId="1D7C7E2C" w:rsidR="0090300C" w:rsidRPr="00A1295B" w:rsidRDefault="009A07F7" w:rsidP="00AB49D2">
      <w:pPr>
        <w:spacing w:after="0"/>
        <w:jc w:val="both"/>
        <w:rPr>
          <w:lang w:val="en-US"/>
        </w:rPr>
      </w:pPr>
      <w:r w:rsidRPr="00A1295B">
        <w:rPr>
          <w:lang w:val="en-US"/>
        </w:rPr>
        <w:t xml:space="preserve">Even though </w:t>
      </w:r>
      <w:r w:rsidR="00587EE6" w:rsidRPr="00A1295B">
        <w:rPr>
          <w:lang w:val="en-US"/>
        </w:rPr>
        <w:t xml:space="preserve">the results of the PCA were already perfect we went on to create a clustering algorithm. This algorithm was never intended to be used to classify the images but more </w:t>
      </w:r>
      <w:r w:rsidR="00B73FE0" w:rsidRPr="00A1295B">
        <w:rPr>
          <w:lang w:val="en-US"/>
        </w:rPr>
        <w:t>to analyze</w:t>
      </w:r>
      <w:r w:rsidR="001002DD" w:rsidRPr="00A1295B">
        <w:rPr>
          <w:lang w:val="en-US"/>
        </w:rPr>
        <w:t xml:space="preserve"> patterns in similar pictures</w:t>
      </w:r>
      <w:r w:rsidR="00F01EA1" w:rsidRPr="00A1295B">
        <w:rPr>
          <w:lang w:val="en-US"/>
        </w:rPr>
        <w:t xml:space="preserve">, classified as </w:t>
      </w:r>
      <w:ins w:id="334" w:author="Derek Brandt" w:date="2024-12-17T09:20:00Z" w16du:dateUtc="2024-12-17T08:20:00Z">
        <w:r w:rsidR="00682DF8">
          <w:rPr>
            <w:lang w:val="en-US"/>
          </w:rPr>
          <w:t>“</w:t>
        </w:r>
      </w:ins>
      <w:r w:rsidR="00F01EA1" w:rsidRPr="00A1295B">
        <w:rPr>
          <w:lang w:val="en-US"/>
        </w:rPr>
        <w:t>similar</w:t>
      </w:r>
      <w:ins w:id="335" w:author="Derek Brandt" w:date="2024-12-17T09:20:00Z" w16du:dateUtc="2024-12-17T08:20:00Z">
        <w:r w:rsidR="00682DF8">
          <w:rPr>
            <w:lang w:val="en-US"/>
          </w:rPr>
          <w:t>”</w:t>
        </w:r>
      </w:ins>
      <w:r w:rsidR="00F01EA1" w:rsidRPr="00A1295B">
        <w:rPr>
          <w:lang w:val="en-US"/>
        </w:rPr>
        <w:t xml:space="preserve"> by the computer. </w:t>
      </w:r>
      <w:r w:rsidR="00523BE1" w:rsidRPr="00A1295B">
        <w:rPr>
          <w:lang w:val="en-US"/>
        </w:rPr>
        <w:t xml:space="preserve">To make </w:t>
      </w:r>
      <w:ins w:id="336" w:author="Derek Brandt" w:date="2024-12-17T09:20:00Z" w16du:dateUtc="2024-12-17T08:20:00Z">
        <w:r w:rsidR="00682DF8">
          <w:rPr>
            <w:lang w:val="en-US"/>
          </w:rPr>
          <w:t>the algorithm</w:t>
        </w:r>
      </w:ins>
      <w:del w:id="337" w:author="Landes, Finian (GymLI)" w:date="2024-12-20T12:52:00Z" w16du:dateUtc="2024-12-20T11:52:00Z">
        <w:r w:rsidR="00523BE1" w:rsidRPr="00A1295B">
          <w:rPr>
            <w:lang w:val="en-US"/>
          </w:rPr>
          <w:delText>it</w:delText>
        </w:r>
      </w:del>
      <w:ins w:id="338" w:author="Derek Brandt" w:date="2024-12-17T09:20:00Z" w16du:dateUtc="2024-12-17T08:20:00Z">
        <w:r w:rsidR="00523BE1" w:rsidRPr="00A1295B">
          <w:rPr>
            <w:lang w:val="en-US"/>
          </w:rPr>
          <w:t xml:space="preserve"> </w:t>
        </w:r>
      </w:ins>
      <w:r w:rsidR="00523BE1" w:rsidRPr="00A1295B">
        <w:rPr>
          <w:lang w:val="en-US"/>
        </w:rPr>
        <w:t>run faster</w:t>
      </w:r>
      <w:ins w:id="339" w:author="Derek Brandt" w:date="2024-12-17T09:20:00Z" w16du:dateUtc="2024-12-17T08:20:00Z">
        <w:r w:rsidR="00682DF8">
          <w:rPr>
            <w:lang w:val="en-US"/>
          </w:rPr>
          <w:t>,</w:t>
        </w:r>
      </w:ins>
      <w:r w:rsidR="00523BE1" w:rsidRPr="00A1295B">
        <w:rPr>
          <w:lang w:val="en-US"/>
        </w:rPr>
        <w:t xml:space="preserve"> we used the already </w:t>
      </w:r>
      <w:del w:id="340" w:author="Derek Brandt" w:date="2024-12-17T09:21:00Z" w16du:dateUtc="2024-12-17T08:21:00Z">
        <w:r w:rsidR="00523BE1" w:rsidRPr="00A1295B">
          <w:rPr>
            <w:lang w:val="en-US"/>
          </w:rPr>
          <w:delText xml:space="preserve">by </w:delText>
        </w:r>
      </w:del>
      <w:r w:rsidR="00523BE1" w:rsidRPr="00A1295B">
        <w:rPr>
          <w:lang w:val="en-US"/>
        </w:rPr>
        <w:t>PCA</w:t>
      </w:r>
      <w:ins w:id="341" w:author="Derek Brandt" w:date="2024-12-17T09:21:00Z" w16du:dateUtc="2024-12-17T08:21:00Z">
        <w:r w:rsidR="00682DF8">
          <w:rPr>
            <w:lang w:val="en-US"/>
          </w:rPr>
          <w:t>-</w:t>
        </w:r>
      </w:ins>
      <w:del w:id="342" w:author="Derek Brandt" w:date="2024-12-17T09:21:00Z" w16du:dateUtc="2024-12-17T08:21:00Z">
        <w:r w:rsidR="00523BE1" w:rsidRPr="00A1295B">
          <w:rPr>
            <w:lang w:val="en-US"/>
          </w:rPr>
          <w:delText xml:space="preserve"> </w:delText>
        </w:r>
      </w:del>
      <w:r w:rsidR="00A72A41" w:rsidRPr="00A1295B">
        <w:rPr>
          <w:lang w:val="en-US"/>
        </w:rPr>
        <w:t>optimized data</w:t>
      </w:r>
      <w:r w:rsidR="00B13C61" w:rsidRPr="00A1295B">
        <w:rPr>
          <w:lang w:val="en-US"/>
        </w:rPr>
        <w:t xml:space="preserve"> as points</w:t>
      </w:r>
      <w:r w:rsidR="000E5B7E" w:rsidRPr="00A1295B">
        <w:rPr>
          <w:lang w:val="en-US"/>
        </w:rPr>
        <w:t xml:space="preserve">. </w:t>
      </w:r>
      <w:r w:rsidR="004D42D3" w:rsidRPr="00A1295B">
        <w:rPr>
          <w:lang w:val="en-US"/>
        </w:rPr>
        <w:t xml:space="preserve">At first our results were </w:t>
      </w:r>
      <w:del w:id="343" w:author="Derek Brandt" w:date="2024-12-17T09:21:00Z" w16du:dateUtc="2024-12-17T08:21:00Z">
        <w:r w:rsidR="00126F48" w:rsidRPr="00A1295B">
          <w:rPr>
            <w:lang w:val="en-US"/>
          </w:rPr>
          <w:delText>bad</w:delText>
        </w:r>
      </w:del>
      <w:ins w:id="344" w:author="Derek Brandt" w:date="2024-12-17T09:21:00Z" w16du:dateUtc="2024-12-17T08:21:00Z">
        <w:r w:rsidR="00682DF8">
          <w:rPr>
            <w:lang w:val="en-US"/>
          </w:rPr>
          <w:t>insufficient</w:t>
        </w:r>
      </w:ins>
      <w:r w:rsidR="00126F48" w:rsidRPr="00A1295B">
        <w:rPr>
          <w:lang w:val="en-US"/>
        </w:rPr>
        <w:t>,</w:t>
      </w:r>
      <w:r w:rsidR="00CD2277" w:rsidRPr="00A1295B">
        <w:rPr>
          <w:lang w:val="en-US"/>
        </w:rPr>
        <w:t xml:space="preserve"> so the </w:t>
      </w:r>
      <w:r w:rsidR="00F157AB" w:rsidRPr="00A1295B">
        <w:rPr>
          <w:lang w:val="en-US"/>
        </w:rPr>
        <w:t>signs were distributed evenly</w:t>
      </w:r>
      <w:r w:rsidR="00724549" w:rsidRPr="00A1295B">
        <w:rPr>
          <w:lang w:val="en-US"/>
        </w:rPr>
        <w:t xml:space="preserve"> in each cluster</w:t>
      </w:r>
      <w:ins w:id="345" w:author="Derek Brandt" w:date="2024-12-17T09:21:00Z" w16du:dateUtc="2024-12-17T08:21:00Z">
        <w:r w:rsidR="00682DF8">
          <w:rPr>
            <w:lang w:val="en-US"/>
          </w:rPr>
          <w:t>.</w:t>
        </w:r>
      </w:ins>
      <w:del w:id="346" w:author="Derek Brandt" w:date="2024-12-17T09:21:00Z" w16du:dateUtc="2024-12-17T08:21:00Z">
        <w:r w:rsidR="00A86A47" w:rsidRPr="00A1295B" w:rsidDel="00682DF8">
          <w:rPr>
            <w:lang w:val="en-US"/>
          </w:rPr>
          <w:delText>,</w:delText>
        </w:r>
      </w:del>
      <w:ins w:id="347" w:author="Landes, Finian (GymLI)" w:date="2024-12-20T12:52:00Z" w16du:dateUtc="2024-12-20T11:52:00Z">
        <w:r w:rsidR="00A86A47" w:rsidRPr="00A1295B">
          <w:rPr>
            <w:lang w:val="en-US"/>
          </w:rPr>
          <w:t xml:space="preserve"> </w:t>
        </w:r>
      </w:ins>
      <w:ins w:id="348" w:author="Derek Brandt" w:date="2024-12-17T09:21:00Z" w16du:dateUtc="2024-12-17T08:21:00Z">
        <w:r w:rsidR="00682DF8">
          <w:rPr>
            <w:lang w:val="en-US"/>
          </w:rPr>
          <w:t>A</w:t>
        </w:r>
      </w:ins>
      <w:del w:id="349" w:author="Landes, Finian (GymLI)" w:date="2024-12-20T12:52:00Z" w16du:dateUtc="2024-12-20T11:52:00Z">
        <w:r w:rsidR="00A86A47" w:rsidRPr="00A1295B">
          <w:rPr>
            <w:lang w:val="en-US"/>
          </w:rPr>
          <w:delText xml:space="preserve">, </w:delText>
        </w:r>
      </w:del>
      <w:del w:id="350" w:author="Derek Brandt" w:date="2024-12-17T09:21:00Z" w16du:dateUtc="2024-12-17T08:21:00Z">
        <w:r w:rsidR="00A86A47" w:rsidRPr="00A1295B">
          <w:rPr>
            <w:lang w:val="en-US"/>
          </w:rPr>
          <w:delText>a</w:delText>
        </w:r>
      </w:del>
      <w:r w:rsidR="00A86A47" w:rsidRPr="00A1295B">
        <w:rPr>
          <w:lang w:val="en-US"/>
        </w:rPr>
        <w:t>s we found out later</w:t>
      </w:r>
      <w:r w:rsidR="003772C1" w:rsidRPr="00A1295B">
        <w:rPr>
          <w:lang w:val="en-US"/>
        </w:rPr>
        <w:t>, this was linked to our initial centroids</w:t>
      </w:r>
      <w:ins w:id="351" w:author="Derek Brandt" w:date="2024-12-17T09:22:00Z" w16du:dateUtc="2024-12-17T08:22:00Z">
        <w:r w:rsidR="00682DF8">
          <w:rPr>
            <w:lang w:val="en-US"/>
          </w:rPr>
          <w:t>,</w:t>
        </w:r>
      </w:ins>
      <w:r w:rsidR="003772C1" w:rsidRPr="00A1295B">
        <w:rPr>
          <w:lang w:val="en-US"/>
        </w:rPr>
        <w:t xml:space="preserve"> </w:t>
      </w:r>
      <w:r w:rsidR="002F0CE8" w:rsidRPr="00A1295B">
        <w:rPr>
          <w:lang w:val="en-US"/>
        </w:rPr>
        <w:t>which had been random points</w:t>
      </w:r>
      <w:r w:rsidR="0068051D" w:rsidRPr="00A1295B">
        <w:rPr>
          <w:lang w:val="en-US"/>
        </w:rPr>
        <w:t xml:space="preserve"> in space</w:t>
      </w:r>
      <w:r w:rsidR="0072796B" w:rsidRPr="00A1295B">
        <w:rPr>
          <w:lang w:val="en-US"/>
        </w:rPr>
        <w:t xml:space="preserve">. After modifying </w:t>
      </w:r>
      <w:r w:rsidR="002C5A62" w:rsidRPr="00A1295B">
        <w:rPr>
          <w:lang w:val="en-US"/>
        </w:rPr>
        <w:t xml:space="preserve">the initialization </w:t>
      </w:r>
      <w:r w:rsidR="00B551C5" w:rsidRPr="00A1295B">
        <w:rPr>
          <w:lang w:val="en-US"/>
        </w:rPr>
        <w:t xml:space="preserve">to the way </w:t>
      </w:r>
      <w:r w:rsidR="00195FFB" w:rsidRPr="00A1295B">
        <w:rPr>
          <w:lang w:val="en-US"/>
        </w:rPr>
        <w:t>mentioned above</w:t>
      </w:r>
      <w:r w:rsidR="00D73AA6" w:rsidRPr="00A1295B">
        <w:rPr>
          <w:lang w:val="en-US"/>
        </w:rPr>
        <w:t>, choosing random points</w:t>
      </w:r>
      <w:r w:rsidR="001B2E26" w:rsidRPr="00A1295B">
        <w:rPr>
          <w:lang w:val="en-US"/>
        </w:rPr>
        <w:t xml:space="preserve"> from the dataset, we got better results</w:t>
      </w:r>
      <w:r w:rsidR="00A7537A" w:rsidRPr="00A1295B">
        <w:rPr>
          <w:lang w:val="en-US"/>
        </w:rPr>
        <w:t xml:space="preserve">. Using </w:t>
      </w:r>
      <w:r w:rsidR="00DB4CA5" w:rsidRPr="00A1295B">
        <w:rPr>
          <w:lang w:val="en-US"/>
        </w:rPr>
        <w:t>five</w:t>
      </w:r>
      <w:r w:rsidR="00A7537A" w:rsidRPr="00A1295B">
        <w:rPr>
          <w:lang w:val="en-US"/>
        </w:rPr>
        <w:t xml:space="preserve"> clusters the results were still quite </w:t>
      </w:r>
      <w:r w:rsidR="00DB4CA5" w:rsidRPr="00A1295B">
        <w:rPr>
          <w:lang w:val="en-US"/>
        </w:rPr>
        <w:t>mixed up</w:t>
      </w:r>
      <w:r w:rsidR="00E81CB3" w:rsidRPr="00A1295B">
        <w:rPr>
          <w:lang w:val="en-US"/>
        </w:rPr>
        <w:t>,</w:t>
      </w:r>
      <w:r w:rsidR="00DB4CA5" w:rsidRPr="00A1295B">
        <w:rPr>
          <w:lang w:val="en-US"/>
        </w:rPr>
        <w:t xml:space="preserve"> so the clusters did not </w:t>
      </w:r>
      <w:r w:rsidR="00923C04" w:rsidRPr="00A1295B">
        <w:rPr>
          <w:lang w:val="en-US"/>
        </w:rPr>
        <w:t xml:space="preserve">make any sense for us. Increasing the </w:t>
      </w:r>
      <w:r w:rsidR="00E81CB3" w:rsidRPr="00A1295B">
        <w:rPr>
          <w:lang w:val="en-US"/>
        </w:rPr>
        <w:t xml:space="preserve">number of clusters made the clusters better and </w:t>
      </w:r>
      <w:ins w:id="352" w:author="Derek Brandt" w:date="2024-12-17T09:22:00Z" w16du:dateUtc="2024-12-17T08:22:00Z">
        <w:r w:rsidR="00682DF8">
          <w:rPr>
            <w:lang w:val="en-US"/>
          </w:rPr>
          <w:t xml:space="preserve">then </w:t>
        </w:r>
      </w:ins>
      <w:r w:rsidR="00E81CB3" w:rsidRPr="00A1295B">
        <w:rPr>
          <w:lang w:val="en-US"/>
        </w:rPr>
        <w:t xml:space="preserve">we found </w:t>
      </w:r>
      <w:ins w:id="353" w:author="Landes, Finian (GymLI)" w:date="2024-12-20T12:52:00Z" w16du:dateUtc="2024-12-20T11:52:00Z">
        <w:r w:rsidR="005329C6">
          <w:rPr>
            <w:lang w:val="en-US"/>
          </w:rPr>
          <w:t>out</w:t>
        </w:r>
      </w:ins>
      <w:ins w:id="354" w:author="Derek Brandt" w:date="2024-12-17T09:22:00Z" w16du:dateUtc="2024-12-17T08:22:00Z">
        <w:r w:rsidR="00682DF8">
          <w:rPr>
            <w:lang w:val="en-US"/>
          </w:rPr>
          <w:t xml:space="preserve"> </w:t>
        </w:r>
      </w:ins>
      <w:r w:rsidR="00E81CB3" w:rsidRPr="00A1295B">
        <w:rPr>
          <w:lang w:val="en-US"/>
        </w:rPr>
        <w:t xml:space="preserve">that 15 to 20 </w:t>
      </w:r>
      <w:r w:rsidR="00973840" w:rsidRPr="00A1295B">
        <w:rPr>
          <w:lang w:val="en-US"/>
        </w:rPr>
        <w:t xml:space="preserve">clusters worked best for </w:t>
      </w:r>
      <w:r w:rsidR="00347F07" w:rsidRPr="00A1295B">
        <w:rPr>
          <w:lang w:val="en-US"/>
        </w:rPr>
        <w:t xml:space="preserve">our dataset. </w:t>
      </w:r>
      <w:r w:rsidR="00934B34" w:rsidRPr="00A1295B">
        <w:rPr>
          <w:lang w:val="en-US"/>
        </w:rPr>
        <w:t xml:space="preserve">Looking at these clusters </w:t>
      </w:r>
      <w:r w:rsidR="00B50D70" w:rsidRPr="00A1295B">
        <w:rPr>
          <w:lang w:val="en-US"/>
        </w:rPr>
        <w:t>many things became clearer for us. The algorithm made</w:t>
      </w:r>
      <w:r w:rsidR="00385E33" w:rsidRPr="00A1295B">
        <w:rPr>
          <w:lang w:val="en-US"/>
        </w:rPr>
        <w:t xml:space="preserve"> </w:t>
      </w:r>
      <w:r w:rsidR="004D5777" w:rsidRPr="00A1295B">
        <w:rPr>
          <w:lang w:val="en-US"/>
        </w:rPr>
        <w:t xml:space="preserve">quite pure </w:t>
      </w:r>
      <w:r w:rsidR="00185B45" w:rsidRPr="00A1295B">
        <w:rPr>
          <w:lang w:val="en-US"/>
        </w:rPr>
        <w:t xml:space="preserve">clusters </w:t>
      </w:r>
      <w:r w:rsidR="00475FCD" w:rsidRPr="00A1295B">
        <w:rPr>
          <w:lang w:val="en-US"/>
        </w:rPr>
        <w:t>for thumbs</w:t>
      </w:r>
      <w:r w:rsidR="004D5777" w:rsidRPr="00A1295B">
        <w:rPr>
          <w:lang w:val="en-US"/>
        </w:rPr>
        <w:t xml:space="preserve"> up and</w:t>
      </w:r>
      <w:r w:rsidR="00475FCD" w:rsidRPr="00A1295B">
        <w:rPr>
          <w:lang w:val="en-US"/>
        </w:rPr>
        <w:t xml:space="preserve"> metal</w:t>
      </w:r>
      <w:r w:rsidR="004D5777" w:rsidRPr="00A1295B">
        <w:rPr>
          <w:lang w:val="en-US"/>
        </w:rPr>
        <w:t xml:space="preserve"> </w:t>
      </w:r>
      <w:r w:rsidR="004E222A" w:rsidRPr="00A1295B">
        <w:rPr>
          <w:lang w:val="en-US"/>
        </w:rPr>
        <w:t>which makes sense as the signs a</w:t>
      </w:r>
      <w:r w:rsidR="004E222A" w:rsidRPr="00AC4948">
        <w:rPr>
          <w:lang w:val="en-US"/>
        </w:rPr>
        <w:t>re</w:t>
      </w:r>
      <w:r w:rsidR="00425D19">
        <w:rPr>
          <w:lang w:val="en-US"/>
        </w:rPr>
        <w:t xml:space="preserve"> </w:t>
      </w:r>
      <w:del w:id="355" w:author="Derek Brandt" w:date="2024-12-17T09:23:00Z" w16du:dateUtc="2024-12-17T08:23:00Z">
        <w:r w:rsidR="004E222A" w:rsidRPr="00AC4948">
          <w:rPr>
            <w:lang w:val="en-US"/>
          </w:rPr>
          <w:delText>f</w:delText>
        </w:r>
        <w:r w:rsidR="004E222A" w:rsidRPr="00A1295B">
          <w:rPr>
            <w:lang w:val="en-US"/>
          </w:rPr>
          <w:delText xml:space="preserve">airly </w:delText>
        </w:r>
      </w:del>
      <w:ins w:id="356" w:author="Derek Brandt" w:date="2024-12-17T09:23:00Z" w16du:dateUtc="2024-12-17T08:23:00Z">
        <w:r w:rsidR="00150E05">
          <w:rPr>
            <w:lang w:val="en-US"/>
          </w:rPr>
          <w:t>rather</w:t>
        </w:r>
        <w:r w:rsidR="00150E05" w:rsidRPr="00A1295B">
          <w:rPr>
            <w:lang w:val="en-US"/>
          </w:rPr>
          <w:t xml:space="preserve"> </w:t>
        </w:r>
      </w:ins>
      <w:r w:rsidR="004E222A" w:rsidRPr="00A1295B">
        <w:rPr>
          <w:lang w:val="en-US"/>
        </w:rPr>
        <w:t>different</w:t>
      </w:r>
      <w:r w:rsidR="00A4562D" w:rsidRPr="00A1295B">
        <w:rPr>
          <w:lang w:val="en-US"/>
        </w:rPr>
        <w:t xml:space="preserve"> from the others</w:t>
      </w:r>
      <w:r w:rsidR="004E222A" w:rsidRPr="00A1295B">
        <w:rPr>
          <w:lang w:val="en-US"/>
        </w:rPr>
        <w:t>.</w:t>
      </w:r>
      <w:r w:rsidR="00F714FF" w:rsidRPr="00A1295B">
        <w:rPr>
          <w:lang w:val="en-US"/>
        </w:rPr>
        <w:t xml:space="preserve"> </w:t>
      </w:r>
      <w:r w:rsidR="002F7231" w:rsidRPr="00A1295B">
        <w:rPr>
          <w:lang w:val="en-US"/>
        </w:rPr>
        <w:t xml:space="preserve">Peace and Pistol on the other hand got clustered together </w:t>
      </w:r>
      <w:r w:rsidR="00791E08" w:rsidRPr="00A1295B">
        <w:rPr>
          <w:lang w:val="en-US"/>
        </w:rPr>
        <w:t>often</w:t>
      </w:r>
      <w:r w:rsidR="00C05CBD" w:rsidRPr="00A1295B">
        <w:rPr>
          <w:lang w:val="en-US"/>
        </w:rPr>
        <w:t xml:space="preserve">, from this we </w:t>
      </w:r>
      <w:del w:id="357" w:author="Derek Brandt" w:date="2024-12-17T09:23:00Z" w16du:dateUtc="2024-12-17T08:23:00Z">
        <w:r w:rsidR="00C05CBD" w:rsidRPr="00A1295B">
          <w:rPr>
            <w:lang w:val="en-US"/>
          </w:rPr>
          <w:delText xml:space="preserve">can </w:delText>
        </w:r>
      </w:del>
      <w:ins w:id="358" w:author="Landes, Finian (GymLI)" w:date="2024-12-20T12:52:00Z" w16du:dateUtc="2024-12-20T11:52:00Z">
        <w:r w:rsidR="00C05CBD" w:rsidRPr="00A1295B">
          <w:rPr>
            <w:lang w:val="en-US"/>
          </w:rPr>
          <w:t>conclude</w:t>
        </w:r>
      </w:ins>
      <w:ins w:id="359" w:author="Derek Brandt" w:date="2024-12-17T09:23:00Z" w16du:dateUtc="2024-12-17T08:23:00Z">
        <w:r w:rsidR="00150E05">
          <w:rPr>
            <w:lang w:val="en-US"/>
          </w:rPr>
          <w:t>d,</w:t>
        </w:r>
      </w:ins>
      <w:del w:id="360" w:author="Landes, Finian (GymLI)" w:date="2024-12-20T12:52:00Z" w16du:dateUtc="2024-12-20T11:52:00Z">
        <w:r w:rsidR="00C05CBD" w:rsidRPr="00A1295B">
          <w:rPr>
            <w:lang w:val="en-US"/>
          </w:rPr>
          <w:delText>conclude</w:delText>
        </w:r>
      </w:del>
      <w:r w:rsidR="00C05CBD" w:rsidRPr="00A1295B">
        <w:rPr>
          <w:lang w:val="en-US"/>
        </w:rPr>
        <w:t xml:space="preserve"> that the thumb </w:t>
      </w:r>
      <w:del w:id="361" w:author="Derek Brandt" w:date="2024-12-17T09:24:00Z" w16du:dateUtc="2024-12-17T08:24:00Z">
        <w:r w:rsidR="00C05CBD" w:rsidRPr="00A1295B">
          <w:rPr>
            <w:lang w:val="en-US"/>
          </w:rPr>
          <w:delText xml:space="preserve">being </w:delText>
        </w:r>
        <w:r w:rsidR="00BC2E62" w:rsidRPr="00A1295B">
          <w:rPr>
            <w:lang w:val="en-US"/>
          </w:rPr>
          <w:delText>out was</w:delText>
        </w:r>
      </w:del>
      <w:ins w:id="362" w:author="Derek Brandt" w:date="2024-12-17T09:24:00Z" w16du:dateUtc="2024-12-17T08:24:00Z">
        <w:r w:rsidR="00150E05">
          <w:rPr>
            <w:lang w:val="en-US"/>
          </w:rPr>
          <w:t>is</w:t>
        </w:r>
      </w:ins>
      <w:ins w:id="363" w:author="Landes, Finian (GymLI)" w:date="2024-12-20T12:52:00Z" w16du:dateUtc="2024-12-20T11:52:00Z">
        <w:r w:rsidR="00BC2E62" w:rsidRPr="00A1295B">
          <w:rPr>
            <w:lang w:val="en-US"/>
          </w:rPr>
          <w:t xml:space="preserve"> </w:t>
        </w:r>
        <w:r w:rsidR="00006E2E">
          <w:rPr>
            <w:lang w:val="en-US"/>
          </w:rPr>
          <w:t xml:space="preserve">one of the </w:t>
        </w:r>
      </w:ins>
      <w:del w:id="364" w:author="Landes, Finian (GymLI)" w:date="2024-12-20T12:52:00Z" w16du:dateUtc="2024-12-20T11:52:00Z">
        <w:r w:rsidR="00BC2E62" w:rsidRPr="00A1295B">
          <w:rPr>
            <w:lang w:val="en-US"/>
          </w:rPr>
          <w:delText xml:space="preserve"> a </w:delText>
        </w:r>
      </w:del>
      <w:r w:rsidR="00BC2E62" w:rsidRPr="00A1295B">
        <w:rPr>
          <w:lang w:val="en-US"/>
        </w:rPr>
        <w:t xml:space="preserve">more relevant </w:t>
      </w:r>
      <w:ins w:id="365" w:author="Landes, Finian (GymLI)" w:date="2024-12-20T12:52:00Z" w16du:dateUtc="2024-12-20T11:52:00Z">
        <w:r w:rsidR="00BC2E62" w:rsidRPr="00A1295B">
          <w:rPr>
            <w:lang w:val="en-US"/>
          </w:rPr>
          <w:t>feature</w:t>
        </w:r>
        <w:r w:rsidR="00006E2E">
          <w:rPr>
            <w:lang w:val="en-US"/>
          </w:rPr>
          <w:t>s</w:t>
        </w:r>
      </w:ins>
      <w:del w:id="366" w:author="Landes, Finian (GymLI)" w:date="2024-12-20T12:52:00Z" w16du:dateUtc="2024-12-20T11:52:00Z">
        <w:r w:rsidR="00BC2E62" w:rsidRPr="00A1295B">
          <w:rPr>
            <w:lang w:val="en-US"/>
          </w:rPr>
          <w:delText>feature</w:delText>
        </w:r>
      </w:del>
      <w:r w:rsidR="00BC2E62" w:rsidRPr="00A1295B">
        <w:rPr>
          <w:lang w:val="en-US"/>
        </w:rPr>
        <w:t xml:space="preserve"> for the algorithm. Whether the index finger or pinky was </w:t>
      </w:r>
      <w:r w:rsidR="00D34D3F" w:rsidRPr="00A1295B">
        <w:rPr>
          <w:lang w:val="en-US"/>
        </w:rPr>
        <w:t>shown</w:t>
      </w:r>
      <w:ins w:id="367" w:author="Derek Brandt" w:date="2024-12-17T09:24:00Z" w16du:dateUtc="2024-12-17T08:24:00Z">
        <w:r w:rsidR="00150E05">
          <w:rPr>
            <w:lang w:val="en-US"/>
          </w:rPr>
          <w:t>,</w:t>
        </w:r>
      </w:ins>
      <w:r w:rsidR="00D34D3F" w:rsidRPr="00A1295B">
        <w:rPr>
          <w:lang w:val="en-US"/>
        </w:rPr>
        <w:t xml:space="preserve"> </w:t>
      </w:r>
      <w:r w:rsidR="00337F9E" w:rsidRPr="00A1295B">
        <w:rPr>
          <w:lang w:val="en-US"/>
        </w:rPr>
        <w:t>seemed to be less relevant.</w:t>
      </w:r>
      <w:r w:rsidR="007F00C4" w:rsidRPr="00A1295B">
        <w:rPr>
          <w:lang w:val="en-US"/>
        </w:rPr>
        <w:t xml:space="preserve"> </w:t>
      </w:r>
      <w:r w:rsidR="00D457C9" w:rsidRPr="00A1295B">
        <w:rPr>
          <w:lang w:val="en-US"/>
        </w:rPr>
        <w:t>Shown below are three randomly chosen clusters from a run with a high score, dividing our data into 15 clusters</w:t>
      </w:r>
      <w:r w:rsidR="0090300C" w:rsidRPr="00A1295B">
        <w:rPr>
          <w:lang w:val="en-US"/>
        </w:rPr>
        <w:t>.</w:t>
      </w:r>
    </w:p>
    <w:p w14:paraId="77E607A6" w14:textId="77777777" w:rsidR="0090300C" w:rsidRPr="00A1295B" w:rsidRDefault="0090300C">
      <w:pPr>
        <w:rPr>
          <w:lang w:val="en-US"/>
        </w:rPr>
      </w:pPr>
      <w:r w:rsidRPr="00A1295B">
        <w:rPr>
          <w:lang w:val="en-US"/>
        </w:rPr>
        <w:br w:type="page"/>
      </w:r>
    </w:p>
    <w:p w14:paraId="2AD8948B" w14:textId="77777777" w:rsidR="0090300C" w:rsidRPr="00A1295B" w:rsidRDefault="0090300C" w:rsidP="0090300C">
      <w:pPr>
        <w:jc w:val="both"/>
        <w:rPr>
          <w:lang w:val="en-US"/>
        </w:rPr>
      </w:pPr>
      <w:r w:rsidRPr="00A1295B">
        <w:rPr>
          <w:lang w:val="en-US"/>
        </w:rPr>
        <w:t xml:space="preserve">In cluster one the main clustering criteria seems to be two fingers pointed out next to each other, the position of the hidden fingers does not seem to be well recognizable for the computer. </w:t>
      </w:r>
    </w:p>
    <w:p w14:paraId="67533E5A" w14:textId="5FA1D5B5" w:rsidR="004D7EF8" w:rsidRPr="00A1295B" w:rsidRDefault="00E43020" w:rsidP="00AB49D2">
      <w:pPr>
        <w:jc w:val="both"/>
        <w:rPr>
          <w:lang w:val="en-US"/>
        </w:rPr>
      </w:pPr>
      <w:r w:rsidRPr="00A1295B">
        <w:rPr>
          <w:noProof/>
          <w:lang w:val="en-US"/>
        </w:rPr>
        <mc:AlternateContent>
          <mc:Choice Requires="wpg">
            <w:drawing>
              <wp:anchor distT="0" distB="0" distL="114300" distR="114300" simplePos="0" relativeHeight="251658243" behindDoc="0" locked="0" layoutInCell="1" allowOverlap="1" wp14:anchorId="7DF147F1" wp14:editId="2C268F6B">
                <wp:simplePos x="0" y="0"/>
                <wp:positionH relativeFrom="margin">
                  <wp:align>center</wp:align>
                </wp:positionH>
                <wp:positionV relativeFrom="paragraph">
                  <wp:posOffset>0</wp:posOffset>
                </wp:positionV>
                <wp:extent cx="5530850" cy="6008370"/>
                <wp:effectExtent l="0" t="0" r="0" b="0"/>
                <wp:wrapTopAndBottom/>
                <wp:docPr id="562560730" name="Group 9"/>
                <wp:cNvGraphicFramePr/>
                <a:graphic xmlns:a="http://schemas.openxmlformats.org/drawingml/2006/main">
                  <a:graphicData uri="http://schemas.microsoft.com/office/word/2010/wordprocessingGroup">
                    <wpg:wgp>
                      <wpg:cNvGrpSpPr/>
                      <wpg:grpSpPr>
                        <a:xfrm>
                          <a:off x="0" y="0"/>
                          <a:ext cx="5530850" cy="6008370"/>
                          <a:chOff x="0" y="0"/>
                          <a:chExt cx="5530850" cy="6008370"/>
                        </a:xfrm>
                      </wpg:grpSpPr>
                      <wpg:grpSp>
                        <wpg:cNvPr id="1057326279" name="Group 34"/>
                        <wpg:cNvGrpSpPr/>
                        <wpg:grpSpPr>
                          <a:xfrm>
                            <a:off x="0" y="0"/>
                            <a:ext cx="5530850" cy="5630545"/>
                            <a:chOff x="0" y="0"/>
                            <a:chExt cx="5531389" cy="5630594"/>
                          </a:xfrm>
                        </wpg:grpSpPr>
                        <wpg:grpSp>
                          <wpg:cNvPr id="920469825" name="Group 29"/>
                          <wpg:cNvGrpSpPr/>
                          <wpg:grpSpPr>
                            <a:xfrm>
                              <a:off x="26377" y="0"/>
                              <a:ext cx="5505012" cy="1005840"/>
                              <a:chOff x="0" y="0"/>
                              <a:chExt cx="5505012" cy="1005840"/>
                            </a:xfrm>
                          </wpg:grpSpPr>
                          <pic:pic xmlns:pic="http://schemas.openxmlformats.org/drawingml/2006/picture">
                            <pic:nvPicPr>
                              <pic:cNvPr id="1806034659" name="Picture 8"/>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249586" y="0"/>
                                <a:ext cx="1005840" cy="1005840"/>
                              </a:xfrm>
                              <a:prstGeom prst="rect">
                                <a:avLst/>
                              </a:prstGeom>
                              <a:noFill/>
                              <a:ln>
                                <a:noFill/>
                              </a:ln>
                            </pic:spPr>
                          </pic:pic>
                          <pic:pic xmlns:pic="http://schemas.openxmlformats.org/drawingml/2006/picture">
                            <pic:nvPicPr>
                              <pic:cNvPr id="2065918683" name="Picture 9"/>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310374296" name="Picture 20"/>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4499172" y="0"/>
                                <a:ext cx="1005840" cy="1005840"/>
                              </a:xfrm>
                              <a:prstGeom prst="rect">
                                <a:avLst/>
                              </a:prstGeom>
                              <a:noFill/>
                              <a:ln>
                                <a:noFill/>
                              </a:ln>
                            </pic:spPr>
                          </pic:pic>
                          <pic:pic xmlns:pic="http://schemas.openxmlformats.org/drawingml/2006/picture">
                            <pic:nvPicPr>
                              <pic:cNvPr id="199184110" name="Picture 11"/>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1124793" y="0"/>
                                <a:ext cx="1005840" cy="1005840"/>
                              </a:xfrm>
                              <a:prstGeom prst="rect">
                                <a:avLst/>
                              </a:prstGeom>
                              <a:noFill/>
                              <a:ln>
                                <a:noFill/>
                              </a:ln>
                            </pic:spPr>
                          </pic:pic>
                          <pic:pic xmlns:pic="http://schemas.openxmlformats.org/drawingml/2006/picture">
                            <pic:nvPicPr>
                              <pic:cNvPr id="1222458312" name="Picture 17" descr="A hand making a hand gesture&#10;&#10;Description automatically generated"/>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3374379" y="0"/>
                                <a:ext cx="1005840" cy="1005840"/>
                              </a:xfrm>
                              <a:prstGeom prst="rect">
                                <a:avLst/>
                              </a:prstGeom>
                              <a:noFill/>
                              <a:ln>
                                <a:noFill/>
                              </a:ln>
                            </pic:spPr>
                          </pic:pic>
                        </wpg:grpSp>
                        <pic:pic xmlns:pic="http://schemas.openxmlformats.org/drawingml/2006/picture">
                          <pic:nvPicPr>
                            <pic:cNvPr id="392281759" name="Picture 22"/>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4624754"/>
                              <a:ext cx="1005840" cy="1005840"/>
                            </a:xfrm>
                            <a:prstGeom prst="rect">
                              <a:avLst/>
                            </a:prstGeom>
                            <a:noFill/>
                            <a:ln>
                              <a:noFill/>
                            </a:ln>
                          </pic:spPr>
                        </pic:pic>
                        <wpg:grpSp>
                          <wpg:cNvPr id="967670250" name="Group 31"/>
                          <wpg:cNvGrpSpPr/>
                          <wpg:grpSpPr>
                            <a:xfrm>
                              <a:off x="0" y="3508131"/>
                              <a:ext cx="5498709" cy="1005840"/>
                              <a:chOff x="0" y="0"/>
                              <a:chExt cx="5498709" cy="1005840"/>
                            </a:xfrm>
                          </wpg:grpSpPr>
                          <pic:pic xmlns:pic="http://schemas.openxmlformats.org/drawingml/2006/picture">
                            <pic:nvPicPr>
                              <pic:cNvPr id="979575427" name="Picture 25"/>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492869" y="0"/>
                                <a:ext cx="1005840" cy="1005840"/>
                              </a:xfrm>
                              <a:prstGeom prst="rect">
                                <a:avLst/>
                              </a:prstGeom>
                              <a:noFill/>
                              <a:ln>
                                <a:noFill/>
                              </a:ln>
                            </pic:spPr>
                          </pic:pic>
                          <pic:pic xmlns:pic="http://schemas.openxmlformats.org/drawingml/2006/picture">
                            <pic:nvPicPr>
                              <pic:cNvPr id="591912109" name="Picture 24"/>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1706579962" name="Picture 23"/>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1125415" y="0"/>
                                <a:ext cx="1005840" cy="1005840"/>
                              </a:xfrm>
                              <a:prstGeom prst="rect">
                                <a:avLst/>
                              </a:prstGeom>
                              <a:noFill/>
                              <a:ln>
                                <a:noFill/>
                              </a:ln>
                            </pic:spPr>
                          </pic:pic>
                          <pic:pic xmlns:pic="http://schemas.openxmlformats.org/drawingml/2006/picture">
                            <pic:nvPicPr>
                              <pic:cNvPr id="984324949" name="Picture 26"/>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367454" y="0"/>
                                <a:ext cx="1005840" cy="1005840"/>
                              </a:xfrm>
                              <a:prstGeom prst="rect">
                                <a:avLst/>
                              </a:prstGeom>
                              <a:noFill/>
                              <a:ln>
                                <a:noFill/>
                              </a:ln>
                            </pic:spPr>
                          </pic:pic>
                          <pic:pic xmlns:pic="http://schemas.openxmlformats.org/drawingml/2006/picture">
                            <pic:nvPicPr>
                              <pic:cNvPr id="1500718003" name="Picture 27"/>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2250831" y="0"/>
                                <a:ext cx="1005840" cy="1005840"/>
                              </a:xfrm>
                              <a:prstGeom prst="rect">
                                <a:avLst/>
                              </a:prstGeom>
                              <a:noFill/>
                              <a:ln>
                                <a:noFill/>
                              </a:ln>
                            </pic:spPr>
                          </pic:pic>
                        </wpg:grpSp>
                        <wpg:grpSp>
                          <wpg:cNvPr id="766990758" name="Group 32"/>
                          <wpg:cNvGrpSpPr/>
                          <wpg:grpSpPr>
                            <a:xfrm>
                              <a:off x="0" y="1160585"/>
                              <a:ext cx="5498709" cy="1005840"/>
                              <a:chOff x="0" y="0"/>
                              <a:chExt cx="5498709" cy="1005840"/>
                            </a:xfrm>
                          </wpg:grpSpPr>
                          <pic:pic xmlns:pic="http://schemas.openxmlformats.org/drawingml/2006/picture">
                            <pic:nvPicPr>
                              <pic:cNvPr id="461262717" name="Picture 10"/>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1125415" y="0"/>
                                <a:ext cx="1005840" cy="1005840"/>
                              </a:xfrm>
                              <a:prstGeom prst="rect">
                                <a:avLst/>
                              </a:prstGeom>
                              <a:noFill/>
                              <a:ln>
                                <a:noFill/>
                              </a:ln>
                            </pic:spPr>
                          </pic:pic>
                          <pic:pic xmlns:pic="http://schemas.openxmlformats.org/drawingml/2006/picture">
                            <pic:nvPicPr>
                              <pic:cNvPr id="1499303696" name="Picture 13"/>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4492869" y="0"/>
                                <a:ext cx="1005840" cy="1005840"/>
                              </a:xfrm>
                              <a:prstGeom prst="rect">
                                <a:avLst/>
                              </a:prstGeom>
                              <a:noFill/>
                              <a:ln>
                                <a:noFill/>
                              </a:ln>
                            </pic:spPr>
                          </pic:pic>
                          <pic:pic xmlns:pic="http://schemas.openxmlformats.org/drawingml/2006/picture">
                            <pic:nvPicPr>
                              <pic:cNvPr id="116526598" name="Picture 14"/>
                              <pic:cNvPicPr>
                                <a:picLocks noChangeAspect="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2250831" y="0"/>
                                <a:ext cx="1005840" cy="1005840"/>
                              </a:xfrm>
                              <a:prstGeom prst="rect">
                                <a:avLst/>
                              </a:prstGeom>
                              <a:noFill/>
                              <a:ln>
                                <a:noFill/>
                              </a:ln>
                            </pic:spPr>
                          </pic:pic>
                          <pic:pic xmlns:pic="http://schemas.openxmlformats.org/drawingml/2006/picture">
                            <pic:nvPicPr>
                              <pic:cNvPr id="1250593979" name="Picture 21" descr="A hand making a hand gesture&#10;&#10;Description automatically generated"/>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594368743" name="Picture 15" descr="A hand making a hand gesture&#10;&#10;Description automatically generated"/>
                              <pic:cNvPicPr>
                                <a:picLocks noChangeAspect="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3376246" y="0"/>
                                <a:ext cx="1005840" cy="1005840"/>
                              </a:xfrm>
                              <a:prstGeom prst="rect">
                                <a:avLst/>
                              </a:prstGeom>
                              <a:noFill/>
                              <a:ln>
                                <a:noFill/>
                              </a:ln>
                            </pic:spPr>
                          </pic:pic>
                        </wpg:grpSp>
                        <wpg:grpSp>
                          <wpg:cNvPr id="482750006" name="Group 33"/>
                          <wpg:cNvGrpSpPr/>
                          <wpg:grpSpPr>
                            <a:xfrm>
                              <a:off x="0" y="2294792"/>
                              <a:ext cx="5498709" cy="1005840"/>
                              <a:chOff x="0" y="0"/>
                              <a:chExt cx="5498709" cy="1005840"/>
                            </a:xfrm>
                          </wpg:grpSpPr>
                          <pic:pic xmlns:pic="http://schemas.openxmlformats.org/drawingml/2006/picture">
                            <pic:nvPicPr>
                              <pic:cNvPr id="1075274956" name="Picture 18"/>
                              <pic:cNvPicPr>
                                <a:picLocks noChangeAspect="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1125415" y="0"/>
                                <a:ext cx="1005840" cy="1005840"/>
                              </a:xfrm>
                              <a:prstGeom prst="rect">
                                <a:avLst/>
                              </a:prstGeom>
                              <a:noFill/>
                              <a:ln>
                                <a:noFill/>
                              </a:ln>
                            </pic:spPr>
                          </pic:pic>
                          <pic:pic xmlns:pic="http://schemas.openxmlformats.org/drawingml/2006/picture">
                            <pic:nvPicPr>
                              <pic:cNvPr id="1096981018" name="Picture 19"/>
                              <pic:cNvPicPr>
                                <a:picLocks noChangeAspect="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868610915" name="Picture 14"/>
                              <pic:cNvPicPr>
                                <a:picLocks noChangeAspect="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2250831" y="0"/>
                                <a:ext cx="1005840" cy="1005840"/>
                              </a:xfrm>
                              <a:prstGeom prst="rect">
                                <a:avLst/>
                              </a:prstGeom>
                              <a:noFill/>
                              <a:ln>
                                <a:noFill/>
                              </a:ln>
                            </pic:spPr>
                          </pic:pic>
                          <pic:pic xmlns:pic="http://schemas.openxmlformats.org/drawingml/2006/picture">
                            <pic:nvPicPr>
                              <pic:cNvPr id="1825909199" name="Picture 16"/>
                              <pic:cNvPicPr>
                                <a:picLocks noChangeAspect="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3376246" y="0"/>
                                <a:ext cx="1005840" cy="1005840"/>
                              </a:xfrm>
                              <a:prstGeom prst="rect">
                                <a:avLst/>
                              </a:prstGeom>
                              <a:noFill/>
                              <a:ln>
                                <a:noFill/>
                              </a:ln>
                            </pic:spPr>
                          </pic:pic>
                          <pic:pic xmlns:pic="http://schemas.openxmlformats.org/drawingml/2006/picture">
                            <pic:nvPicPr>
                              <pic:cNvPr id="1255010874" name="Picture 15" descr="A hand making a hand gesture&#10;&#10;Description automatically generated"/>
                              <pic:cNvPicPr>
                                <a:picLocks noChangeAspect="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4492869" y="0"/>
                                <a:ext cx="1005840" cy="1005840"/>
                              </a:xfrm>
                              <a:prstGeom prst="rect">
                                <a:avLst/>
                              </a:prstGeom>
                              <a:noFill/>
                              <a:ln>
                                <a:noFill/>
                              </a:ln>
                            </pic:spPr>
                          </pic:pic>
                        </wpg:grpSp>
                      </wpg:grpSp>
                      <wps:wsp>
                        <wps:cNvPr id="1445349746" name="Text Box 1"/>
                        <wps:cNvSpPr txBox="1"/>
                        <wps:spPr>
                          <a:xfrm>
                            <a:off x="0" y="5741670"/>
                            <a:ext cx="5530850" cy="266700"/>
                          </a:xfrm>
                          <a:prstGeom prst="rect">
                            <a:avLst/>
                          </a:prstGeom>
                          <a:solidFill>
                            <a:prstClr val="white"/>
                          </a:solidFill>
                          <a:ln>
                            <a:noFill/>
                          </a:ln>
                        </wps:spPr>
                        <wps:txbx>
                          <w:txbxContent>
                            <w:p w14:paraId="421EAFFB" w14:textId="723BC8BF" w:rsidR="00E92C77" w:rsidRPr="00D36901" w:rsidRDefault="00E92C77" w:rsidP="00E92C77">
                              <w:pPr>
                                <w:pStyle w:val="Caption"/>
                                <w:rPr>
                                  <w:szCs w:val="22"/>
                                </w:rPr>
                              </w:pPr>
                              <w:bookmarkStart w:id="368" w:name="_Toc185170418"/>
                              <w:r w:rsidRPr="00D36901">
                                <w:t xml:space="preserve">Figure </w:t>
                              </w:r>
                              <w:r w:rsidRPr="00D36901">
                                <w:fldChar w:fldCharType="begin"/>
                              </w:r>
                              <w:r w:rsidRPr="00D36901">
                                <w:instrText xml:space="preserve"> SEQ Figure \* ARABIC </w:instrText>
                              </w:r>
                              <w:r w:rsidRPr="00D36901">
                                <w:fldChar w:fldCharType="separate"/>
                              </w:r>
                              <w:r w:rsidR="00823165" w:rsidRPr="00D36901">
                                <w:t>5</w:t>
                              </w:r>
                              <w:r w:rsidRPr="00D36901">
                                <w:fldChar w:fldCharType="end"/>
                              </w:r>
                              <w:r w:rsidRPr="00D36901">
                                <w:t>: Cluster one</w:t>
                              </w:r>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F147F1" id="_x0000_s1064" style="position:absolute;left:0;text-align:left;margin-left:0;margin-top:0;width:435.5pt;height:473.1pt;z-index:251658243;mso-position-horizontal:center;mso-position-horizontal-relative:margin" coordsize="55308,600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">
                <v:group id="Group 34" o:spid="_x0000_s1065" style="position:absolute;width:55308;height:56305" coordsize="55313,56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">
                  <v:group id="Group 29" o:spid="_x0000_s1066" style="position:absolute;left:263;width:55050;height:10058" coordsize="55050,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">
                    <v:shape id="Picture 8" o:spid="_x0000_s1067" type="#_x0000_t75" style="position:absolute;left:22495;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">
                      <v:imagedata r:id="rId78" o:title=""/>
                    </v:shape>
                    <v:shape id="Picture 9" o:spid="_x0000_s1068" type="#_x0000_t75"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">
                      <v:imagedata r:id="rId79" o:title=""/>
                    </v:shape>
                    <v:shape id="Picture 20" o:spid="_x0000_s1069" type="#_x0000_t75" style="position:absolute;left:44991;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">
                      <v:imagedata r:id="rId80" o:title=""/>
                    </v:shape>
                    <v:shape id="Picture 11" o:spid="_x0000_s1070" type="#_x0000_t75" style="position:absolute;left:11247;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">
                      <v:imagedata r:id="rId81" o:title=""/>
                    </v:shape>
                    <v:shape id="Picture 17" o:spid="_x0000_s1071" type="#_x0000_t75" alt="A hand making a hand gesture&#10;&#10;Description automatically generated" style="position:absolute;left:33743;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">
                      <v:imagedata r:id="rId82" o:title="A hand making a hand gesture&#10;&#10;Description automatically generated"/>
                    </v:shape>
                  </v:group>
                  <v:shape id="Picture 22" o:spid="_x0000_s1072" type="#_x0000_t75" style="position:absolute;top:46247;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">
                    <v:imagedata r:id="rId83" o:title=""/>
                  </v:shape>
                  <v:group id="Group 31" o:spid="_x0000_s1073" style="position:absolute;top:35081;width:54987;height:10058" coordsize="54987,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">
                    <v:shape id="Picture 25" o:spid="_x0000_s1074" type="#_x0000_t75" style="position:absolute;left:44928;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">
                      <v:imagedata r:id="rId84" o:title=""/>
                    </v:shape>
                    <v:shape id="Picture 24" o:spid="_x0000_s1075" type="#_x0000_t75"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">
                      <v:imagedata r:id="rId85" o:title=""/>
                    </v:shape>
                    <v:shape id="Picture 23" o:spid="_x0000_s1076" type="#_x0000_t75" style="position:absolute;left:1125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">
                      <v:imagedata r:id="rId86" o:title=""/>
                    </v:shape>
                    <v:shape id="Picture 26" o:spid="_x0000_s1077" type="#_x0000_t75" style="position:absolute;left:3367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">
                      <v:imagedata r:id="rId87" o:title=""/>
                    </v:shape>
                    <v:shape id="Picture 27" o:spid="_x0000_s1078" type="#_x0000_t75" style="position:absolute;left:22508;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">
                      <v:imagedata r:id="rId88" o:title=""/>
                    </v:shape>
                  </v:group>
                  <v:group id="Group 32" o:spid="_x0000_s1079" style="position:absolute;top:11605;width:54987;height:10059" coordsize="54987,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">
                    <v:shape id="Picture 10" o:spid="_x0000_s1080" type="#_x0000_t75" style="position:absolute;left:1125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">
                      <v:imagedata r:id="rId89" o:title=""/>
                    </v:shape>
                    <v:shape id="Picture 13" o:spid="_x0000_s1081" type="#_x0000_t75" style="position:absolute;left:44928;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">
                      <v:imagedata r:id="rId90" o:title=""/>
                    </v:shape>
                    <v:shape id="Picture 14" o:spid="_x0000_s1082" type="#_x0000_t75" style="position:absolute;left:22508;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">
                      <v:imagedata r:id="rId91" o:title=""/>
                    </v:shape>
                    <v:shape id="Picture 21" o:spid="_x0000_s1083" type="#_x0000_t75" alt="A hand making a hand gesture&#10;&#10;Description automatically generated"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">
                      <v:imagedata r:id="rId92" o:title="A hand making a hand gesture&#10;&#10;Description automatically generated"/>
                    </v:shape>
                    <v:shape id="Picture 15" o:spid="_x0000_s1084" type="#_x0000_t75" alt="A hand making a hand gesture&#10;&#10;Description automatically generated" style="position:absolute;left:33762;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">
                      <v:imagedata r:id="rId93" o:title="A hand making a hand gesture&#10;&#10;Description automatically generated"/>
                    </v:shape>
                  </v:group>
                  <v:group id="Group 33" o:spid="_x0000_s1085" style="position:absolute;top:22947;width:54987;height:10059" coordsize="54987,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">
                    <v:shape id="Picture 18" o:spid="_x0000_s1086" type="#_x0000_t75" style="position:absolute;left:1125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">
                      <v:imagedata r:id="rId94" o:title=""/>
                    </v:shape>
                    <v:shape id="Picture 19" o:spid="_x0000_s1087" type="#_x0000_t75"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">
                      <v:imagedata r:id="rId95" o:title=""/>
                    </v:shape>
                    <v:shape id="Picture 14" o:spid="_x0000_s1088" type="#_x0000_t75" style="position:absolute;left:22508;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">
                      <v:imagedata r:id="rId91" o:title=""/>
                    </v:shape>
                    <v:shape id="Picture 16" o:spid="_x0000_s1089" type="#_x0000_t75" style="position:absolute;left:33762;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">
                      <v:imagedata r:id="rId96" o:title=""/>
                    </v:shape>
                    <v:shape id="Picture 15" o:spid="_x0000_s1090" type="#_x0000_t75" alt="A hand making a hand gesture&#10;&#10;Description automatically generated" style="position:absolute;left:44928;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">
                      <v:imagedata r:id="rId93" o:title="A hand making a hand gesture&#10;&#10;Description automatically generated"/>
                    </v:shape>
                  </v:group>
                </v:group>
                <v:shape id="Text Box 1" o:spid="_x0000_s1091" type="#_x0000_t202" style="position:absolute;top:57416;width:553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" stroked="f">
                  <v:textbox style="mso-fit-shape-to-text:t" inset="0,0,0,0">
                    <w:txbxContent>
                      <w:p w14:paraId="421EAFFB" w14:textId="723BC8BF" w:rsidR="00E92C77" w:rsidRPr="00D36901" w:rsidRDefault="00E92C77" w:rsidP="00E92C77">
                        <w:pPr>
                          <w:pStyle w:val="Caption"/>
                          <w:rPr>
                            <w:szCs w:val="22"/>
                          </w:rPr>
                        </w:pPr>
                        <w:bookmarkStart w:id="369" w:name="_Toc185170418"/>
                        <w:r w:rsidRPr="00D36901">
                          <w:t xml:space="preserve">Figure </w:t>
                        </w:r>
                        <w:r w:rsidRPr="00D36901">
                          <w:fldChar w:fldCharType="begin"/>
                        </w:r>
                        <w:r w:rsidRPr="00D36901">
                          <w:instrText xml:space="preserve"> SEQ Figure \* ARABIC </w:instrText>
                        </w:r>
                        <w:r w:rsidRPr="00D36901">
                          <w:fldChar w:fldCharType="separate"/>
                        </w:r>
                        <w:r w:rsidR="00823165" w:rsidRPr="00D36901">
                          <w:t>5</w:t>
                        </w:r>
                        <w:r w:rsidRPr="00D36901">
                          <w:fldChar w:fldCharType="end"/>
                        </w:r>
                        <w:r w:rsidRPr="00D36901">
                          <w:t>: Cluster one</w:t>
                        </w:r>
                        <w:bookmarkEnd w:id="369"/>
                      </w:p>
                    </w:txbxContent>
                  </v:textbox>
                </v:shape>
                <w10:wrap type="topAndBottom" anchorx="margin"/>
              </v:group>
            </w:pict>
          </mc:Fallback>
        </mc:AlternateContent>
      </w:r>
      <w:r w:rsidR="004D7EF8" w:rsidRPr="00A1295B">
        <w:rPr>
          <w:lang w:val="en-US"/>
        </w:rPr>
        <w:br w:type="page"/>
      </w:r>
    </w:p>
    <w:p w14:paraId="13D7F835" w14:textId="77777777" w:rsidR="0090300C" w:rsidRPr="00A1295B" w:rsidRDefault="00EB49D6" w:rsidP="0090300C">
      <w:pPr>
        <w:jc w:val="both"/>
        <w:rPr>
          <w:lang w:val="en-US"/>
        </w:rPr>
      </w:pPr>
      <w:r w:rsidRPr="00A1295B">
        <w:rPr>
          <w:lang w:val="en-US"/>
        </w:rPr>
        <w:t xml:space="preserve">In </w:t>
      </w:r>
      <w:r w:rsidR="0090300C" w:rsidRPr="00A1295B">
        <w:rPr>
          <w:lang w:val="en-US"/>
        </w:rPr>
        <w:t>cluster two you can see the phenomenon mentioned above, as it seems that the thumb is the important factor to order as well as the position of the second finger, seen in the last image, thumbs up, and in the two easy in the first row.</w:t>
      </w:r>
    </w:p>
    <w:p w14:paraId="174338CC" w14:textId="5E907710" w:rsidR="0090300C" w:rsidRPr="00A1295B" w:rsidRDefault="0090300C">
      <w:pPr>
        <w:rPr>
          <w:lang w:val="en-US"/>
        </w:rPr>
      </w:pPr>
      <w:r w:rsidRPr="00A1295B">
        <w:rPr>
          <w:noProof/>
          <w:lang w:val="en-US"/>
        </w:rPr>
        <mc:AlternateContent>
          <mc:Choice Requires="wpg">
            <w:drawing>
              <wp:anchor distT="0" distB="0" distL="114300" distR="114300" simplePos="0" relativeHeight="251658244" behindDoc="0" locked="0" layoutInCell="1" allowOverlap="1" wp14:anchorId="26F40ACE" wp14:editId="53CAF504">
                <wp:simplePos x="0" y="0"/>
                <wp:positionH relativeFrom="margin">
                  <wp:align>center</wp:align>
                </wp:positionH>
                <wp:positionV relativeFrom="paragraph">
                  <wp:posOffset>0</wp:posOffset>
                </wp:positionV>
                <wp:extent cx="5544820" cy="5995035"/>
                <wp:effectExtent l="0" t="0" r="0" b="5715"/>
                <wp:wrapTopAndBottom/>
                <wp:docPr id="1816094284" name="Group 8"/>
                <wp:cNvGraphicFramePr/>
                <a:graphic xmlns:a="http://schemas.openxmlformats.org/drawingml/2006/main">
                  <a:graphicData uri="http://schemas.microsoft.com/office/word/2010/wordprocessingGroup">
                    <wpg:wgp>
                      <wpg:cNvGrpSpPr/>
                      <wpg:grpSpPr>
                        <a:xfrm>
                          <a:off x="0" y="0"/>
                          <a:ext cx="5544820" cy="5995035"/>
                          <a:chOff x="0" y="0"/>
                          <a:chExt cx="5545044" cy="5995035"/>
                        </a:xfrm>
                      </wpg:grpSpPr>
                      <wpg:grpSp>
                        <wpg:cNvPr id="2129934743" name="Group 60"/>
                        <wpg:cNvGrpSpPr/>
                        <wpg:grpSpPr>
                          <a:xfrm>
                            <a:off x="0" y="0"/>
                            <a:ext cx="5518150" cy="5631815"/>
                            <a:chOff x="0" y="0"/>
                            <a:chExt cx="5518640" cy="5632161"/>
                          </a:xfrm>
                        </wpg:grpSpPr>
                        <wpg:grpSp>
                          <wpg:cNvPr id="634016249" name="Group 59"/>
                          <wpg:cNvGrpSpPr/>
                          <wpg:grpSpPr>
                            <a:xfrm>
                              <a:off x="27160" y="0"/>
                              <a:ext cx="5486400" cy="1005840"/>
                              <a:chOff x="0" y="0"/>
                              <a:chExt cx="5486400" cy="1005840"/>
                            </a:xfrm>
                          </wpg:grpSpPr>
                          <pic:pic xmlns:pic="http://schemas.openxmlformats.org/drawingml/2006/picture">
                            <pic:nvPicPr>
                              <pic:cNvPr id="1629385773" name="Picture 35" descr="A hand making a hand gesture&#10;&#10;Description automatically generated"/>
                              <pic:cNvPicPr>
                                <a:picLocks noChangeAspect="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2240280" y="0"/>
                                <a:ext cx="1005840" cy="1005840"/>
                              </a:xfrm>
                              <a:prstGeom prst="rect">
                                <a:avLst/>
                              </a:prstGeom>
                              <a:noFill/>
                              <a:ln>
                                <a:noFill/>
                              </a:ln>
                            </pic:spPr>
                          </pic:pic>
                          <pic:pic xmlns:pic="http://schemas.openxmlformats.org/drawingml/2006/picture">
                            <pic:nvPicPr>
                              <pic:cNvPr id="642187356" name="Picture 36" descr="A hand making a hand gesture&#10;&#10;Description automatically generated"/>
                              <pic:cNvPicPr>
                                <a:picLocks noChangeAspect="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3368040" y="0"/>
                                <a:ext cx="1005840" cy="1005840"/>
                              </a:xfrm>
                              <a:prstGeom prst="rect">
                                <a:avLst/>
                              </a:prstGeom>
                              <a:noFill/>
                              <a:ln>
                                <a:noFill/>
                              </a:ln>
                            </pic:spPr>
                          </pic:pic>
                          <pic:pic xmlns:pic="http://schemas.openxmlformats.org/drawingml/2006/picture">
                            <pic:nvPicPr>
                              <pic:cNvPr id="338600378" name="Picture 37" descr="A hand with a finger extended&#10;&#10;Description automatically generated"/>
                              <pic:cNvPicPr>
                                <a:picLocks noChangeAspect="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4480560" y="0"/>
                                <a:ext cx="1005840" cy="1005840"/>
                              </a:xfrm>
                              <a:prstGeom prst="rect">
                                <a:avLst/>
                              </a:prstGeom>
                              <a:noFill/>
                              <a:ln>
                                <a:noFill/>
                              </a:ln>
                            </pic:spPr>
                          </pic:pic>
                          <pic:pic xmlns:pic="http://schemas.openxmlformats.org/drawingml/2006/picture">
                            <pic:nvPicPr>
                              <pic:cNvPr id="6594162" name="Picture 42" descr="A hand with a finger extended&#10;&#10;Description automatically generated"/>
                              <pic:cNvPicPr>
                                <a:picLocks noChangeAspect="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1979620153" name="Picture 41" descr="A hand with a finger extended&#10;&#10;Description automatically generated"/>
                              <pic:cNvPicPr>
                                <a:picLocks noChangeAspect="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112520" y="0"/>
                                <a:ext cx="1005840" cy="1005840"/>
                              </a:xfrm>
                              <a:prstGeom prst="rect">
                                <a:avLst/>
                              </a:prstGeom>
                              <a:noFill/>
                              <a:ln>
                                <a:noFill/>
                              </a:ln>
                            </pic:spPr>
                          </pic:pic>
                        </wpg:grpSp>
                        <wpg:grpSp>
                          <wpg:cNvPr id="996411200" name="Group 56"/>
                          <wpg:cNvGrpSpPr/>
                          <wpg:grpSpPr>
                            <a:xfrm>
                              <a:off x="27160" y="3476531"/>
                              <a:ext cx="5491480" cy="1005840"/>
                              <a:chOff x="0" y="0"/>
                              <a:chExt cx="5491576" cy="1005840"/>
                            </a:xfrm>
                          </wpg:grpSpPr>
                          <pic:pic xmlns:pic="http://schemas.openxmlformats.org/drawingml/2006/picture">
                            <pic:nvPicPr>
                              <pic:cNvPr id="447209492" name="Picture 38" descr="A hand with a finger extended&#10;&#10;Description automatically generated"/>
                              <pic:cNvPicPr>
                                <a:picLocks noChangeAspect="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242868" y="0"/>
                                <a:ext cx="1005840" cy="1005840"/>
                              </a:xfrm>
                              <a:prstGeom prst="rect">
                                <a:avLst/>
                              </a:prstGeom>
                              <a:noFill/>
                              <a:ln>
                                <a:noFill/>
                              </a:ln>
                            </pic:spPr>
                          </pic:pic>
                          <pic:pic xmlns:pic="http://schemas.openxmlformats.org/drawingml/2006/picture">
                            <pic:nvPicPr>
                              <pic:cNvPr id="675918957" name="Picture 40" descr="A hand with a finger extended&#10;&#10;Description automatically generated"/>
                              <pic:cNvPicPr>
                                <a:picLocks noChangeAspect="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1121434" y="0"/>
                                <a:ext cx="1005840" cy="1005840"/>
                              </a:xfrm>
                              <a:prstGeom prst="rect">
                                <a:avLst/>
                              </a:prstGeom>
                              <a:noFill/>
                              <a:ln>
                                <a:noFill/>
                              </a:ln>
                            </pic:spPr>
                          </pic:pic>
                          <pic:pic xmlns:pic="http://schemas.openxmlformats.org/drawingml/2006/picture">
                            <pic:nvPicPr>
                              <pic:cNvPr id="491977372" name="Picture 46" descr="A hand with a finger extended&#10;&#10;Description automatically generated"/>
                              <pic:cNvPicPr>
                                <a:picLocks noChangeAspect="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4485736" y="0"/>
                                <a:ext cx="1005840" cy="1005840"/>
                              </a:xfrm>
                              <a:prstGeom prst="rect">
                                <a:avLst/>
                              </a:prstGeom>
                              <a:noFill/>
                              <a:ln>
                                <a:noFill/>
                              </a:ln>
                            </pic:spPr>
                          </pic:pic>
                          <pic:pic xmlns:pic="http://schemas.openxmlformats.org/drawingml/2006/picture">
                            <pic:nvPicPr>
                              <pic:cNvPr id="587176263" name="Picture 47" descr="A hand with a finger extended&#10;&#10;Description automatically generated"/>
                              <pic:cNvPicPr>
                                <a:picLocks noChangeAspect="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953819904" name="Picture 45" descr="A hand pointing at something&#10;&#10;Description automatically generated"/>
                              <pic:cNvPicPr>
                                <a:picLocks noChangeAspect="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3364302" y="0"/>
                                <a:ext cx="1005840" cy="1005840"/>
                              </a:xfrm>
                              <a:prstGeom prst="rect">
                                <a:avLst/>
                              </a:prstGeom>
                              <a:noFill/>
                              <a:ln>
                                <a:noFill/>
                              </a:ln>
                            </pic:spPr>
                          </pic:pic>
                        </wpg:grpSp>
                        <wpg:grpSp>
                          <wpg:cNvPr id="539754128" name="Group 57"/>
                          <wpg:cNvGrpSpPr/>
                          <wpg:grpSpPr>
                            <a:xfrm>
                              <a:off x="0" y="1149790"/>
                              <a:ext cx="5491480" cy="1005840"/>
                              <a:chOff x="0" y="0"/>
                              <a:chExt cx="5491576" cy="1005840"/>
                            </a:xfrm>
                          </wpg:grpSpPr>
                          <pic:pic xmlns:pic="http://schemas.openxmlformats.org/drawingml/2006/picture">
                            <pic:nvPicPr>
                              <pic:cNvPr id="850931235" name="Picture 43" descr="A hand with a finger extended&#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42868" y="0"/>
                                <a:ext cx="1005840" cy="1005840"/>
                              </a:xfrm>
                              <a:prstGeom prst="rect">
                                <a:avLst/>
                              </a:prstGeom>
                              <a:noFill/>
                              <a:ln>
                                <a:noFill/>
                              </a:ln>
                            </pic:spPr>
                          </pic:pic>
                          <pic:pic xmlns:pic="http://schemas.openxmlformats.org/drawingml/2006/picture">
                            <pic:nvPicPr>
                              <pic:cNvPr id="2095164941" name="Picture 44" descr="A hand with a finger extended&#10;&#10;Description automatically generated"/>
                              <pic:cNvPicPr>
                                <a:picLocks noChangeAspect="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1121434" y="0"/>
                                <a:ext cx="1005840" cy="1005840"/>
                              </a:xfrm>
                              <a:prstGeom prst="rect">
                                <a:avLst/>
                              </a:prstGeom>
                              <a:noFill/>
                              <a:ln>
                                <a:noFill/>
                              </a:ln>
                            </pic:spPr>
                          </pic:pic>
                          <pic:pic xmlns:pic="http://schemas.openxmlformats.org/drawingml/2006/picture">
                            <pic:nvPicPr>
                              <pic:cNvPr id="1714635567" name="Picture 53" descr="A hand pointing at something&#10;&#10;Description automatically generated"/>
                              <pic:cNvPicPr>
                                <a:picLocks noChangeAspect="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140677832" name="Picture 50" descr="A hand with a finger extended&#10;&#10;Description automatically generated"/>
                              <pic:cNvPicPr>
                                <a:picLocks noChangeAspect="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3364302" y="0"/>
                                <a:ext cx="1005840" cy="1005840"/>
                              </a:xfrm>
                              <a:prstGeom prst="rect">
                                <a:avLst/>
                              </a:prstGeom>
                              <a:noFill/>
                              <a:ln>
                                <a:noFill/>
                              </a:ln>
                            </pic:spPr>
                          </pic:pic>
                          <pic:pic xmlns:pic="http://schemas.openxmlformats.org/drawingml/2006/picture">
                            <pic:nvPicPr>
                              <pic:cNvPr id="1562776599" name="Picture 51" descr="A hand pointing at something&#10;&#10;Description automatically generated"/>
                              <pic:cNvPicPr>
                                <a:picLocks noChangeAspect="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4485736" y="0"/>
                                <a:ext cx="1005840" cy="1005840"/>
                              </a:xfrm>
                              <a:prstGeom prst="rect">
                                <a:avLst/>
                              </a:prstGeom>
                              <a:noFill/>
                              <a:ln>
                                <a:noFill/>
                              </a:ln>
                            </pic:spPr>
                          </pic:pic>
                        </wpg:grpSp>
                        <wpg:grpSp>
                          <wpg:cNvPr id="101848823" name="Group 58"/>
                          <wpg:cNvGrpSpPr/>
                          <wpg:grpSpPr>
                            <a:xfrm>
                              <a:off x="18107" y="2326741"/>
                              <a:ext cx="5499735" cy="1005840"/>
                              <a:chOff x="0" y="0"/>
                              <a:chExt cx="5500202" cy="1005840"/>
                            </a:xfrm>
                          </wpg:grpSpPr>
                          <pic:pic xmlns:pic="http://schemas.openxmlformats.org/drawingml/2006/picture">
                            <pic:nvPicPr>
                              <pic:cNvPr id="1525634393" name="Picture 39" descr="A hand with a finger extended&#10;&#10;Description automatically generated"/>
                              <pic:cNvPicPr>
                                <a:picLocks noChangeAspect="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3364302" y="0"/>
                                <a:ext cx="1005840" cy="1005840"/>
                              </a:xfrm>
                              <a:prstGeom prst="rect">
                                <a:avLst/>
                              </a:prstGeom>
                              <a:noFill/>
                              <a:ln>
                                <a:noFill/>
                              </a:ln>
                            </pic:spPr>
                          </pic:pic>
                          <pic:pic xmlns:pic="http://schemas.openxmlformats.org/drawingml/2006/picture">
                            <pic:nvPicPr>
                              <pic:cNvPr id="1374851220" name="Picture 49" descr="A hand with a finger extended&#10;&#10;Description automatically generated"/>
                              <pic:cNvPicPr>
                                <a:picLocks noChangeAspect="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867723034" name="Picture 48" descr="A hand with a finger extended&#10;&#10;Description automatically generated"/>
                              <pic:cNvPicPr>
                                <a:picLocks noChangeAspect="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1121434" y="0"/>
                                <a:ext cx="1005840" cy="1005840"/>
                              </a:xfrm>
                              <a:prstGeom prst="rect">
                                <a:avLst/>
                              </a:prstGeom>
                              <a:noFill/>
                              <a:ln>
                                <a:noFill/>
                              </a:ln>
                            </pic:spPr>
                          </pic:pic>
                          <pic:pic xmlns:pic="http://schemas.openxmlformats.org/drawingml/2006/picture">
                            <pic:nvPicPr>
                              <pic:cNvPr id="1375485594" name="Picture 52" descr="A hand with a finger extended&#10;&#10;Description automatically generated"/>
                              <pic:cNvPicPr>
                                <a:picLocks noChangeAspect="1"/>
                              </pic:cNvPicPr>
                            </pic:nvPicPr>
                            <pic:blipFill>
                              <a:blip r:embed="rId114">
                                <a:extLst>
                                  <a:ext uri="{28A0092B-C50C-407E-A947-70E740481C1C}">
                                    <a14:useLocalDpi xmlns:a14="http://schemas.microsoft.com/office/drawing/2010/main" val="0"/>
                                  </a:ext>
                                </a:extLst>
                              </a:blip>
                              <a:srcRect/>
                              <a:stretch>
                                <a:fillRect/>
                              </a:stretch>
                            </pic:blipFill>
                            <pic:spPr bwMode="auto">
                              <a:xfrm>
                                <a:off x="4494362" y="0"/>
                                <a:ext cx="1005840" cy="1005840"/>
                              </a:xfrm>
                              <a:prstGeom prst="rect">
                                <a:avLst/>
                              </a:prstGeom>
                              <a:noFill/>
                              <a:ln>
                                <a:noFill/>
                              </a:ln>
                            </pic:spPr>
                          </pic:pic>
                          <pic:pic xmlns:pic="http://schemas.openxmlformats.org/drawingml/2006/picture">
                            <pic:nvPicPr>
                              <pic:cNvPr id="1185140425" name="Picture 54" descr="A hand with a finger extended&#10;&#10;Description automatically generated"/>
                              <pic:cNvPicPr>
                                <a:picLocks noChangeAspect="1"/>
                              </pic:cNvPicPr>
                            </pic:nvPicPr>
                            <pic:blipFill>
                              <a:blip r:embed="rId115">
                                <a:extLst>
                                  <a:ext uri="{28A0092B-C50C-407E-A947-70E740481C1C}">
                                    <a14:useLocalDpi xmlns:a14="http://schemas.microsoft.com/office/drawing/2010/main" val="0"/>
                                  </a:ext>
                                </a:extLst>
                              </a:blip>
                              <a:srcRect/>
                              <a:stretch>
                                <a:fillRect/>
                              </a:stretch>
                            </pic:blipFill>
                            <pic:spPr bwMode="auto">
                              <a:xfrm>
                                <a:off x="2242868" y="0"/>
                                <a:ext cx="1005840" cy="1005840"/>
                              </a:xfrm>
                              <a:prstGeom prst="rect">
                                <a:avLst/>
                              </a:prstGeom>
                              <a:noFill/>
                              <a:ln>
                                <a:noFill/>
                              </a:ln>
                            </pic:spPr>
                          </pic:pic>
                        </wpg:grpSp>
                        <pic:pic xmlns:pic="http://schemas.openxmlformats.org/drawingml/2006/picture">
                          <pic:nvPicPr>
                            <pic:cNvPr id="1656843873" name="Picture 55" descr="A hand giving a thumbs up&#10;&#10;Description automatically generated"/>
                            <pic:cNvPicPr>
                              <a:picLocks noChangeAspect="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18107" y="4626321"/>
                              <a:ext cx="1005840" cy="1005840"/>
                            </a:xfrm>
                            <a:prstGeom prst="rect">
                              <a:avLst/>
                            </a:prstGeom>
                            <a:noFill/>
                            <a:ln>
                              <a:noFill/>
                            </a:ln>
                          </pic:spPr>
                        </pic:pic>
                      </wpg:grpSp>
                      <wps:wsp>
                        <wps:cNvPr id="1512659130" name="Text Box 1"/>
                        <wps:cNvSpPr txBox="1"/>
                        <wps:spPr>
                          <a:xfrm>
                            <a:off x="26894" y="5728335"/>
                            <a:ext cx="5518150" cy="266700"/>
                          </a:xfrm>
                          <a:prstGeom prst="rect">
                            <a:avLst/>
                          </a:prstGeom>
                          <a:solidFill>
                            <a:prstClr val="white"/>
                          </a:solidFill>
                          <a:ln>
                            <a:noFill/>
                          </a:ln>
                        </wps:spPr>
                        <wps:txbx>
                          <w:txbxContent>
                            <w:p w14:paraId="7849E045" w14:textId="6E1CB5F6" w:rsidR="00823165" w:rsidRPr="00D36901" w:rsidRDefault="00823165" w:rsidP="00823165">
                              <w:pPr>
                                <w:pStyle w:val="Caption"/>
                                <w:rPr>
                                  <w:b/>
                                  <w:szCs w:val="22"/>
                                </w:rPr>
                              </w:pPr>
                              <w:bookmarkStart w:id="370" w:name="_Toc185170419"/>
                              <w:r w:rsidRPr="00D36901">
                                <w:t xml:space="preserve">Figure </w:t>
                              </w:r>
                              <w:r w:rsidRPr="00D36901">
                                <w:fldChar w:fldCharType="begin"/>
                              </w:r>
                              <w:r w:rsidRPr="00D36901">
                                <w:instrText xml:space="preserve"> SEQ Figure \* ARABIC </w:instrText>
                              </w:r>
                              <w:r w:rsidRPr="00D36901">
                                <w:fldChar w:fldCharType="separate"/>
                              </w:r>
                              <w:r w:rsidRPr="00D36901">
                                <w:t>6</w:t>
                              </w:r>
                              <w:r w:rsidRPr="00D36901">
                                <w:fldChar w:fldCharType="end"/>
                              </w:r>
                              <w:r w:rsidRPr="00D36901">
                                <w:t>: Cluster two</w:t>
                              </w:r>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F40ACE" id="_x0000_s1092" style="position:absolute;margin-left:0;margin-top:0;width:436.6pt;height:472.05pt;z-index:251658244;mso-position-horizontal:center;mso-position-horizontal-relative:margin" coordsize="55450,599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">
                <v:group id="Group 60" o:spid="_x0000_s1093" style="position:absolute;width:55181;height:56318" coordsize="55186,5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">
                  <v:group id="Group 59" o:spid="_x0000_s1094" style="position:absolute;left:271;width:54864;height:10058" coordsize="54864,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">
                    <v:shape id="Picture 35" o:spid="_x0000_s1095" type="#_x0000_t75" alt="A hand making a hand gesture&#10;&#10;Description automatically generated" style="position:absolute;left:22402;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">
                      <v:imagedata r:id="rId117" o:title="A hand making a hand gesture&#10;&#10;Description automatically generated"/>
                    </v:shape>
                    <v:shape id="Picture 36" o:spid="_x0000_s1096" type="#_x0000_t75" alt="A hand making a hand gesture&#10;&#10;Description automatically generated" style="position:absolute;left:33680;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">
                      <v:imagedata r:id="rId118" o:title="A hand making a hand gesture&#10;&#10;Description automatically generated"/>
                    </v:shape>
                    <v:shape id="Picture 37" o:spid="_x0000_s1097" type="#_x0000_t75" alt="A hand with a finger extended&#10;&#10;Description automatically generated" style="position:absolute;left:44805;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">
                      <v:imagedata r:id="rId119" o:title="A hand with a finger extended&#10;&#10;Description automatically generated"/>
                    </v:shape>
                    <v:shape id="Picture 42" o:spid="_x0000_s1098" type="#_x0000_t75" alt="A hand with a finger extended&#10;&#10;Description automatically generated"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">
                      <v:imagedata r:id="rId120" o:title="A hand with a finger extended&#10;&#10;Description automatically generated"/>
                    </v:shape>
                    <v:shape id="Picture 41" o:spid="_x0000_s1099" type="#_x0000_t75" alt="A hand with a finger extended&#10;&#10;Description automatically generated" style="position:absolute;left:11125;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">
                      <v:imagedata r:id="rId121" o:title="A hand with a finger extended&#10;&#10;Description automatically generated"/>
                    </v:shape>
                  </v:group>
                  <v:group id="Group 56" o:spid="_x0000_s1100" style="position:absolute;left:271;top:34765;width:54915;height:10058" coordsize="54915,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">
                    <v:shape id="Picture 38" o:spid="_x0000_s1101" type="#_x0000_t75" alt="A hand with a finger extended&#10;&#10;Description automatically generated" style="position:absolute;left:22428;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">
                      <v:imagedata r:id="rId122" o:title="A hand with a finger extended&#10;&#10;Description automatically generated"/>
                    </v:shape>
                    <v:shape id="Picture 40" o:spid="_x0000_s1102" type="#_x0000_t75" alt="A hand with a finger extended&#10;&#10;Description automatically generated" style="position:absolute;left:1121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">
                      <v:imagedata r:id="rId123" o:title="A hand with a finger extended&#10;&#10;Description automatically generated"/>
                    </v:shape>
                    <v:shape id="Picture 46" o:spid="_x0000_s1103" type="#_x0000_t75" alt="A hand with a finger extended&#10;&#10;Description automatically generated" style="position:absolute;left:44857;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">
                      <v:imagedata r:id="rId124" o:title="A hand with a finger extended&#10;&#10;Description automatically generated"/>
                    </v:shape>
                    <v:shape id="Picture 47" o:spid="_x0000_s1104" type="#_x0000_t75" alt="A hand with a finger extended&#10;&#10;Description automatically generated"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">
                      <v:imagedata r:id="rId125" o:title="A hand with a finger extended&#10;&#10;Description automatically generated"/>
                    </v:shape>
                    <v:shape id="Picture 45" o:spid="_x0000_s1105" type="#_x0000_t75" alt="A hand pointing at something&#10;&#10;Description automatically generated" style="position:absolute;left:33643;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">
                      <v:imagedata r:id="rId126" o:title="A hand pointing at something&#10;&#10;Description automatically generated"/>
                    </v:shape>
                  </v:group>
                  <v:group id="Group 57" o:spid="_x0000_s1106" style="position:absolute;top:11497;width:54914;height:10059" coordsize="54915,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">
                    <v:shape id="Picture 43" o:spid="_x0000_s1107" type="#_x0000_t75" alt="A hand with a finger extended&#10;&#10;Description automatically generated" style="position:absolute;left:22428;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">
                      <v:imagedata r:id="rId22" o:title="A hand with a finger extended&#10;&#10;Description automatically generated"/>
                    </v:shape>
                    <v:shape id="Picture 44" o:spid="_x0000_s1108" type="#_x0000_t75" alt="A hand with a finger extended&#10;&#10;Description automatically generated" style="position:absolute;left:1121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">
                      <v:imagedata r:id="rId127" o:title="A hand with a finger extended&#10;&#10;Description automatically generated"/>
                    </v:shape>
                    <v:shape id="Picture 53" o:spid="_x0000_s1109" type="#_x0000_t75" alt="A hand pointing at something&#10;&#10;Description automatically generated"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">
                      <v:imagedata r:id="rId128" o:title="A hand pointing at something&#10;&#10;Description automatically generated"/>
                    </v:shape>
                    <v:shape id="Picture 50" o:spid="_x0000_s1110" type="#_x0000_t75" alt="A hand with a finger extended&#10;&#10;Description automatically generated" style="position:absolute;left:33643;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">
                      <v:imagedata r:id="rId129" o:title="A hand with a finger extended&#10;&#10;Description automatically generated"/>
                    </v:shape>
                    <v:shape id="Picture 51" o:spid="_x0000_s1111" type="#_x0000_t75" alt="A hand pointing at something&#10;&#10;Description automatically generated" style="position:absolute;left:44857;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">
                      <v:imagedata r:id="rId130" o:title="A hand pointing at something&#10;&#10;Description automatically generated"/>
                    </v:shape>
                  </v:group>
                  <v:group id="Group 58" o:spid="_x0000_s1112" style="position:absolute;left:181;top:23267;width:54997;height:10058" coordsize="55002,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">
                    <v:shape id="Picture 39" o:spid="_x0000_s1113" type="#_x0000_t75" alt="A hand with a finger extended&#10;&#10;Description automatically generated" style="position:absolute;left:33643;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">
                      <v:imagedata r:id="rId131" o:title="A hand with a finger extended&#10;&#10;Description automatically generated"/>
                    </v:shape>
                    <v:shape id="Picture 49" o:spid="_x0000_s1114" type="#_x0000_t75" alt="A hand with a finger extended&#10;&#10;Description automatically generated"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">
                      <v:imagedata r:id="rId132" o:title="A hand with a finger extended&#10;&#10;Description automatically generated"/>
                    </v:shape>
                    <v:shape id="Picture 48" o:spid="_x0000_s1115" type="#_x0000_t75" alt="A hand with a finger extended&#10;&#10;Description automatically generated" style="position:absolute;left:11214;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">
                      <v:imagedata r:id="rId133" o:title="A hand with a finger extended&#10;&#10;Description automatically generated"/>
                    </v:shape>
                    <v:shape id="Picture 52" o:spid="_x0000_s1116" type="#_x0000_t75" alt="A hand with a finger extended&#10;&#10;Description automatically generated" style="position:absolute;left:44943;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">
                      <v:imagedata r:id="rId134" o:title="A hand with a finger extended&#10;&#10;Description automatically generated"/>
                    </v:shape>
                    <v:shape id="Picture 54" o:spid="_x0000_s1117" type="#_x0000_t75" alt="A hand with a finger extended&#10;&#10;Description automatically generated" style="position:absolute;left:22428;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">
                      <v:imagedata r:id="rId135" o:title="A hand with a finger extended&#10;&#10;Description automatically generated"/>
                    </v:shape>
                  </v:group>
                  <v:shape id="Picture 55" o:spid="_x0000_s1118" type="#_x0000_t75" alt="A hand giving a thumbs up&#10;&#10;Description automatically generated" style="position:absolute;left:181;top:46263;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">
                    <v:imagedata r:id="rId136" o:title="A hand giving a thumbs up&#10;&#10;Description automatically generated"/>
                  </v:shape>
                </v:group>
                <v:shape id="Text Box 1" o:spid="_x0000_s1119" type="#_x0000_t202" style="position:absolute;left:268;top:57283;width:551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" stroked="f">
                  <v:textbox style="mso-fit-shape-to-text:t" inset="0,0,0,0">
                    <w:txbxContent>
                      <w:p w14:paraId="7849E045" w14:textId="6E1CB5F6" w:rsidR="00823165" w:rsidRPr="00D36901" w:rsidRDefault="00823165" w:rsidP="00823165">
                        <w:pPr>
                          <w:pStyle w:val="Caption"/>
                          <w:rPr>
                            <w:b/>
                            <w:szCs w:val="22"/>
                          </w:rPr>
                        </w:pPr>
                        <w:bookmarkStart w:id="371" w:name="_Toc185170419"/>
                        <w:r w:rsidRPr="00D36901">
                          <w:t xml:space="preserve">Figure </w:t>
                        </w:r>
                        <w:r w:rsidRPr="00D36901">
                          <w:fldChar w:fldCharType="begin"/>
                        </w:r>
                        <w:r w:rsidRPr="00D36901">
                          <w:instrText xml:space="preserve"> SEQ Figure \* ARABIC </w:instrText>
                        </w:r>
                        <w:r w:rsidRPr="00D36901">
                          <w:fldChar w:fldCharType="separate"/>
                        </w:r>
                        <w:r w:rsidRPr="00D36901">
                          <w:t>6</w:t>
                        </w:r>
                        <w:r w:rsidRPr="00D36901">
                          <w:fldChar w:fldCharType="end"/>
                        </w:r>
                        <w:r w:rsidRPr="00D36901">
                          <w:t>: Cluster two</w:t>
                        </w:r>
                        <w:bookmarkEnd w:id="371"/>
                      </w:p>
                    </w:txbxContent>
                  </v:textbox>
                </v:shape>
                <w10:wrap type="topAndBottom" anchorx="margin"/>
              </v:group>
            </w:pict>
          </mc:Fallback>
        </mc:AlternateContent>
      </w:r>
      <w:r w:rsidRPr="00A1295B">
        <w:rPr>
          <w:lang w:val="en-US"/>
        </w:rPr>
        <w:br w:type="page"/>
      </w:r>
    </w:p>
    <w:p w14:paraId="1C84AF39" w14:textId="0AB63D9F" w:rsidR="00BA3ADD" w:rsidRPr="00A1295B" w:rsidRDefault="0090300C" w:rsidP="00AB49D2">
      <w:pPr>
        <w:jc w:val="both"/>
        <w:rPr>
          <w:lang w:val="en-US"/>
        </w:rPr>
      </w:pPr>
      <w:r w:rsidRPr="00A1295B">
        <w:rPr>
          <w:noProof/>
          <w:lang w:val="en-US"/>
        </w:rPr>
        <mc:AlternateContent>
          <mc:Choice Requires="wpg">
            <w:drawing>
              <wp:anchor distT="0" distB="0" distL="114300" distR="114300" simplePos="0" relativeHeight="251658245" behindDoc="0" locked="0" layoutInCell="1" allowOverlap="1" wp14:anchorId="0C66AE11" wp14:editId="73F331D0">
                <wp:simplePos x="0" y="0"/>
                <wp:positionH relativeFrom="margin">
                  <wp:align>center</wp:align>
                </wp:positionH>
                <wp:positionV relativeFrom="paragraph">
                  <wp:posOffset>802640</wp:posOffset>
                </wp:positionV>
                <wp:extent cx="5493385" cy="3609340"/>
                <wp:effectExtent l="0" t="0" r="0" b="0"/>
                <wp:wrapTight wrapText="bothSides">
                  <wp:wrapPolygon edited="0">
                    <wp:start x="0" y="0"/>
                    <wp:lineTo x="0" y="12654"/>
                    <wp:lineTo x="10786" y="12768"/>
                    <wp:lineTo x="0" y="13224"/>
                    <wp:lineTo x="0" y="21433"/>
                    <wp:lineTo x="21498" y="21433"/>
                    <wp:lineTo x="21498" y="13224"/>
                    <wp:lineTo x="10786" y="12768"/>
                    <wp:lineTo x="21498" y="12654"/>
                    <wp:lineTo x="21498" y="0"/>
                    <wp:lineTo x="0" y="0"/>
                  </wp:wrapPolygon>
                </wp:wrapTight>
                <wp:docPr id="453518375" name="Group 10"/>
                <wp:cNvGraphicFramePr/>
                <a:graphic xmlns:a="http://schemas.openxmlformats.org/drawingml/2006/main">
                  <a:graphicData uri="http://schemas.microsoft.com/office/word/2010/wordprocessingGroup">
                    <wpg:wgp>
                      <wpg:cNvGrpSpPr/>
                      <wpg:grpSpPr>
                        <a:xfrm>
                          <a:off x="0" y="0"/>
                          <a:ext cx="5493385" cy="3609340"/>
                          <a:chOff x="0" y="0"/>
                          <a:chExt cx="5493385" cy="3609340"/>
                        </a:xfrm>
                      </wpg:grpSpPr>
                      <wpg:grpSp>
                        <wpg:cNvPr id="1273132978" name="Group 6"/>
                        <wpg:cNvGrpSpPr/>
                        <wpg:grpSpPr>
                          <a:xfrm>
                            <a:off x="0" y="0"/>
                            <a:ext cx="5493385" cy="3237230"/>
                            <a:chOff x="0" y="0"/>
                            <a:chExt cx="5493385" cy="3237312"/>
                          </a:xfrm>
                        </wpg:grpSpPr>
                        <wpg:grpSp>
                          <wpg:cNvPr id="2135381396" name="Group 3"/>
                          <wpg:cNvGrpSpPr/>
                          <wpg:grpSpPr>
                            <a:xfrm>
                              <a:off x="0" y="0"/>
                              <a:ext cx="5493385" cy="1005840"/>
                              <a:chOff x="0" y="0"/>
                              <a:chExt cx="5493950" cy="1005840"/>
                            </a:xfrm>
                          </wpg:grpSpPr>
                          <pic:pic xmlns:pic="http://schemas.openxmlformats.org/drawingml/2006/picture">
                            <pic:nvPicPr>
                              <pic:cNvPr id="1310153360" name="Picture 75" descr="A hand holding a white wall&#10;&#10;Description automatically generated"/>
                              <pic:cNvPicPr>
                                <a:picLocks noChangeAspect="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1115736" y="0"/>
                                <a:ext cx="1005840" cy="1005840"/>
                              </a:xfrm>
                              <a:prstGeom prst="rect">
                                <a:avLst/>
                              </a:prstGeom>
                              <a:noFill/>
                              <a:ln>
                                <a:noFill/>
                              </a:ln>
                            </pic:spPr>
                          </pic:pic>
                          <pic:pic xmlns:pic="http://schemas.openxmlformats.org/drawingml/2006/picture">
                            <pic:nvPicPr>
                              <pic:cNvPr id="1620468009" name="Picture 74" descr="A hand holding a white wall&#10;&#10;Description automatically generated"/>
                              <pic:cNvPicPr>
                                <a:picLocks noChangeAspect="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3363985" y="0"/>
                                <a:ext cx="1005840" cy="1005840"/>
                              </a:xfrm>
                              <a:prstGeom prst="rect">
                                <a:avLst/>
                              </a:prstGeom>
                              <a:noFill/>
                              <a:ln>
                                <a:noFill/>
                              </a:ln>
                            </pic:spPr>
                          </pic:pic>
                          <pic:pic xmlns:pic="http://schemas.openxmlformats.org/drawingml/2006/picture">
                            <pic:nvPicPr>
                              <pic:cNvPr id="786327529" name="Picture 73" descr="A hand giving a thumbs up&#10;&#10;Description automatically generated"/>
                              <pic:cNvPicPr>
                                <a:picLocks noChangeAspect="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1699312871" name="Picture 72" descr="A hand holding a white wall&#10;&#10;Description automatically generated"/>
                              <pic:cNvPicPr>
                                <a:picLocks noChangeAspect="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2239860" y="0"/>
                                <a:ext cx="1005840" cy="1005840"/>
                              </a:xfrm>
                              <a:prstGeom prst="rect">
                                <a:avLst/>
                              </a:prstGeom>
                              <a:noFill/>
                              <a:ln>
                                <a:noFill/>
                              </a:ln>
                            </pic:spPr>
                          </pic:pic>
                          <pic:pic xmlns:pic="http://schemas.openxmlformats.org/drawingml/2006/picture">
                            <pic:nvPicPr>
                              <pic:cNvPr id="1769084154" name="Picture 71" descr="A hand giving a thumbs up&#10;&#10;Description automatically generated"/>
                              <pic:cNvPicPr>
                                <a:picLocks noChangeAspect="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4488110" y="0"/>
                                <a:ext cx="1005840" cy="1005840"/>
                              </a:xfrm>
                              <a:prstGeom prst="rect">
                                <a:avLst/>
                              </a:prstGeom>
                              <a:noFill/>
                              <a:ln>
                                <a:noFill/>
                              </a:ln>
                            </pic:spPr>
                          </pic:pic>
                        </wpg:grpSp>
                        <wpg:grpSp>
                          <wpg:cNvPr id="502184599" name="Group 5"/>
                          <wpg:cNvGrpSpPr/>
                          <wpg:grpSpPr>
                            <a:xfrm>
                              <a:off x="0" y="2231472"/>
                              <a:ext cx="5493385" cy="1005840"/>
                              <a:chOff x="0" y="0"/>
                              <a:chExt cx="5493950" cy="1005840"/>
                            </a:xfrm>
                          </wpg:grpSpPr>
                          <pic:pic xmlns:pic="http://schemas.openxmlformats.org/drawingml/2006/picture">
                            <pic:nvPicPr>
                              <pic:cNvPr id="880829738" name="Picture 68" descr="A hand making a hand gesture&#10;&#10;Description automatically generated"/>
                              <pic:cNvPicPr>
                                <a:picLocks noChangeAspect="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4488110" y="0"/>
                                <a:ext cx="1005840" cy="1005840"/>
                              </a:xfrm>
                              <a:prstGeom prst="rect">
                                <a:avLst/>
                              </a:prstGeom>
                              <a:noFill/>
                              <a:ln>
                                <a:noFill/>
                              </a:ln>
                            </pic:spPr>
                          </pic:pic>
                          <pic:pic xmlns:pic="http://schemas.openxmlformats.org/drawingml/2006/picture">
                            <pic:nvPicPr>
                              <pic:cNvPr id="2062284626" name="Picture 65" descr="A hand making a gesture&#10;&#10;Description automatically generated"/>
                              <pic:cNvPicPr>
                                <a:picLocks noChangeAspect="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3363985" y="0"/>
                                <a:ext cx="1005840" cy="1005840"/>
                              </a:xfrm>
                              <a:prstGeom prst="rect">
                                <a:avLst/>
                              </a:prstGeom>
                              <a:noFill/>
                              <a:ln>
                                <a:noFill/>
                              </a:ln>
                            </pic:spPr>
                          </pic:pic>
                          <pic:pic xmlns:pic="http://schemas.openxmlformats.org/drawingml/2006/picture">
                            <pic:nvPicPr>
                              <pic:cNvPr id="143176559" name="Picture 64" descr="A hand holding up a wall&#10;&#10;Description automatically generated"/>
                              <pic:cNvPicPr>
                                <a:picLocks noChangeAspect="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1124125" y="0"/>
                                <a:ext cx="1005840" cy="1005840"/>
                              </a:xfrm>
                              <a:prstGeom prst="rect">
                                <a:avLst/>
                              </a:prstGeom>
                              <a:noFill/>
                              <a:ln>
                                <a:noFill/>
                              </a:ln>
                            </pic:spPr>
                          </pic:pic>
                          <pic:pic xmlns:pic="http://schemas.openxmlformats.org/drawingml/2006/picture">
                            <pic:nvPicPr>
                              <pic:cNvPr id="1629835219" name="Picture 63" descr="A hand making a hand gesture&#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2061959242" name="Picture 62" descr="A hand holding a white surface&#10;&#10;Description automatically generated"/>
                              <pic:cNvPicPr>
                                <a:picLocks noChangeAspect="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2248249" y="0"/>
                                <a:ext cx="1005840" cy="1005840"/>
                              </a:xfrm>
                              <a:prstGeom prst="rect">
                                <a:avLst/>
                              </a:prstGeom>
                              <a:noFill/>
                              <a:ln>
                                <a:noFill/>
                              </a:ln>
                            </pic:spPr>
                          </pic:pic>
                        </wpg:grpSp>
                        <wpg:grpSp>
                          <wpg:cNvPr id="1460294662" name="Group 4"/>
                          <wpg:cNvGrpSpPr/>
                          <wpg:grpSpPr>
                            <a:xfrm>
                              <a:off x="0" y="1115736"/>
                              <a:ext cx="5493385" cy="1005840"/>
                              <a:chOff x="0" y="0"/>
                              <a:chExt cx="5493950" cy="1005840"/>
                            </a:xfrm>
                          </wpg:grpSpPr>
                          <pic:pic xmlns:pic="http://schemas.openxmlformats.org/drawingml/2006/picture">
                            <pic:nvPicPr>
                              <pic:cNvPr id="1187442040" name="Picture 70" descr="A hand making a hand gesture&#10;&#10;Description automatically generated"/>
                              <pic:cNvPicPr>
                                <a:picLocks noChangeAspect="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2248249" y="0"/>
                                <a:ext cx="1005840" cy="1005840"/>
                              </a:xfrm>
                              <a:prstGeom prst="rect">
                                <a:avLst/>
                              </a:prstGeom>
                              <a:noFill/>
                              <a:ln>
                                <a:noFill/>
                              </a:ln>
                            </pic:spPr>
                          </pic:pic>
                          <pic:pic xmlns:pic="http://schemas.openxmlformats.org/drawingml/2006/picture">
                            <pic:nvPicPr>
                              <pic:cNvPr id="969851275" name="Picture 67" descr="A hand holding a finger up&#10;&#10;Description automatically generated"/>
                              <pic:cNvPicPr>
                                <a:picLocks noChangeAspect="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1124125" y="0"/>
                                <a:ext cx="1005840" cy="1005840"/>
                              </a:xfrm>
                              <a:prstGeom prst="rect">
                                <a:avLst/>
                              </a:prstGeom>
                              <a:noFill/>
                              <a:ln>
                                <a:noFill/>
                              </a:ln>
                            </pic:spPr>
                          </pic:pic>
                          <pic:pic xmlns:pic="http://schemas.openxmlformats.org/drawingml/2006/picture">
                            <pic:nvPicPr>
                              <pic:cNvPr id="505616265" name="Picture 66" descr="A hand making a gesture&#10;&#10;Description automatically generated"/>
                              <pic:cNvPicPr>
                                <a:picLocks noChangeAspect="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pic:pic xmlns:pic="http://schemas.openxmlformats.org/drawingml/2006/picture">
                            <pic:nvPicPr>
                              <pic:cNvPr id="1809030231" name="Picture 61" descr="A hand making a hand gesture&#10;&#10;Description automatically generated"/>
                              <pic:cNvPicPr>
                                <a:picLocks noChangeAspect="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3363985" y="0"/>
                                <a:ext cx="1005840" cy="1005840"/>
                              </a:xfrm>
                              <a:prstGeom prst="rect">
                                <a:avLst/>
                              </a:prstGeom>
                              <a:noFill/>
                              <a:ln>
                                <a:noFill/>
                              </a:ln>
                            </pic:spPr>
                          </pic:pic>
                          <pic:pic xmlns:pic="http://schemas.openxmlformats.org/drawingml/2006/picture">
                            <pic:nvPicPr>
                              <pic:cNvPr id="944045790" name="Picture 69" descr="A hand holding up a white wall&#10;&#10;Description automatically generated"/>
                              <pic:cNvPicPr>
                                <a:picLocks noChangeAspect="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4488110" y="0"/>
                                <a:ext cx="1005840" cy="1005840"/>
                              </a:xfrm>
                              <a:prstGeom prst="rect">
                                <a:avLst/>
                              </a:prstGeom>
                              <a:noFill/>
                              <a:ln>
                                <a:noFill/>
                              </a:ln>
                            </pic:spPr>
                          </pic:pic>
                        </wpg:grpSp>
                      </wpg:grpSp>
                      <wps:wsp>
                        <wps:cNvPr id="2074248868" name="Text Box 1"/>
                        <wps:cNvSpPr txBox="1"/>
                        <wps:spPr>
                          <a:xfrm>
                            <a:off x="0" y="3342640"/>
                            <a:ext cx="5493385" cy="266700"/>
                          </a:xfrm>
                          <a:prstGeom prst="rect">
                            <a:avLst/>
                          </a:prstGeom>
                          <a:solidFill>
                            <a:prstClr val="white"/>
                          </a:solidFill>
                          <a:ln>
                            <a:noFill/>
                          </a:ln>
                        </wps:spPr>
                        <wps:txbx>
                          <w:txbxContent>
                            <w:p w14:paraId="6EE11C93" w14:textId="62D637AB" w:rsidR="00823165" w:rsidRPr="00D36901" w:rsidRDefault="00823165" w:rsidP="00823165">
                              <w:pPr>
                                <w:pStyle w:val="Caption"/>
                                <w:rPr>
                                  <w:szCs w:val="22"/>
                                </w:rPr>
                              </w:pPr>
                              <w:bookmarkStart w:id="372" w:name="_Toc185170420"/>
                              <w:r w:rsidRPr="00D36901">
                                <w:t xml:space="preserve">Figure </w:t>
                              </w:r>
                              <w:r w:rsidRPr="00D36901">
                                <w:fldChar w:fldCharType="begin"/>
                              </w:r>
                              <w:r w:rsidRPr="00D36901">
                                <w:instrText xml:space="preserve"> SEQ Figure \* ARABIC </w:instrText>
                              </w:r>
                              <w:r w:rsidRPr="00D36901">
                                <w:fldChar w:fldCharType="separate"/>
                              </w:r>
                              <w:r w:rsidRPr="00D36901">
                                <w:t>7</w:t>
                              </w:r>
                              <w:r w:rsidRPr="00D36901">
                                <w:fldChar w:fldCharType="end"/>
                              </w:r>
                              <w:r w:rsidRPr="00D36901">
                                <w:t>: Cluster three</w:t>
                              </w:r>
                              <w:bookmarkEnd w:id="3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66AE11" id="_x0000_s1120" style="position:absolute;left:0;text-align:left;margin-left:0;margin-top:63.2pt;width:432.55pt;height:284.2pt;z-index:251658245;mso-position-horizontal:center;mso-position-horizontal-relative:margin" coordsize="54933,360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">
                <v:group id="Group 6" o:spid="_x0000_s1121" style="position:absolute;width:54933;height:32372" coordsize="54933,3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">
                  <v:group id="Group 3" o:spid="_x0000_s1122" style="position:absolute;width:54933;height:10058" coordsize="54939,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">
                    <v:shape id="Picture 75" o:spid="_x0000_s1123" type="#_x0000_t75" alt="A hand holding a white wall&#10;&#10;Description automatically generated" style="position:absolute;left:11157;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">
                      <v:imagedata r:id="rId152" o:title="A hand holding a white wall&#10;&#10;Description automatically generated"/>
                    </v:shape>
                    <v:shape id="Picture 74" o:spid="_x0000_s1124" type="#_x0000_t75" alt="A hand holding a white wall&#10;&#10;Description automatically generated" style="position:absolute;left:33639;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">
                      <v:imagedata r:id="rId153" o:title="A hand holding a white wall&#10;&#10;Description automatically generated"/>
                    </v:shape>
                    <v:shape id="Picture 73" o:spid="_x0000_s1125" type="#_x0000_t75" alt="A hand giving a thumbs up&#10;&#10;Description automatically generated"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">
                      <v:imagedata r:id="rId154" o:title="A hand giving a thumbs up&#10;&#10;Description automatically generated"/>
                    </v:shape>
                    <v:shape id="Picture 72" o:spid="_x0000_s1126" type="#_x0000_t75" alt="A hand holding a white wall&#10;&#10;Description automatically generated" style="position:absolute;left:22398;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">
                      <v:imagedata r:id="rId155" o:title="A hand holding a white wall&#10;&#10;Description automatically generated"/>
                    </v:shape>
                    <v:shape id="Picture 71" o:spid="_x0000_s1127" type="#_x0000_t75" alt="A hand giving a thumbs up&#10;&#10;Description automatically generated" style="position:absolute;left:44881;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">
                      <v:imagedata r:id="rId156" o:title="A hand giving a thumbs up&#10;&#10;Description automatically generated"/>
                    </v:shape>
                  </v:group>
                  <v:group id="Group 5" o:spid="_x0000_s1128" style="position:absolute;top:22314;width:54933;height:10059" coordsize="54939,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">
                    <v:shape id="Picture 68" o:spid="_x0000_s1129" type="#_x0000_t75" alt="A hand making a hand gesture&#10;&#10;Description automatically generated" style="position:absolute;left:44881;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">
                      <v:imagedata r:id="rId157" o:title="A hand making a hand gesture&#10;&#10;Description automatically generated"/>
                    </v:shape>
                    <v:shape id="Picture 65" o:spid="_x0000_s1130" type="#_x0000_t75" alt="A hand making a gesture&#10;&#10;Description automatically generated" style="position:absolute;left:33639;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">
                      <v:imagedata r:id="rId158" o:title="A hand making a gesture&#10;&#10;Description automatically generated"/>
                    </v:shape>
                    <v:shape id="Picture 64" o:spid="_x0000_s1131" type="#_x0000_t75" alt="A hand holding up a wall&#10;&#10;Description automatically generated" style="position:absolute;left:11241;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">
                      <v:imagedata r:id="rId159" o:title="A hand holding up a wall&#10;&#10;Description automatically generated"/>
                    </v:shape>
                    <v:shape id="Picture 63" o:spid="_x0000_s1132" type="#_x0000_t75" alt="A hand making a hand gesture&#10;&#10;Description automatically generated"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">
                      <v:imagedata r:id="rId160" o:title="A hand making a hand gesture&#10;&#10;Description automatically generated"/>
                    </v:shape>
                    <v:shape id="Picture 62" o:spid="_x0000_s1133" type="#_x0000_t75" alt="A hand holding a white surface&#10;&#10;Description automatically generated" style="position:absolute;left:22482;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">
                      <v:imagedata r:id="rId161" o:title="A hand holding a white surface&#10;&#10;Description automatically generated"/>
                    </v:shape>
                  </v:group>
                  <v:group id="Group 4" o:spid="_x0000_s1134" style="position:absolute;top:11157;width:54933;height:10058" coordsize="54939,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">
                    <v:shape id="Picture 70" o:spid="_x0000_s1135" type="#_x0000_t75" alt="A hand making a hand gesture&#10;&#10;Description automatically generated" style="position:absolute;left:22482;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">
                      <v:imagedata r:id="rId162" o:title="A hand making a hand gesture&#10;&#10;Description automatically generated"/>
                    </v:shape>
                    <v:shape id="Picture 67" o:spid="_x0000_s1136" type="#_x0000_t75" alt="A hand holding a finger up&#10;&#10;Description automatically generated" style="position:absolute;left:11241;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">
                      <v:imagedata r:id="rId163" o:title="A hand holding a finger up&#10;&#10;Description automatically generated"/>
                    </v:shape>
                    <v:shape id="Picture 66" o:spid="_x0000_s1137" type="#_x0000_t75" alt="A hand making a gesture&#10;&#10;Description automatically generated" style="position:absolute;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">
                      <v:imagedata r:id="rId164" o:title="A hand making a gesture&#10;&#10;Description automatically generated"/>
                    </v:shape>
                    <v:shape id="Picture 61" o:spid="_x0000_s1138" type="#_x0000_t75" alt="A hand making a hand gesture&#10;&#10;Description automatically generated" style="position:absolute;left:33639;width:10059;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">
                      <v:imagedata r:id="rId165" o:title="A hand making a hand gesture&#10;&#10;Description automatically generated"/>
                    </v:shape>
                    <v:shape id="Picture 69" o:spid="_x0000_s1139" type="#_x0000_t75" alt="A hand holding up a white wall&#10;&#10;Description automatically generated" style="position:absolute;left:44881;width:10058;height:10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">
                      <v:imagedata r:id="rId166" o:title="A hand holding up a white wall&#10;&#10;Description automatically generated"/>
                    </v:shape>
                  </v:group>
                </v:group>
                <v:shape id="Text Box 1" o:spid="_x0000_s1140" type="#_x0000_t202" style="position:absolute;top:33426;width:549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" stroked="f">
                  <v:textbox style="mso-fit-shape-to-text:t" inset="0,0,0,0">
                    <w:txbxContent>
                      <w:p w14:paraId="6EE11C93" w14:textId="62D637AB" w:rsidR="00823165" w:rsidRPr="00D36901" w:rsidRDefault="00823165" w:rsidP="00823165">
                        <w:pPr>
                          <w:pStyle w:val="Caption"/>
                          <w:rPr>
                            <w:szCs w:val="22"/>
                          </w:rPr>
                        </w:pPr>
                        <w:bookmarkStart w:id="373" w:name="_Toc185170420"/>
                        <w:r w:rsidRPr="00D36901">
                          <w:t xml:space="preserve">Figure </w:t>
                        </w:r>
                        <w:r w:rsidRPr="00D36901">
                          <w:fldChar w:fldCharType="begin"/>
                        </w:r>
                        <w:r w:rsidRPr="00D36901">
                          <w:instrText xml:space="preserve"> SEQ Figure \* ARABIC </w:instrText>
                        </w:r>
                        <w:r w:rsidRPr="00D36901">
                          <w:fldChar w:fldCharType="separate"/>
                        </w:r>
                        <w:r w:rsidRPr="00D36901">
                          <w:t>7</w:t>
                        </w:r>
                        <w:r w:rsidRPr="00D36901">
                          <w:fldChar w:fldCharType="end"/>
                        </w:r>
                        <w:r w:rsidRPr="00D36901">
                          <w:t>: Cluster three</w:t>
                        </w:r>
                        <w:bookmarkEnd w:id="373"/>
                      </w:p>
                    </w:txbxContent>
                  </v:textbox>
                </v:shape>
                <w10:wrap type="tight" anchorx="margin"/>
              </v:group>
            </w:pict>
          </mc:Fallback>
        </mc:AlternateContent>
      </w:r>
      <w:r w:rsidR="00EB49D6" w:rsidRPr="00A1295B">
        <w:rPr>
          <w:lang w:val="en-US"/>
        </w:rPr>
        <w:t>In cluster</w:t>
      </w:r>
      <w:r w:rsidR="00823165" w:rsidRPr="00A1295B">
        <w:rPr>
          <w:lang w:val="en-US"/>
        </w:rPr>
        <w:t xml:space="preserve"> three</w:t>
      </w:r>
      <w:r w:rsidR="00EB49D6" w:rsidRPr="00A1295B">
        <w:rPr>
          <w:lang w:val="en-US"/>
        </w:rPr>
        <w:t xml:space="preserve"> the K-means algorithm seems to ignore the pinky </w:t>
      </w:r>
      <w:r w:rsidR="006A5395" w:rsidRPr="00A1295B">
        <w:rPr>
          <w:lang w:val="en-US"/>
        </w:rPr>
        <w:t xml:space="preserve">which might be because the pinky is </w:t>
      </w:r>
      <w:r w:rsidR="005B0A8B" w:rsidRPr="00A1295B">
        <w:rPr>
          <w:lang w:val="en-US"/>
        </w:rPr>
        <w:t>small,</w:t>
      </w:r>
      <w:r w:rsidR="00C0260F" w:rsidRPr="00A1295B">
        <w:rPr>
          <w:lang w:val="en-US"/>
        </w:rPr>
        <w:t xml:space="preserve"> or </w:t>
      </w:r>
      <w:r w:rsidR="00712588" w:rsidRPr="00A1295B">
        <w:rPr>
          <w:lang w:val="en-US"/>
        </w:rPr>
        <w:t xml:space="preserve">the index finger and thumb are so close together that this information </w:t>
      </w:r>
      <w:r w:rsidR="00E777CA" w:rsidRPr="00A1295B">
        <w:rPr>
          <w:lang w:val="en-US"/>
        </w:rPr>
        <w:t>outweighs</w:t>
      </w:r>
      <w:r w:rsidR="00712588" w:rsidRPr="00A1295B">
        <w:rPr>
          <w:lang w:val="en-US"/>
        </w:rPr>
        <w:t xml:space="preserve"> </w:t>
      </w:r>
      <w:r w:rsidR="003F6D1B" w:rsidRPr="00A1295B">
        <w:rPr>
          <w:lang w:val="en-US"/>
        </w:rPr>
        <w:t xml:space="preserve">the pinky being there </w:t>
      </w:r>
      <w:r w:rsidR="00E777CA" w:rsidRPr="00A1295B">
        <w:rPr>
          <w:lang w:val="en-US"/>
        </w:rPr>
        <w:t>as well</w:t>
      </w:r>
      <w:r w:rsidR="003F6D1B" w:rsidRPr="00A1295B">
        <w:rPr>
          <w:lang w:val="en-US"/>
        </w:rPr>
        <w:t>.</w:t>
      </w:r>
    </w:p>
    <w:p w14:paraId="1C111A1F" w14:textId="2CFEE268" w:rsidR="00C83C06" w:rsidRPr="00A1295B" w:rsidRDefault="00AC3AAC" w:rsidP="00B214A7">
      <w:pPr>
        <w:pStyle w:val="ListParagraph"/>
        <w:numPr>
          <w:ilvl w:val="1"/>
          <w:numId w:val="7"/>
        </w:numPr>
        <w:jc w:val="both"/>
        <w:rPr>
          <w:b/>
          <w:lang w:val="en-US"/>
        </w:rPr>
      </w:pPr>
      <w:r w:rsidRPr="00A1295B">
        <w:rPr>
          <w:b/>
          <w:lang w:val="en-US"/>
        </w:rPr>
        <w:t>Ref</w:t>
      </w:r>
      <w:r w:rsidR="00AE37A9" w:rsidRPr="00A1295B">
        <w:rPr>
          <w:b/>
          <w:lang w:val="en-US"/>
        </w:rPr>
        <w:t>l</w:t>
      </w:r>
      <w:r w:rsidRPr="00A1295B">
        <w:rPr>
          <w:b/>
          <w:lang w:val="en-US"/>
        </w:rPr>
        <w:t>ection</w:t>
      </w:r>
    </w:p>
    <w:p w14:paraId="5E7BAD31" w14:textId="03A7AC33" w:rsidR="000B065B" w:rsidRPr="00E9528E" w:rsidRDefault="002D7ABC" w:rsidP="00E9528E">
      <w:pPr>
        <w:spacing w:after="0"/>
        <w:jc w:val="both"/>
        <w:rPr>
          <w:lang w:val="en-US"/>
        </w:rPr>
      </w:pPr>
      <w:r w:rsidRPr="00A1295B">
        <w:rPr>
          <w:lang w:val="en-US"/>
        </w:rPr>
        <w:t xml:space="preserve">Our </w:t>
      </w:r>
      <w:r w:rsidR="00286B45" w:rsidRPr="00A1295B">
        <w:rPr>
          <w:lang w:val="en-US"/>
        </w:rPr>
        <w:t>project</w:t>
      </w:r>
      <w:r w:rsidR="00E77C21" w:rsidRPr="00A1295B">
        <w:rPr>
          <w:lang w:val="en-US"/>
        </w:rPr>
        <w:t xml:space="preserve"> </w:t>
      </w:r>
      <w:r w:rsidR="00CD56E8" w:rsidRPr="00A1295B">
        <w:rPr>
          <w:lang w:val="en-US"/>
        </w:rPr>
        <w:t>overall wor</w:t>
      </w:r>
      <w:r w:rsidR="00DB2994" w:rsidRPr="00A1295B">
        <w:rPr>
          <w:lang w:val="en-US"/>
        </w:rPr>
        <w:t xml:space="preserve">ked </w:t>
      </w:r>
      <w:del w:id="374" w:author="Derek Brandt" w:date="2024-12-17T09:26:00Z" w16du:dateUtc="2024-12-17T08:26:00Z">
        <w:r w:rsidR="00870A15" w:rsidRPr="00A1295B">
          <w:rPr>
            <w:lang w:val="en-US"/>
          </w:rPr>
          <w:delText>well</w:delText>
        </w:r>
      </w:del>
      <w:ins w:id="375" w:author="Derek Brandt" w:date="2024-12-17T09:26:00Z" w16du:dateUtc="2024-12-17T08:26:00Z">
        <w:r w:rsidR="005417EF">
          <w:rPr>
            <w:lang w:val="en-US"/>
          </w:rPr>
          <w:t>as planned</w:t>
        </w:r>
      </w:ins>
      <w:r w:rsidR="00870A15" w:rsidRPr="00A1295B">
        <w:rPr>
          <w:lang w:val="en-US"/>
        </w:rPr>
        <w:t xml:space="preserve">. We </w:t>
      </w:r>
      <w:r w:rsidR="00F43856" w:rsidRPr="00A1295B">
        <w:rPr>
          <w:lang w:val="en-US"/>
        </w:rPr>
        <w:t>had a n</w:t>
      </w:r>
      <w:r w:rsidR="004150D3" w:rsidRPr="00A1295B">
        <w:rPr>
          <w:lang w:val="en-US"/>
        </w:rPr>
        <w:t xml:space="preserve">ice and </w:t>
      </w:r>
      <w:r w:rsidR="00250522" w:rsidRPr="00A1295B">
        <w:rPr>
          <w:lang w:val="en-US"/>
        </w:rPr>
        <w:t>productiv</w:t>
      </w:r>
      <w:r w:rsidR="00694784" w:rsidRPr="00A1295B">
        <w:rPr>
          <w:lang w:val="en-US"/>
        </w:rPr>
        <w:t xml:space="preserve">e </w:t>
      </w:r>
      <w:r w:rsidR="00E777CA" w:rsidRPr="00A1295B">
        <w:rPr>
          <w:lang w:val="en-US"/>
        </w:rPr>
        <w:t>working environment</w:t>
      </w:r>
      <w:r w:rsidR="001D16B7" w:rsidRPr="00A1295B">
        <w:rPr>
          <w:lang w:val="en-US"/>
        </w:rPr>
        <w:t xml:space="preserve">. </w:t>
      </w:r>
      <w:r w:rsidR="00BB07ED" w:rsidRPr="00A1295B">
        <w:rPr>
          <w:lang w:val="en-US"/>
        </w:rPr>
        <w:t xml:space="preserve">We sometimes </w:t>
      </w:r>
      <w:r w:rsidR="00674488" w:rsidRPr="00A1295B">
        <w:rPr>
          <w:lang w:val="en-US"/>
        </w:rPr>
        <w:t>struggled a b</w:t>
      </w:r>
      <w:r w:rsidR="00FA677B" w:rsidRPr="00A1295B">
        <w:rPr>
          <w:lang w:val="en-US"/>
        </w:rPr>
        <w:t xml:space="preserve">it with our </w:t>
      </w:r>
      <w:r w:rsidR="00581D19" w:rsidRPr="00A1295B">
        <w:rPr>
          <w:lang w:val="en-US"/>
        </w:rPr>
        <w:t>code</w:t>
      </w:r>
      <w:r w:rsidR="00623CC5" w:rsidRPr="00A1295B">
        <w:rPr>
          <w:lang w:val="en-US"/>
        </w:rPr>
        <w:t xml:space="preserve"> but manag</w:t>
      </w:r>
      <w:r w:rsidR="00561812" w:rsidRPr="00A1295B">
        <w:rPr>
          <w:lang w:val="en-US"/>
        </w:rPr>
        <w:t xml:space="preserve">ed to solve it </w:t>
      </w:r>
      <w:r w:rsidR="00F326EF" w:rsidRPr="00A1295B">
        <w:rPr>
          <w:lang w:val="en-US"/>
        </w:rPr>
        <w:t>quite fast</w:t>
      </w:r>
      <w:r w:rsidR="00341686" w:rsidRPr="00A1295B">
        <w:rPr>
          <w:lang w:val="en-US"/>
        </w:rPr>
        <w:t xml:space="preserve">. </w:t>
      </w:r>
      <w:r w:rsidR="00780F5F" w:rsidRPr="00A1295B">
        <w:rPr>
          <w:lang w:val="en-US"/>
        </w:rPr>
        <w:t>We are very</w:t>
      </w:r>
      <w:r w:rsidR="00CE42B5" w:rsidRPr="00A1295B">
        <w:rPr>
          <w:lang w:val="en-US"/>
        </w:rPr>
        <w:t xml:space="preserve"> pleased </w:t>
      </w:r>
      <w:r w:rsidR="00780F5F" w:rsidRPr="00A1295B">
        <w:rPr>
          <w:lang w:val="en-US"/>
        </w:rPr>
        <w:t>with the results of our</w:t>
      </w:r>
      <w:r w:rsidR="00CE42B5" w:rsidRPr="00A1295B">
        <w:rPr>
          <w:lang w:val="en-US"/>
        </w:rPr>
        <w:t xml:space="preserve"> PCA Algorithm. We did not expect it to </w:t>
      </w:r>
      <w:ins w:id="376" w:author="Landes, Finian (GymLI)" w:date="2024-12-20T12:52:00Z" w16du:dateUtc="2024-12-20T11:52:00Z">
        <w:r w:rsidR="00CE42B5" w:rsidRPr="00A1295B">
          <w:rPr>
            <w:lang w:val="en-US"/>
          </w:rPr>
          <w:t>wor</w:t>
        </w:r>
      </w:ins>
      <w:ins w:id="377" w:author="Derek Brandt" w:date="2024-12-17T09:27:00Z" w16du:dateUtc="2024-12-17T08:27:00Z">
        <w:r w:rsidR="005417EF">
          <w:rPr>
            <w:lang w:val="en-US"/>
          </w:rPr>
          <w:t>k</w:t>
        </w:r>
      </w:ins>
      <w:del w:id="378" w:author="Derek Brandt" w:date="2024-12-17T09:27:00Z" w16du:dateUtc="2024-12-17T08:27:00Z">
        <w:r w:rsidR="00CE42B5" w:rsidRPr="00A1295B" w:rsidDel="005417EF">
          <w:rPr>
            <w:lang w:val="en-US"/>
          </w:rPr>
          <w:delText>t</w:delText>
        </w:r>
      </w:del>
      <w:del w:id="379" w:author="Landes, Finian (GymLI)" w:date="2024-12-20T12:52:00Z" w16du:dateUtc="2024-12-20T11:52:00Z">
        <w:r w:rsidR="00CE42B5" w:rsidRPr="00A1295B">
          <w:rPr>
            <w:lang w:val="en-US"/>
          </w:rPr>
          <w:delText>wort</w:delText>
        </w:r>
      </w:del>
      <w:r w:rsidR="00CE42B5" w:rsidRPr="00A1295B">
        <w:rPr>
          <w:lang w:val="en-US"/>
        </w:rPr>
        <w:t xml:space="preserve"> that well</w:t>
      </w:r>
      <w:r w:rsidR="0076403A" w:rsidRPr="00A1295B">
        <w:rPr>
          <w:lang w:val="en-US"/>
        </w:rPr>
        <w:t xml:space="preserve"> after such a short amount of time.</w:t>
      </w:r>
      <w:r w:rsidR="00CB0B7A" w:rsidRPr="00A1295B">
        <w:rPr>
          <w:lang w:val="en-US"/>
        </w:rPr>
        <w:t xml:space="preserve"> </w:t>
      </w:r>
      <w:r w:rsidR="00B81F05" w:rsidRPr="00A1295B">
        <w:rPr>
          <w:lang w:val="en-US"/>
        </w:rPr>
        <w:t xml:space="preserve">The program to </w:t>
      </w:r>
      <w:r w:rsidR="00CF7D95" w:rsidRPr="00A1295B">
        <w:rPr>
          <w:lang w:val="en-US"/>
        </w:rPr>
        <w:t xml:space="preserve">name and </w:t>
      </w:r>
      <w:r w:rsidR="00F7122D" w:rsidRPr="00A1295B">
        <w:rPr>
          <w:lang w:val="en-US"/>
        </w:rPr>
        <w:t>optimize</w:t>
      </w:r>
      <w:r w:rsidR="00BF10B1" w:rsidRPr="00A1295B">
        <w:rPr>
          <w:lang w:val="en-US"/>
        </w:rPr>
        <w:t xml:space="preserve"> our pictures saved us a lot </w:t>
      </w:r>
      <w:r w:rsidR="00BF10B1" w:rsidRPr="00E9528E">
        <w:rPr>
          <w:lang w:val="en-US"/>
        </w:rPr>
        <w:t>of time</w:t>
      </w:r>
      <w:r w:rsidR="00E86239" w:rsidRPr="00E9528E">
        <w:rPr>
          <w:lang w:val="en-US"/>
        </w:rPr>
        <w:t xml:space="preserve"> and we would definitely recommend </w:t>
      </w:r>
      <w:r w:rsidR="00C205B1" w:rsidRPr="00E9528E">
        <w:rPr>
          <w:lang w:val="en-US"/>
        </w:rPr>
        <w:t>doing</w:t>
      </w:r>
      <w:r w:rsidR="00E86239" w:rsidRPr="00E9528E">
        <w:rPr>
          <w:lang w:val="en-US"/>
        </w:rPr>
        <w:t xml:space="preserve"> it this way</w:t>
      </w:r>
      <w:ins w:id="380" w:author="Derek Brandt" w:date="2024-12-17T09:27:00Z" w16du:dateUtc="2024-12-17T08:27:00Z">
        <w:r w:rsidR="005417EF">
          <w:rPr>
            <w:lang w:val="en-US"/>
          </w:rPr>
          <w:t xml:space="preserve"> again</w:t>
        </w:r>
      </w:ins>
      <w:r w:rsidR="00E86239" w:rsidRPr="00E9528E">
        <w:rPr>
          <w:lang w:val="en-US"/>
        </w:rPr>
        <w:t xml:space="preserve">. </w:t>
      </w:r>
    </w:p>
    <w:p w14:paraId="7C329683" w14:textId="2C8B5B23" w:rsidR="00FE634E" w:rsidRPr="00A1295B" w:rsidRDefault="00FE634E" w:rsidP="00E9528E">
      <w:pPr>
        <w:spacing w:after="0"/>
        <w:jc w:val="both"/>
        <w:rPr>
          <w:lang w:val="en-US"/>
        </w:rPr>
      </w:pPr>
      <w:r w:rsidRPr="00E9528E">
        <w:rPr>
          <w:lang w:val="en-US"/>
        </w:rPr>
        <w:t xml:space="preserve">We are </w:t>
      </w:r>
      <w:ins w:id="381" w:author="Derek Brandt" w:date="2024-12-17T09:27:00Z" w16du:dateUtc="2024-12-17T08:27:00Z">
        <w:r w:rsidR="005417EF">
          <w:rPr>
            <w:lang w:val="en-US"/>
          </w:rPr>
          <w:t xml:space="preserve">well </w:t>
        </w:r>
      </w:ins>
      <w:r w:rsidRPr="00E9528E">
        <w:rPr>
          <w:lang w:val="en-US"/>
        </w:rPr>
        <w:t>aware of the fact that o</w:t>
      </w:r>
      <w:r w:rsidRPr="00A1295B">
        <w:rPr>
          <w:lang w:val="en-US"/>
        </w:rPr>
        <w:t xml:space="preserve">ur dataset is not </w:t>
      </w:r>
      <w:r w:rsidR="00B75C15" w:rsidRPr="00A1295B">
        <w:rPr>
          <w:lang w:val="en-US"/>
        </w:rPr>
        <w:t xml:space="preserve">very </w:t>
      </w:r>
      <w:r w:rsidRPr="00A1295B">
        <w:rPr>
          <w:lang w:val="en-US"/>
        </w:rPr>
        <w:t>diverse</w:t>
      </w:r>
      <w:ins w:id="382" w:author="Derek Brandt" w:date="2024-12-17T09:28:00Z" w16du:dateUtc="2024-12-17T08:28:00Z">
        <w:r w:rsidR="005417EF">
          <w:rPr>
            <w:lang w:val="en-US"/>
          </w:rPr>
          <w:t xml:space="preserve"> as</w:t>
        </w:r>
      </w:ins>
      <w:del w:id="383" w:author="Derek Brandt" w:date="2024-12-17T09:28:00Z" w16du:dateUtc="2024-12-17T08:28:00Z">
        <w:r w:rsidRPr="00A1295B" w:rsidDel="005417EF">
          <w:rPr>
            <w:lang w:val="en-US"/>
          </w:rPr>
          <w:delText>.</w:delText>
        </w:r>
      </w:del>
      <w:ins w:id="384" w:author="Landes, Finian (GymLI)" w:date="2024-12-20T12:52:00Z" w16du:dateUtc="2024-12-20T11:52:00Z">
        <w:r w:rsidRPr="00A1295B">
          <w:rPr>
            <w:lang w:val="en-US"/>
          </w:rPr>
          <w:t xml:space="preserve"> </w:t>
        </w:r>
      </w:ins>
      <w:ins w:id="385" w:author="Derek Brandt" w:date="2024-12-17T09:28:00Z" w16du:dateUtc="2024-12-17T08:28:00Z">
        <w:r w:rsidR="005417EF">
          <w:rPr>
            <w:lang w:val="en-US"/>
          </w:rPr>
          <w:t>i</w:t>
        </w:r>
      </w:ins>
      <w:del w:id="386" w:author="Landes, Finian (GymLI)" w:date="2024-12-20T12:52:00Z" w16du:dateUtc="2024-12-20T11:52:00Z">
        <w:r w:rsidRPr="00A1295B">
          <w:rPr>
            <w:lang w:val="en-US"/>
          </w:rPr>
          <w:delText xml:space="preserve">. </w:delText>
        </w:r>
      </w:del>
      <w:del w:id="387" w:author="Derek Brandt" w:date="2024-12-17T09:28:00Z" w16du:dateUtc="2024-12-17T08:28:00Z">
        <w:r w:rsidRPr="00A1295B">
          <w:rPr>
            <w:lang w:val="en-US"/>
          </w:rPr>
          <w:delText>I</w:delText>
        </w:r>
      </w:del>
      <w:r w:rsidRPr="00A1295B">
        <w:rPr>
          <w:lang w:val="en-US"/>
        </w:rPr>
        <w:t xml:space="preserve">t only contains </w:t>
      </w:r>
      <w:commentRangeStart w:id="388"/>
      <w:ins w:id="389" w:author="Landes, Finian (GymLI)" w:date="2024-12-20T12:52:00Z" w16du:dateUtc="2024-12-20T11:52:00Z">
        <w:r w:rsidRPr="00A1295B">
          <w:rPr>
            <w:lang w:val="en-US"/>
          </w:rPr>
          <w:t>w</w:t>
        </w:r>
        <w:r w:rsidR="00202A09">
          <w:rPr>
            <w:lang w:val="en-US"/>
          </w:rPr>
          <w:t>h</w:t>
        </w:r>
        <w:r w:rsidRPr="00A1295B">
          <w:rPr>
            <w:lang w:val="en-US"/>
          </w:rPr>
          <w:t>it</w:t>
        </w:r>
        <w:r w:rsidR="00202A09">
          <w:rPr>
            <w:lang w:val="en-US"/>
          </w:rPr>
          <w:t>e</w:t>
        </w:r>
      </w:ins>
      <w:del w:id="390" w:author="Landes, Finian (GymLI)" w:date="2024-12-20T12:52:00Z" w16du:dateUtc="2024-12-20T11:52:00Z">
        <w:r w:rsidRPr="00A1295B">
          <w:rPr>
            <w:lang w:val="en-US"/>
          </w:rPr>
          <w:delText>with</w:delText>
        </w:r>
      </w:del>
      <w:r w:rsidRPr="00A1295B">
        <w:rPr>
          <w:lang w:val="en-US"/>
        </w:rPr>
        <w:t xml:space="preserve">-colored </w:t>
      </w:r>
      <w:commentRangeEnd w:id="388"/>
      <w:r w:rsidR="005417EF">
        <w:rPr>
          <w:rStyle w:val="CommentReference"/>
          <w:lang w:val="en-US"/>
        </w:rPr>
        <w:commentReference w:id="388"/>
      </w:r>
      <w:r w:rsidRPr="00A1295B">
        <w:rPr>
          <w:lang w:val="en-US"/>
        </w:rPr>
        <w:t xml:space="preserve">hands. </w:t>
      </w:r>
      <w:r w:rsidR="00E907F0" w:rsidRPr="00A1295B">
        <w:rPr>
          <w:lang w:val="en-US"/>
        </w:rPr>
        <w:t>We</w:t>
      </w:r>
      <w:r w:rsidR="00AE5E44" w:rsidRPr="00A1295B">
        <w:rPr>
          <w:lang w:val="en-US"/>
        </w:rPr>
        <w:t xml:space="preserve"> do not know</w:t>
      </w:r>
      <w:ins w:id="391" w:author="Derek Brandt" w:date="2024-12-17T09:29:00Z" w16du:dateUtc="2024-12-17T08:29:00Z">
        <w:r w:rsidR="005417EF">
          <w:rPr>
            <w:lang w:val="en-US"/>
          </w:rPr>
          <w:t>,</w:t>
        </w:r>
      </w:ins>
      <w:r w:rsidR="00AE5E44" w:rsidRPr="00A1295B">
        <w:rPr>
          <w:lang w:val="en-US"/>
        </w:rPr>
        <w:t xml:space="preserve"> if our programs also work on dar</w:t>
      </w:r>
      <w:r w:rsidR="00570A33" w:rsidRPr="00A1295B">
        <w:rPr>
          <w:lang w:val="en-US"/>
        </w:rPr>
        <w:t>k</w:t>
      </w:r>
      <w:r w:rsidR="00AE5E44" w:rsidRPr="00A1295B">
        <w:rPr>
          <w:lang w:val="en-US"/>
        </w:rPr>
        <w:t>er-colored hands</w:t>
      </w:r>
      <w:r w:rsidR="00F03616" w:rsidRPr="00A1295B">
        <w:rPr>
          <w:lang w:val="en-US"/>
        </w:rPr>
        <w:t>,</w:t>
      </w:r>
      <w:r w:rsidR="00797DA4" w:rsidRPr="00A1295B">
        <w:rPr>
          <w:lang w:val="en-US"/>
        </w:rPr>
        <w:t xml:space="preserve"> but </w:t>
      </w:r>
      <w:del w:id="392" w:author="Derek Brandt" w:date="2024-12-17T09:29:00Z" w16du:dateUtc="2024-12-17T08:29:00Z">
        <w:r w:rsidR="00797DA4" w:rsidRPr="00A1295B">
          <w:rPr>
            <w:lang w:val="en-US"/>
          </w:rPr>
          <w:delText xml:space="preserve">we </w:delText>
        </w:r>
      </w:del>
      <w:ins w:id="393" w:author="Derek Brandt" w:date="2024-12-17T09:29:00Z" w16du:dateUtc="2024-12-17T08:29:00Z">
        <w:r w:rsidR="005417EF">
          <w:rPr>
            <w:lang w:val="en-US"/>
          </w:rPr>
          <w:t>would</w:t>
        </w:r>
        <w:r w:rsidR="005417EF" w:rsidRPr="00A1295B">
          <w:rPr>
            <w:lang w:val="en-US"/>
          </w:rPr>
          <w:t xml:space="preserve"> </w:t>
        </w:r>
      </w:ins>
      <w:del w:id="394" w:author="Derek Brandt" w:date="2024-12-17T09:29:00Z" w16du:dateUtc="2024-12-17T08:29:00Z">
        <w:r w:rsidR="00797DA4" w:rsidRPr="00A1295B">
          <w:rPr>
            <w:lang w:val="en-US"/>
          </w:rPr>
          <w:delText xml:space="preserve">can </w:delText>
        </w:r>
      </w:del>
      <w:r w:rsidR="00F03616" w:rsidRPr="00A1295B">
        <w:rPr>
          <w:lang w:val="en-US"/>
        </w:rPr>
        <w:t>assume</w:t>
      </w:r>
      <w:ins w:id="395" w:author="Derek Brandt" w:date="2024-12-17T09:29:00Z" w16du:dateUtc="2024-12-17T08:29:00Z">
        <w:r w:rsidR="005417EF">
          <w:rPr>
            <w:lang w:val="en-US"/>
          </w:rPr>
          <w:t>,</w:t>
        </w:r>
      </w:ins>
      <w:r w:rsidR="00797DA4" w:rsidRPr="00A1295B">
        <w:rPr>
          <w:lang w:val="en-US"/>
        </w:rPr>
        <w:t xml:space="preserve"> that it </w:t>
      </w:r>
      <w:del w:id="396" w:author="Derek Brandt" w:date="2024-12-17T09:29:00Z" w16du:dateUtc="2024-12-17T08:29:00Z">
        <w:r w:rsidR="009176A1" w:rsidRPr="00A1295B">
          <w:rPr>
            <w:lang w:val="en-US"/>
          </w:rPr>
          <w:delText>won’</w:delText>
        </w:r>
        <w:r w:rsidR="00797DA4" w:rsidRPr="00A1295B">
          <w:rPr>
            <w:lang w:val="en-US"/>
          </w:rPr>
          <w:delText xml:space="preserve">t </w:delText>
        </w:r>
      </w:del>
      <w:ins w:id="397" w:author="Derek Brandt" w:date="2024-12-17T09:29:00Z" w16du:dateUtc="2024-12-17T08:29:00Z">
        <w:r w:rsidR="005417EF">
          <w:rPr>
            <w:lang w:val="en-US"/>
          </w:rPr>
          <w:t>might n</w:t>
        </w:r>
      </w:ins>
      <w:ins w:id="398" w:author="Derek Brandt" w:date="2024-12-17T09:30:00Z" w16du:dateUtc="2024-12-17T08:30:00Z">
        <w:r w:rsidR="005417EF">
          <w:rPr>
            <w:lang w:val="en-US"/>
          </w:rPr>
          <w:t>ot</w:t>
        </w:r>
      </w:ins>
      <w:ins w:id="399" w:author="Derek Brandt" w:date="2024-12-17T09:29:00Z" w16du:dateUtc="2024-12-17T08:29:00Z">
        <w:r w:rsidR="005417EF" w:rsidRPr="00A1295B">
          <w:rPr>
            <w:lang w:val="en-US"/>
          </w:rPr>
          <w:t xml:space="preserve"> </w:t>
        </w:r>
      </w:ins>
      <w:r w:rsidR="00797DA4" w:rsidRPr="00A1295B">
        <w:rPr>
          <w:lang w:val="en-US"/>
        </w:rPr>
        <w:t>work</w:t>
      </w:r>
      <w:ins w:id="400" w:author="Derek Brandt" w:date="2024-12-17T09:30:00Z" w16du:dateUtc="2024-12-17T08:30:00Z">
        <w:r w:rsidR="00797DA4" w:rsidRPr="00A1295B">
          <w:rPr>
            <w:lang w:val="en-US"/>
          </w:rPr>
          <w:t xml:space="preserve"> </w:t>
        </w:r>
        <w:r w:rsidR="005417EF">
          <w:rPr>
            <w:lang w:val="en-US"/>
          </w:rPr>
          <w:t>there,</w:t>
        </w:r>
      </w:ins>
      <w:ins w:id="401" w:author="Landes, Finian (GymLI)" w:date="2024-12-20T12:52:00Z" w16du:dateUtc="2024-12-20T11:52:00Z">
        <w:r w:rsidR="00797DA4" w:rsidRPr="00A1295B">
          <w:rPr>
            <w:lang w:val="en-US"/>
          </w:rPr>
          <w:t xml:space="preserve"> </w:t>
        </w:r>
      </w:ins>
      <w:r w:rsidR="00797DA4" w:rsidRPr="00A1295B">
        <w:rPr>
          <w:lang w:val="en-US"/>
        </w:rPr>
        <w:t xml:space="preserve">based on </w:t>
      </w:r>
      <w:commentRangeStart w:id="402"/>
      <w:r w:rsidR="00797DA4" w:rsidRPr="00A1295B">
        <w:rPr>
          <w:lang w:val="en-US"/>
        </w:rPr>
        <w:t xml:space="preserve">other </w:t>
      </w:r>
      <w:r w:rsidR="009176A1" w:rsidRPr="00A1295B">
        <w:rPr>
          <w:lang w:val="en-US"/>
        </w:rPr>
        <w:t>studies</w:t>
      </w:r>
      <w:r w:rsidR="00797DA4" w:rsidRPr="00A1295B">
        <w:rPr>
          <w:lang w:val="en-US"/>
        </w:rPr>
        <w:t xml:space="preserve"> </w:t>
      </w:r>
      <w:commentRangeEnd w:id="402"/>
      <w:r w:rsidR="005417EF">
        <w:rPr>
          <w:rStyle w:val="CommentReference"/>
          <w:lang w:val="en-US"/>
        </w:rPr>
        <w:commentReference w:id="402"/>
      </w:r>
      <w:r w:rsidR="00797DA4" w:rsidRPr="00A1295B">
        <w:rPr>
          <w:lang w:val="en-US"/>
        </w:rPr>
        <w:t xml:space="preserve">presented to us </w:t>
      </w:r>
      <w:r w:rsidR="0021777B" w:rsidRPr="00A1295B">
        <w:rPr>
          <w:lang w:val="en-US"/>
        </w:rPr>
        <w:t>by</w:t>
      </w:r>
      <w:r w:rsidR="00797DA4" w:rsidRPr="00A1295B">
        <w:rPr>
          <w:lang w:val="en-US"/>
        </w:rPr>
        <w:t xml:space="preserve"> </w:t>
      </w:r>
      <w:r w:rsidR="0021777B" w:rsidRPr="00A1295B">
        <w:rPr>
          <w:lang w:val="en-US"/>
        </w:rPr>
        <w:t>Mrs.</w:t>
      </w:r>
      <w:r w:rsidR="00797DA4" w:rsidRPr="00A1295B">
        <w:rPr>
          <w:lang w:val="en-US"/>
        </w:rPr>
        <w:t xml:space="preserve"> Steiner.</w:t>
      </w:r>
      <w:r w:rsidR="00AE5E44" w:rsidRPr="00A1295B">
        <w:rPr>
          <w:lang w:val="en-US"/>
        </w:rPr>
        <w:t xml:space="preserve"> </w:t>
      </w:r>
      <w:r w:rsidR="00B34BCC" w:rsidRPr="00A1295B">
        <w:rPr>
          <w:lang w:val="en-US"/>
        </w:rPr>
        <w:t xml:space="preserve">If we </w:t>
      </w:r>
      <w:ins w:id="403" w:author="Derek Brandt" w:date="2024-12-17T09:31:00Z" w16du:dateUtc="2024-12-17T08:31:00Z">
        <w:r w:rsidR="005417EF">
          <w:rPr>
            <w:lang w:val="en-US"/>
          </w:rPr>
          <w:t>would have</w:t>
        </w:r>
      </w:ins>
      <w:del w:id="404" w:author="Derek Brandt" w:date="2024-12-17T09:31:00Z" w16du:dateUtc="2024-12-17T08:31:00Z">
        <w:r w:rsidR="007E0AA5" w:rsidRPr="00A1295B">
          <w:rPr>
            <w:lang w:val="en-US"/>
          </w:rPr>
          <w:delText>had</w:delText>
        </w:r>
      </w:del>
      <w:r w:rsidR="00126765" w:rsidRPr="00A1295B">
        <w:rPr>
          <w:lang w:val="en-US"/>
        </w:rPr>
        <w:t xml:space="preserve"> had</w:t>
      </w:r>
      <w:r w:rsidR="00B34BCC" w:rsidRPr="00A1295B">
        <w:rPr>
          <w:lang w:val="en-US"/>
        </w:rPr>
        <w:t xml:space="preserve"> more time on our project</w:t>
      </w:r>
      <w:ins w:id="405" w:author="Derek Brandt" w:date="2024-12-17T09:31:00Z" w16du:dateUtc="2024-12-17T08:31:00Z">
        <w:r w:rsidR="005417EF">
          <w:rPr>
            <w:lang w:val="en-US"/>
          </w:rPr>
          <w:t>,</w:t>
        </w:r>
      </w:ins>
      <w:r w:rsidR="00B34BCC" w:rsidRPr="00A1295B">
        <w:rPr>
          <w:lang w:val="en-US"/>
        </w:rPr>
        <w:t xml:space="preserve"> we </w:t>
      </w:r>
      <w:r w:rsidR="007D7E2B" w:rsidRPr="00A1295B">
        <w:rPr>
          <w:lang w:val="en-US"/>
        </w:rPr>
        <w:t xml:space="preserve">would </w:t>
      </w:r>
      <w:ins w:id="406" w:author="Derek Brandt" w:date="2024-12-17T09:31:00Z" w16du:dateUtc="2024-12-17T08:31:00Z">
        <w:r w:rsidR="005417EF">
          <w:rPr>
            <w:lang w:val="en-US"/>
          </w:rPr>
          <w:t xml:space="preserve">have </w:t>
        </w:r>
      </w:ins>
      <w:ins w:id="407" w:author="Landes, Finian (GymLI)" w:date="2024-12-20T12:52:00Z" w16du:dateUtc="2024-12-20T11:52:00Z">
        <w:r w:rsidR="007D7E2B" w:rsidRPr="00A1295B">
          <w:rPr>
            <w:lang w:val="en-US"/>
          </w:rPr>
          <w:t>increase</w:t>
        </w:r>
      </w:ins>
      <w:ins w:id="408" w:author="Derek Brandt" w:date="2024-12-17T09:31:00Z" w16du:dateUtc="2024-12-17T08:31:00Z">
        <w:r w:rsidR="005417EF">
          <w:rPr>
            <w:lang w:val="en-US"/>
          </w:rPr>
          <w:t>d</w:t>
        </w:r>
      </w:ins>
      <w:del w:id="409" w:author="Landes, Finian (GymLI)" w:date="2024-12-20T12:52:00Z" w16du:dateUtc="2024-12-20T11:52:00Z">
        <w:r w:rsidR="007D7E2B" w:rsidRPr="00A1295B">
          <w:rPr>
            <w:lang w:val="en-US"/>
          </w:rPr>
          <w:delText>increase</w:delText>
        </w:r>
      </w:del>
      <w:r w:rsidR="007D7E2B" w:rsidRPr="00A1295B">
        <w:rPr>
          <w:lang w:val="en-US"/>
        </w:rPr>
        <w:t xml:space="preserve"> the diversity in our dataset with different colored hands. </w:t>
      </w:r>
      <w:r w:rsidR="00B75C15" w:rsidRPr="00A1295B">
        <w:rPr>
          <w:lang w:val="en-US"/>
        </w:rPr>
        <w:t xml:space="preserve">This </w:t>
      </w:r>
      <w:ins w:id="410" w:author="Derek Brandt" w:date="2024-12-17T09:31:00Z" w16du:dateUtc="2024-12-17T08:31:00Z">
        <w:r w:rsidR="005417EF">
          <w:rPr>
            <w:lang w:val="en-US"/>
          </w:rPr>
          <w:t xml:space="preserve">would </w:t>
        </w:r>
      </w:ins>
      <w:r w:rsidR="00B75C15" w:rsidRPr="00A1295B">
        <w:rPr>
          <w:lang w:val="en-US"/>
        </w:rPr>
        <w:t xml:space="preserve">also </w:t>
      </w:r>
      <w:ins w:id="411" w:author="Landes, Finian (GymLI)" w:date="2024-12-20T12:52:00Z" w16du:dateUtc="2024-12-20T11:52:00Z">
        <w:r w:rsidR="00B75C15" w:rsidRPr="00A1295B">
          <w:rPr>
            <w:lang w:val="en-US"/>
          </w:rPr>
          <w:t>appl</w:t>
        </w:r>
      </w:ins>
      <w:ins w:id="412" w:author="Derek Brandt" w:date="2024-12-17T09:31:00Z" w16du:dateUtc="2024-12-17T08:31:00Z">
        <w:r w:rsidR="005417EF">
          <w:rPr>
            <w:lang w:val="en-US"/>
          </w:rPr>
          <w:t>y</w:t>
        </w:r>
      </w:ins>
      <w:del w:id="413" w:author="Derek Brandt" w:date="2024-12-17T09:31:00Z" w16du:dateUtc="2024-12-17T08:31:00Z">
        <w:r w:rsidR="00B75C15" w:rsidRPr="00A1295B" w:rsidDel="005417EF">
          <w:rPr>
            <w:lang w:val="en-US"/>
          </w:rPr>
          <w:delText>ies</w:delText>
        </w:r>
      </w:del>
      <w:del w:id="414" w:author="Landes, Finian (GymLI)" w:date="2024-12-20T12:52:00Z" w16du:dateUtc="2024-12-20T11:52:00Z">
        <w:r w:rsidR="00B75C15" w:rsidRPr="00A1295B">
          <w:rPr>
            <w:lang w:val="en-US"/>
          </w:rPr>
          <w:delText>applies</w:delText>
        </w:r>
      </w:del>
      <w:r w:rsidR="00B75C15" w:rsidRPr="00A1295B">
        <w:rPr>
          <w:lang w:val="en-US"/>
        </w:rPr>
        <w:t xml:space="preserve"> to our test </w:t>
      </w:r>
      <w:r w:rsidR="00F216F4" w:rsidRPr="00A1295B">
        <w:rPr>
          <w:lang w:val="en-US"/>
        </w:rPr>
        <w:t>set</w:t>
      </w:r>
      <w:r w:rsidR="00446554">
        <w:rPr>
          <w:lang w:val="en-US"/>
        </w:rPr>
        <w:t>. W</w:t>
      </w:r>
      <w:r w:rsidR="00B75C15" w:rsidRPr="00A1295B">
        <w:rPr>
          <w:lang w:val="en-US"/>
        </w:rPr>
        <w:t>e only test</w:t>
      </w:r>
      <w:r w:rsidR="00F216F4" w:rsidRPr="00A1295B">
        <w:rPr>
          <w:lang w:val="en-US"/>
        </w:rPr>
        <w:t>ed</w:t>
      </w:r>
      <w:r w:rsidR="000C33AB">
        <w:rPr>
          <w:lang w:val="en-US"/>
        </w:rPr>
        <w:t xml:space="preserve"> our </w:t>
      </w:r>
      <w:r w:rsidR="00A67E53">
        <w:rPr>
          <w:lang w:val="en-US"/>
        </w:rPr>
        <w:t>algorithm</w:t>
      </w:r>
      <w:r w:rsidR="00B75C15" w:rsidRPr="00A1295B">
        <w:rPr>
          <w:lang w:val="en-US"/>
        </w:rPr>
        <w:t xml:space="preserve"> with </w:t>
      </w:r>
      <w:del w:id="415" w:author="Derek Brandt" w:date="2024-12-17T09:32:00Z" w16du:dateUtc="2024-12-17T08:32:00Z">
        <w:r w:rsidR="00B75C15" w:rsidRPr="00A1295B">
          <w:rPr>
            <w:lang w:val="en-US"/>
          </w:rPr>
          <w:delText xml:space="preserve">one </w:delText>
        </w:r>
      </w:del>
      <w:ins w:id="416" w:author="Derek Brandt" w:date="2024-12-17T09:32:00Z" w16du:dateUtc="2024-12-17T08:32:00Z">
        <w:r w:rsidR="005417EF">
          <w:rPr>
            <w:lang w:val="en-US"/>
          </w:rPr>
          <w:t>a</w:t>
        </w:r>
        <w:r w:rsidR="005417EF" w:rsidRPr="00A1295B">
          <w:rPr>
            <w:lang w:val="en-US"/>
          </w:rPr>
          <w:t xml:space="preserve"> </w:t>
        </w:r>
      </w:ins>
      <w:r w:rsidR="00B75C15" w:rsidRPr="00A1295B">
        <w:rPr>
          <w:lang w:val="en-US"/>
        </w:rPr>
        <w:t>person</w:t>
      </w:r>
      <w:ins w:id="417" w:author="Derek Brandt" w:date="2024-12-17T09:32:00Z" w16du:dateUtc="2024-12-17T08:32:00Z">
        <w:r w:rsidR="00B75C15" w:rsidRPr="00A1295B">
          <w:rPr>
            <w:lang w:val="en-US"/>
          </w:rPr>
          <w:t xml:space="preserve"> </w:t>
        </w:r>
        <w:r w:rsidR="005417EF">
          <w:rPr>
            <w:lang w:val="en-US"/>
          </w:rPr>
          <w:t>with</w:t>
        </w:r>
      </w:ins>
      <w:ins w:id="418" w:author="Landes, Finian (GymLI)" w:date="2024-12-20T12:52:00Z" w16du:dateUtc="2024-12-20T11:52:00Z">
        <w:r w:rsidR="00B75C15" w:rsidRPr="00A1295B">
          <w:rPr>
            <w:lang w:val="en-US"/>
          </w:rPr>
          <w:t xml:space="preserve"> </w:t>
        </w:r>
      </w:ins>
      <w:r w:rsidR="00B75C15" w:rsidRPr="00A1295B">
        <w:rPr>
          <w:lang w:val="en-US"/>
        </w:rPr>
        <w:t xml:space="preserve">the same age as the others in the </w:t>
      </w:r>
      <w:r w:rsidR="00F216F4" w:rsidRPr="00A1295B">
        <w:rPr>
          <w:lang w:val="en-US"/>
        </w:rPr>
        <w:t>train</w:t>
      </w:r>
      <w:r w:rsidR="00B75C15" w:rsidRPr="00A1295B">
        <w:rPr>
          <w:lang w:val="en-US"/>
        </w:rPr>
        <w:t xml:space="preserve"> set. It would also be interesting</w:t>
      </w:r>
      <w:r w:rsidR="002E4FA5" w:rsidRPr="00A1295B">
        <w:rPr>
          <w:lang w:val="en-US"/>
        </w:rPr>
        <w:t xml:space="preserve"> to know</w:t>
      </w:r>
      <w:ins w:id="419" w:author="Derek Brandt" w:date="2024-12-17T09:32:00Z" w16du:dateUtc="2024-12-17T08:32:00Z">
        <w:r w:rsidR="005417EF">
          <w:rPr>
            <w:lang w:val="en-US"/>
          </w:rPr>
          <w:t>,</w:t>
        </w:r>
      </w:ins>
      <w:r w:rsidR="002E4FA5" w:rsidRPr="00A1295B">
        <w:rPr>
          <w:lang w:val="en-US"/>
        </w:rPr>
        <w:t xml:space="preserve"> whether</w:t>
      </w:r>
      <w:r w:rsidR="00B75C15" w:rsidRPr="00A1295B">
        <w:rPr>
          <w:lang w:val="en-US"/>
        </w:rPr>
        <w:t xml:space="preserve"> </w:t>
      </w:r>
      <w:r w:rsidR="002E4FA5" w:rsidRPr="00A1295B">
        <w:rPr>
          <w:lang w:val="en-US"/>
        </w:rPr>
        <w:t>an</w:t>
      </w:r>
      <w:r w:rsidR="00B75C15" w:rsidRPr="00A1295B">
        <w:rPr>
          <w:lang w:val="en-US"/>
        </w:rPr>
        <w:t xml:space="preserve"> </w:t>
      </w:r>
      <w:r w:rsidR="00D46C27" w:rsidRPr="00A1295B">
        <w:rPr>
          <w:lang w:val="en-US"/>
        </w:rPr>
        <w:t xml:space="preserve">older </w:t>
      </w:r>
      <w:ins w:id="420" w:author="Derek Brandt" w:date="2024-12-17T09:32:00Z" w16du:dateUtc="2024-12-17T08:32:00Z">
        <w:r w:rsidR="00D46C27" w:rsidRPr="00A1295B">
          <w:rPr>
            <w:lang w:val="en-US"/>
          </w:rPr>
          <w:t>and</w:t>
        </w:r>
        <w:r w:rsidR="005417EF">
          <w:rPr>
            <w:lang w:val="en-US"/>
          </w:rPr>
          <w:t>/</w:t>
        </w:r>
      </w:ins>
      <w:del w:id="421" w:author="Derek Brandt" w:date="2024-12-17T09:32:00Z" w16du:dateUtc="2024-12-17T08:32:00Z">
        <w:r w:rsidR="00D46C27" w:rsidRPr="00A1295B" w:rsidDel="005417EF">
          <w:rPr>
            <w:lang w:val="en-US"/>
          </w:rPr>
          <w:delText>and</w:delText>
        </w:r>
        <w:r w:rsidR="00D46C27" w:rsidRPr="00A1295B">
          <w:rPr>
            <w:lang w:val="en-US"/>
          </w:rPr>
          <w:delText xml:space="preserve"> </w:delText>
        </w:r>
      </w:del>
      <w:r w:rsidR="00D46C27" w:rsidRPr="00A1295B">
        <w:rPr>
          <w:lang w:val="en-US"/>
        </w:rPr>
        <w:t xml:space="preserve">or younger </w:t>
      </w:r>
      <w:ins w:id="422" w:author="Landes, Finian (GymLI)" w:date="2024-12-20T12:52:00Z" w16du:dateUtc="2024-12-20T11:52:00Z">
        <w:r w:rsidR="00D46C27" w:rsidRPr="00A1295B">
          <w:rPr>
            <w:lang w:val="en-US"/>
          </w:rPr>
          <w:t>person</w:t>
        </w:r>
      </w:ins>
      <w:ins w:id="423" w:author="Derek Brandt" w:date="2024-12-17T09:32:00Z" w16du:dateUtc="2024-12-17T08:32:00Z">
        <w:r w:rsidR="005417EF">
          <w:rPr>
            <w:lang w:val="en-US"/>
          </w:rPr>
          <w:t>’s hand</w:t>
        </w:r>
      </w:ins>
      <w:del w:id="424" w:author="Landes, Finian (GymLI)" w:date="2024-12-20T12:52:00Z" w16du:dateUtc="2024-12-20T11:52:00Z">
        <w:r w:rsidR="00D46C27" w:rsidRPr="00A1295B">
          <w:rPr>
            <w:lang w:val="en-US"/>
          </w:rPr>
          <w:delText>person</w:delText>
        </w:r>
      </w:del>
      <w:r w:rsidR="00D46C27" w:rsidRPr="00A1295B">
        <w:rPr>
          <w:lang w:val="en-US"/>
        </w:rPr>
        <w:t xml:space="preserve"> </w:t>
      </w:r>
      <w:r w:rsidR="002E4FA5" w:rsidRPr="00A1295B">
        <w:rPr>
          <w:lang w:val="en-US"/>
        </w:rPr>
        <w:t>would influence our results and if so by how much</w:t>
      </w:r>
      <w:ins w:id="425" w:author="Derek Brandt" w:date="2024-12-17T09:32:00Z" w16du:dateUtc="2024-12-17T08:32:00Z">
        <w:r w:rsidR="005417EF">
          <w:rPr>
            <w:lang w:val="en-US"/>
          </w:rPr>
          <w:t xml:space="preserve"> and why</w:t>
        </w:r>
      </w:ins>
      <w:r w:rsidR="00D46C27" w:rsidRPr="00A1295B">
        <w:rPr>
          <w:lang w:val="en-US"/>
        </w:rPr>
        <w:t xml:space="preserve">. </w:t>
      </w:r>
    </w:p>
    <w:p w14:paraId="544CA4A9" w14:textId="77777777" w:rsidR="00F70F1C" w:rsidRDefault="00E91415" w:rsidP="00BF3425">
      <w:pPr>
        <w:spacing w:after="0"/>
        <w:jc w:val="both"/>
        <w:rPr>
          <w:ins w:id="426" w:author="Landes, Finian (GymLI)" w:date="2024-12-20T12:52:00Z" w16du:dateUtc="2024-12-20T11:52:00Z"/>
          <w:lang w:val="en-US"/>
        </w:rPr>
      </w:pPr>
      <w:r w:rsidRPr="00A1295B">
        <w:rPr>
          <w:lang w:val="en-US"/>
        </w:rPr>
        <w:t>At the beginning of working with the K-means clustering algorithm</w:t>
      </w:r>
      <w:ins w:id="427" w:author="Derek Brandt" w:date="2024-12-17T09:33:00Z" w16du:dateUtc="2024-12-17T08:33:00Z">
        <w:r w:rsidR="009D38AF">
          <w:rPr>
            <w:lang w:val="en-US"/>
          </w:rPr>
          <w:t>,</w:t>
        </w:r>
      </w:ins>
      <w:r w:rsidRPr="00A1295B">
        <w:rPr>
          <w:lang w:val="en-US"/>
        </w:rPr>
        <w:t xml:space="preserve"> we were unsure</w:t>
      </w:r>
      <w:ins w:id="428" w:author="Derek Brandt" w:date="2024-12-17T09:33:00Z" w16du:dateUtc="2024-12-17T08:33:00Z">
        <w:r w:rsidR="009D38AF">
          <w:rPr>
            <w:lang w:val="en-US"/>
          </w:rPr>
          <w:t>,</w:t>
        </w:r>
      </w:ins>
      <w:r w:rsidRPr="00A1295B">
        <w:rPr>
          <w:lang w:val="en-US"/>
        </w:rPr>
        <w:t xml:space="preserve"> if the algorithm </w:t>
      </w:r>
      <w:ins w:id="429" w:author="Landes, Finian (GymLI)" w:date="2024-12-20T12:52:00Z" w16du:dateUtc="2024-12-20T11:52:00Z">
        <w:r w:rsidRPr="00A1295B">
          <w:rPr>
            <w:lang w:val="en-US"/>
          </w:rPr>
          <w:t>work</w:t>
        </w:r>
      </w:ins>
      <w:ins w:id="430" w:author="Derek Brandt" w:date="2024-12-17T09:33:00Z" w16du:dateUtc="2024-12-17T08:33:00Z">
        <w:r w:rsidR="009D38AF">
          <w:rPr>
            <w:lang w:val="en-US"/>
          </w:rPr>
          <w:t>s at all,</w:t>
        </w:r>
      </w:ins>
      <w:del w:id="431" w:author="Derek Brandt" w:date="2024-12-17T09:33:00Z" w16du:dateUtc="2024-12-17T08:33:00Z">
        <w:r w:rsidRPr="00A1295B" w:rsidDel="009D38AF">
          <w:rPr>
            <w:lang w:val="en-US"/>
          </w:rPr>
          <w:delText>ed</w:delText>
        </w:r>
      </w:del>
      <w:del w:id="432" w:author="Landes, Finian (GymLI)" w:date="2024-12-20T12:52:00Z" w16du:dateUtc="2024-12-20T11:52:00Z">
        <w:r w:rsidRPr="00A1295B">
          <w:rPr>
            <w:lang w:val="en-US"/>
          </w:rPr>
          <w:delText>worked</w:delText>
        </w:r>
      </w:del>
      <w:r w:rsidRPr="00A1295B">
        <w:rPr>
          <w:lang w:val="en-US"/>
        </w:rPr>
        <w:t xml:space="preserve"> because we had </w:t>
      </w:r>
      <w:ins w:id="433" w:author="Derek Brandt" w:date="2024-12-17T09:34:00Z" w16du:dateUtc="2024-12-17T08:34:00Z">
        <w:r w:rsidR="009D38AF">
          <w:rPr>
            <w:lang w:val="en-US"/>
          </w:rPr>
          <w:t>inadequate</w:t>
        </w:r>
      </w:ins>
      <w:del w:id="434" w:author="Derek Brandt" w:date="2024-12-17T09:34:00Z" w16du:dateUtc="2024-12-17T08:34:00Z">
        <w:r w:rsidRPr="00A1295B">
          <w:rPr>
            <w:lang w:val="en-US"/>
          </w:rPr>
          <w:delText xml:space="preserve">very </w:delText>
        </w:r>
      </w:del>
      <w:del w:id="435" w:author="Derek Brandt" w:date="2024-12-17T09:33:00Z" w16du:dateUtc="2024-12-17T08:33:00Z">
        <w:r w:rsidRPr="00A1295B">
          <w:rPr>
            <w:lang w:val="en-US"/>
          </w:rPr>
          <w:delText xml:space="preserve">bad </w:delText>
        </w:r>
      </w:del>
      <w:ins w:id="436" w:author="Derek Brandt" w:date="2024-12-17T09:33:00Z" w16du:dateUtc="2024-12-17T08:33:00Z">
        <w:r w:rsidR="009D38AF" w:rsidRPr="00A1295B">
          <w:rPr>
            <w:lang w:val="en-US"/>
          </w:rPr>
          <w:t xml:space="preserve"> </w:t>
        </w:r>
      </w:ins>
      <w:r w:rsidRPr="00A1295B">
        <w:rPr>
          <w:lang w:val="en-US"/>
        </w:rPr>
        <w:t xml:space="preserve">results. This resulted in </w:t>
      </w:r>
      <w:del w:id="437" w:author="Derek Brandt" w:date="2024-12-17T09:35:00Z" w16du:dateUtc="2024-12-17T08:35:00Z">
        <w:r w:rsidRPr="00A1295B">
          <w:rPr>
            <w:lang w:val="en-US"/>
          </w:rPr>
          <w:delText xml:space="preserve">us </w:delText>
        </w:r>
      </w:del>
      <w:ins w:id="438" w:author="Derek Brandt" w:date="2024-12-17T09:35:00Z" w16du:dateUtc="2024-12-17T08:35:00Z">
        <w:r w:rsidR="009D38AF">
          <w:rPr>
            <w:lang w:val="en-US"/>
          </w:rPr>
          <w:t>a</w:t>
        </w:r>
        <w:r w:rsidR="009D38AF" w:rsidRPr="00A1295B">
          <w:rPr>
            <w:lang w:val="en-US"/>
          </w:rPr>
          <w:t xml:space="preserve"> </w:t>
        </w:r>
      </w:ins>
      <w:r w:rsidR="00041265" w:rsidRPr="00A1295B">
        <w:rPr>
          <w:lang w:val="en-US"/>
        </w:rPr>
        <w:t>rewriting</w:t>
      </w:r>
      <w:ins w:id="439" w:author="Derek Brandt" w:date="2024-12-17T09:35:00Z" w16du:dateUtc="2024-12-17T08:35:00Z">
        <w:r w:rsidR="00041265" w:rsidRPr="00A1295B">
          <w:rPr>
            <w:lang w:val="en-US"/>
          </w:rPr>
          <w:t xml:space="preserve"> </w:t>
        </w:r>
        <w:r w:rsidR="009D38AF">
          <w:rPr>
            <w:lang w:val="en-US"/>
          </w:rPr>
          <w:t>of</w:t>
        </w:r>
      </w:ins>
      <w:ins w:id="440" w:author="Landes, Finian (GymLI)" w:date="2024-12-20T12:52:00Z" w16du:dateUtc="2024-12-20T11:52:00Z">
        <w:r w:rsidR="00041265" w:rsidRPr="00A1295B">
          <w:rPr>
            <w:lang w:val="en-US"/>
          </w:rPr>
          <w:t xml:space="preserve"> </w:t>
        </w:r>
      </w:ins>
      <w:r w:rsidR="00041265" w:rsidRPr="00A1295B">
        <w:rPr>
          <w:lang w:val="en-US"/>
        </w:rPr>
        <w:t xml:space="preserve">the algorithm in an empty file with </w:t>
      </w:r>
      <w:r w:rsidR="00D87E26" w:rsidRPr="00A1295B">
        <w:rPr>
          <w:lang w:val="en-US"/>
        </w:rPr>
        <w:t>two-dimensional</w:t>
      </w:r>
      <w:r w:rsidR="00041265" w:rsidRPr="00A1295B">
        <w:rPr>
          <w:lang w:val="en-US"/>
        </w:rPr>
        <w:t xml:space="preserve"> </w:t>
      </w:r>
      <w:r w:rsidR="00D87E26" w:rsidRPr="00A1295B">
        <w:rPr>
          <w:lang w:val="en-US"/>
        </w:rPr>
        <w:t>d</w:t>
      </w:r>
      <w:r w:rsidR="00041265" w:rsidRPr="00A1295B">
        <w:rPr>
          <w:lang w:val="en-US"/>
        </w:rPr>
        <w:t>ata</w:t>
      </w:r>
      <w:ins w:id="441" w:author="Derek Brandt" w:date="2024-12-17T09:35:00Z" w16du:dateUtc="2024-12-17T08:35:00Z">
        <w:r w:rsidR="009D38AF">
          <w:rPr>
            <w:lang w:val="en-US"/>
          </w:rPr>
          <w:t>,</w:t>
        </w:r>
      </w:ins>
      <w:r w:rsidR="00041265" w:rsidRPr="00A1295B">
        <w:rPr>
          <w:lang w:val="en-US"/>
        </w:rPr>
        <w:t xml:space="preserve"> so it would be </w:t>
      </w:r>
      <w:r w:rsidR="00D87E26" w:rsidRPr="00A1295B">
        <w:rPr>
          <w:lang w:val="en-US"/>
        </w:rPr>
        <w:t xml:space="preserve">plottable. </w:t>
      </w:r>
      <w:del w:id="442" w:author="Derek Brandt" w:date="2024-12-17T09:35:00Z" w16du:dateUtc="2024-12-17T08:35:00Z">
        <w:r w:rsidR="00D87E26" w:rsidRPr="00A1295B">
          <w:rPr>
            <w:lang w:val="en-US"/>
          </w:rPr>
          <w:delText xml:space="preserve">From </w:delText>
        </w:r>
      </w:del>
      <w:ins w:id="443" w:author="Derek Brandt" w:date="2024-12-17T09:35:00Z" w16du:dateUtc="2024-12-17T08:35:00Z">
        <w:r w:rsidR="009D38AF">
          <w:rPr>
            <w:lang w:val="en-US"/>
          </w:rPr>
          <w:t xml:space="preserve">By doing so, </w:t>
        </w:r>
        <w:r w:rsidR="009D38AF" w:rsidRPr="00A1295B">
          <w:rPr>
            <w:lang w:val="en-US"/>
          </w:rPr>
          <w:t xml:space="preserve"> </w:t>
        </w:r>
      </w:ins>
      <w:del w:id="444" w:author="Derek Brandt" w:date="2024-12-17T09:36:00Z" w16du:dateUtc="2024-12-17T08:36:00Z">
        <w:r w:rsidR="00D87E26" w:rsidRPr="00A1295B">
          <w:rPr>
            <w:lang w:val="en-US"/>
          </w:rPr>
          <w:delText xml:space="preserve">this </w:delText>
        </w:r>
      </w:del>
      <w:r w:rsidR="00D87E26" w:rsidRPr="00A1295B">
        <w:rPr>
          <w:lang w:val="en-US"/>
        </w:rPr>
        <w:t xml:space="preserve">we found </w:t>
      </w:r>
      <w:ins w:id="445" w:author="Derek Brandt" w:date="2024-12-17T09:36:00Z" w16du:dateUtc="2024-12-17T08:36:00Z">
        <w:r w:rsidR="009D38AF">
          <w:rPr>
            <w:lang w:val="en-US"/>
          </w:rPr>
          <w:t xml:space="preserve">out, </w:t>
        </w:r>
      </w:ins>
      <w:r w:rsidR="00D87E26" w:rsidRPr="00A1295B">
        <w:rPr>
          <w:lang w:val="en-US"/>
        </w:rPr>
        <w:t xml:space="preserve">that our </w:t>
      </w:r>
      <w:ins w:id="446" w:author="Landes, Finian (GymLI)" w:date="2024-12-20T12:52:00Z" w16du:dateUtc="2024-12-20T11:52:00Z">
        <w:r w:rsidR="00D87E26" w:rsidRPr="00A1295B">
          <w:rPr>
            <w:lang w:val="en-US"/>
          </w:rPr>
          <w:t>initializ</w:t>
        </w:r>
      </w:ins>
      <w:ins w:id="447" w:author="Derek Brandt" w:date="2024-12-17T09:36:00Z" w16du:dateUtc="2024-12-17T08:36:00Z">
        <w:r w:rsidR="009D38AF">
          <w:rPr>
            <w:lang w:val="en-US"/>
          </w:rPr>
          <w:t>ation process</w:t>
        </w:r>
      </w:ins>
      <w:del w:id="448" w:author="Derek Brandt" w:date="2024-12-17T09:36:00Z" w16du:dateUtc="2024-12-17T08:36:00Z">
        <w:r w:rsidR="00D87E26" w:rsidRPr="00A1295B" w:rsidDel="009D38AF">
          <w:rPr>
            <w:lang w:val="en-US"/>
          </w:rPr>
          <w:delText>ing</w:delText>
        </w:r>
      </w:del>
      <w:del w:id="449" w:author="Landes, Finian (GymLI)" w:date="2024-12-20T12:52:00Z" w16du:dateUtc="2024-12-20T11:52:00Z">
        <w:r w:rsidR="00D87E26" w:rsidRPr="00A1295B">
          <w:rPr>
            <w:lang w:val="en-US"/>
          </w:rPr>
          <w:delText>initializing</w:delText>
        </w:r>
      </w:del>
      <w:r w:rsidR="00D87E26" w:rsidRPr="00A1295B">
        <w:rPr>
          <w:lang w:val="en-US"/>
        </w:rPr>
        <w:t xml:space="preserve"> was </w:t>
      </w:r>
      <w:del w:id="450" w:author="Derek Brandt" w:date="2024-12-17T09:36:00Z" w16du:dateUtc="2024-12-17T08:36:00Z">
        <w:r w:rsidR="00D87E26" w:rsidRPr="00A1295B">
          <w:rPr>
            <w:lang w:val="en-US"/>
          </w:rPr>
          <w:delText xml:space="preserve">very </w:delText>
        </w:r>
        <w:r w:rsidR="00984002" w:rsidRPr="00A1295B">
          <w:rPr>
            <w:lang w:val="en-US"/>
          </w:rPr>
          <w:delText>bad</w:delText>
        </w:r>
      </w:del>
      <w:ins w:id="451" w:author="Derek Brandt" w:date="2024-12-17T09:36:00Z" w16du:dateUtc="2024-12-17T08:36:00Z">
        <w:r w:rsidR="009D38AF">
          <w:rPr>
            <w:lang w:val="en-US"/>
          </w:rPr>
          <w:t>deficient</w:t>
        </w:r>
      </w:ins>
      <w:r w:rsidR="00984002" w:rsidRPr="00A1295B">
        <w:rPr>
          <w:lang w:val="en-US"/>
        </w:rPr>
        <w:t>,</w:t>
      </w:r>
      <w:r w:rsidR="00D87E26" w:rsidRPr="00A1295B">
        <w:rPr>
          <w:lang w:val="en-US"/>
        </w:rPr>
        <w:t xml:space="preserve"> but </w:t>
      </w:r>
      <w:r w:rsidR="0039294A" w:rsidRPr="00A1295B">
        <w:rPr>
          <w:lang w:val="en-US"/>
        </w:rPr>
        <w:t xml:space="preserve">that </w:t>
      </w:r>
      <w:r w:rsidR="00D87E26" w:rsidRPr="00A1295B">
        <w:rPr>
          <w:lang w:val="en-US"/>
        </w:rPr>
        <w:t xml:space="preserve">our </w:t>
      </w:r>
      <w:ins w:id="452" w:author="Derek Brandt" w:date="2024-12-17T09:36:00Z" w16du:dateUtc="2024-12-17T08:36:00Z">
        <w:r w:rsidR="009D38AF">
          <w:rPr>
            <w:lang w:val="en-US"/>
          </w:rPr>
          <w:t xml:space="preserve">general </w:t>
        </w:r>
      </w:ins>
      <w:r w:rsidR="00D87E26" w:rsidRPr="00A1295B">
        <w:rPr>
          <w:lang w:val="en-US"/>
        </w:rPr>
        <w:t>algorithm worked. In the end the iss</w:t>
      </w:r>
      <w:r w:rsidR="00984002" w:rsidRPr="00A1295B">
        <w:rPr>
          <w:lang w:val="en-US"/>
        </w:rPr>
        <w:t>u</w:t>
      </w:r>
      <w:r w:rsidR="00D87E26" w:rsidRPr="00A1295B">
        <w:rPr>
          <w:lang w:val="en-US"/>
        </w:rPr>
        <w:t xml:space="preserve">e </w:t>
      </w:r>
      <w:r w:rsidR="00984002" w:rsidRPr="00A1295B">
        <w:rPr>
          <w:lang w:val="en-US"/>
        </w:rPr>
        <w:t>was</w:t>
      </w:r>
      <w:r w:rsidR="00D87E26" w:rsidRPr="00A1295B">
        <w:rPr>
          <w:lang w:val="en-US"/>
        </w:rPr>
        <w:t xml:space="preserve"> with </w:t>
      </w:r>
      <w:r w:rsidR="00AF26E9" w:rsidRPr="00A1295B">
        <w:rPr>
          <w:lang w:val="en-US"/>
        </w:rPr>
        <w:t>the data</w:t>
      </w:r>
      <w:r w:rsidR="00984002" w:rsidRPr="00A1295B">
        <w:rPr>
          <w:lang w:val="en-US"/>
        </w:rPr>
        <w:t xml:space="preserve"> </w:t>
      </w:r>
      <w:del w:id="453" w:author="Derek Brandt" w:date="2024-12-17T09:37:00Z" w16du:dateUtc="2024-12-17T08:37:00Z">
        <w:r w:rsidR="00984002" w:rsidRPr="00A1295B">
          <w:rPr>
            <w:lang w:val="en-US"/>
          </w:rPr>
          <w:delText xml:space="preserve">that came </w:delText>
        </w:r>
      </w:del>
      <w:ins w:id="454" w:author="Derek Brandt" w:date="2024-12-17T09:37:00Z" w16du:dateUtc="2024-12-17T08:37:00Z">
        <w:r w:rsidR="009D38AF">
          <w:rPr>
            <w:lang w:val="en-US"/>
          </w:rPr>
          <w:t xml:space="preserve">coming </w:t>
        </w:r>
      </w:ins>
      <w:r w:rsidR="00984002" w:rsidRPr="00A1295B">
        <w:rPr>
          <w:lang w:val="en-US"/>
        </w:rPr>
        <w:t>from the PCA algorithm</w:t>
      </w:r>
      <w:r w:rsidR="0080650E" w:rsidRPr="00A1295B">
        <w:rPr>
          <w:lang w:val="en-US"/>
        </w:rPr>
        <w:t xml:space="preserve"> as we used it </w:t>
      </w:r>
      <w:del w:id="455" w:author="Derek Brandt" w:date="2024-12-17T09:38:00Z" w16du:dateUtc="2024-12-17T08:38:00Z">
        <w:r w:rsidR="0080650E" w:rsidRPr="00A1295B">
          <w:rPr>
            <w:lang w:val="en-US"/>
          </w:rPr>
          <w:delText xml:space="preserve">not </w:delText>
        </w:r>
      </w:del>
      <w:ins w:id="456" w:author="Derek Brandt" w:date="2024-12-17T09:38:00Z" w16du:dateUtc="2024-12-17T08:38:00Z">
        <w:r w:rsidR="009D38AF">
          <w:rPr>
            <w:lang w:val="en-US"/>
          </w:rPr>
          <w:t>un</w:t>
        </w:r>
      </w:ins>
      <w:ins w:id="457" w:author="Landes, Finian (GymLI)" w:date="2024-12-20T12:52:00Z" w16du:dateUtc="2024-12-20T11:52:00Z">
        <w:r w:rsidR="0080650E" w:rsidRPr="00A1295B">
          <w:rPr>
            <w:lang w:val="en-US"/>
          </w:rPr>
          <w:t>converted</w:t>
        </w:r>
      </w:ins>
      <w:del w:id="458" w:author="Landes, Finian (GymLI)" w:date="2024-12-20T12:52:00Z" w16du:dateUtc="2024-12-20T11:52:00Z">
        <w:r w:rsidR="0080650E" w:rsidRPr="00A1295B">
          <w:rPr>
            <w:lang w:val="en-US"/>
          </w:rPr>
          <w:delText>converted</w:delText>
        </w:r>
      </w:del>
      <w:r w:rsidR="0080650E" w:rsidRPr="00A1295B">
        <w:rPr>
          <w:lang w:val="en-US"/>
        </w:rPr>
        <w:t xml:space="preserve"> to the right format.</w:t>
      </w:r>
    </w:p>
    <w:p w14:paraId="3201908B" w14:textId="6F165AFD" w:rsidR="00AC3AAC" w:rsidRPr="00A1295B" w:rsidRDefault="0022597A" w:rsidP="00BF3425">
      <w:pPr>
        <w:spacing w:after="0"/>
        <w:jc w:val="both"/>
        <w:rPr>
          <w:lang w:val="en-US"/>
        </w:rPr>
        <w:pPrChange w:id="459" w:author="Landes, Finian (GymLI)" w:date="2024-12-20T12:52:00Z" w16du:dateUtc="2024-12-20T11:52:00Z">
          <w:pPr>
            <w:jc w:val="both"/>
          </w:pPr>
        </w:pPrChange>
      </w:pPr>
      <w:del w:id="460" w:author="Landes, Finian (GymLI)" w:date="2024-12-20T12:52:00Z" w16du:dateUtc="2024-12-20T11:52:00Z">
        <w:r w:rsidRPr="00A1295B">
          <w:rPr>
            <w:lang w:val="en-US"/>
          </w:rPr>
          <w:br/>
        </w:r>
      </w:del>
      <w:r w:rsidR="00945A2D" w:rsidRPr="00A1295B">
        <w:rPr>
          <w:lang w:val="en-US"/>
        </w:rPr>
        <w:t>The results of K-Means clustering were good, but not very satisfactory</w:t>
      </w:r>
      <w:r w:rsidR="00626FAB" w:rsidRPr="00A1295B">
        <w:rPr>
          <w:lang w:val="en-US"/>
        </w:rPr>
        <w:t xml:space="preserve">. </w:t>
      </w:r>
      <w:r w:rsidR="00CA0BDD" w:rsidRPr="00A1295B">
        <w:rPr>
          <w:lang w:val="en-US"/>
        </w:rPr>
        <w:t xml:space="preserve"> Other clustering methods might</w:t>
      </w:r>
      <w:r w:rsidRPr="00A1295B">
        <w:rPr>
          <w:lang w:val="en-US"/>
        </w:rPr>
        <w:t xml:space="preserve"> </w:t>
      </w:r>
      <w:del w:id="461" w:author="Derek Brandt" w:date="2024-12-17T09:38:00Z" w16du:dateUtc="2024-12-17T08:38:00Z">
        <w:r w:rsidRPr="00A1295B">
          <w:rPr>
            <w:lang w:val="en-US"/>
          </w:rPr>
          <w:delText>have</w:delText>
        </w:r>
        <w:r w:rsidR="00CA0BDD" w:rsidRPr="00A1295B">
          <w:rPr>
            <w:lang w:val="en-US"/>
          </w:rPr>
          <w:delText xml:space="preserve"> work</w:delText>
        </w:r>
        <w:r w:rsidRPr="00A1295B">
          <w:rPr>
            <w:lang w:val="en-US"/>
          </w:rPr>
          <w:delText>ed</w:delText>
        </w:r>
        <w:r w:rsidR="00CA0BDD" w:rsidRPr="00A1295B">
          <w:rPr>
            <w:lang w:val="en-US"/>
          </w:rPr>
          <w:delText xml:space="preserve"> better here</w:delText>
        </w:r>
      </w:del>
      <w:ins w:id="462" w:author="Derek Brandt" w:date="2024-12-17T09:38:00Z" w16du:dateUtc="2024-12-17T08:38:00Z">
        <w:r w:rsidR="009D38AF">
          <w:rPr>
            <w:lang w:val="en-US"/>
          </w:rPr>
          <w:t>result in a bett</w:t>
        </w:r>
      </w:ins>
      <w:ins w:id="463" w:author="Derek Brandt" w:date="2024-12-17T09:39:00Z" w16du:dateUtc="2024-12-17T08:39:00Z">
        <w:r w:rsidR="009D38AF">
          <w:rPr>
            <w:lang w:val="en-US"/>
          </w:rPr>
          <w:t>er outcome</w:t>
        </w:r>
      </w:ins>
      <w:ins w:id="464" w:author="Landes, Finian (GymLI)" w:date="2024-12-20T12:52:00Z" w16du:dateUtc="2024-12-20T11:52:00Z">
        <w:r w:rsidR="00CD7E1C" w:rsidRPr="00A1295B">
          <w:rPr>
            <w:lang w:val="en-US"/>
          </w:rPr>
          <w:t>.</w:t>
        </w:r>
      </w:ins>
      <w:del w:id="465" w:author="Landes, Finian (GymLI)" w:date="2024-12-20T12:52:00Z" w16du:dateUtc="2024-12-20T11:52:00Z">
        <w:r w:rsidR="00CD7E1C" w:rsidRPr="00A1295B">
          <w:rPr>
            <w:lang w:val="en-US"/>
          </w:rPr>
          <w:delText>.</w:delText>
        </w:r>
      </w:del>
      <w:r w:rsidR="00CD7E1C" w:rsidRPr="00A1295B">
        <w:rPr>
          <w:lang w:val="en-US"/>
        </w:rPr>
        <w:t xml:space="preserve"> The issue </w:t>
      </w:r>
      <w:r w:rsidR="00C74D89" w:rsidRPr="00A1295B">
        <w:rPr>
          <w:lang w:val="en-US"/>
        </w:rPr>
        <w:t>with our dataset was</w:t>
      </w:r>
      <w:ins w:id="466" w:author="Derek Brandt" w:date="2024-12-17T09:39:00Z" w16du:dateUtc="2024-12-17T08:39:00Z">
        <w:r w:rsidR="009D38AF">
          <w:rPr>
            <w:lang w:val="en-US"/>
          </w:rPr>
          <w:t>,</w:t>
        </w:r>
      </w:ins>
      <w:r w:rsidR="00C74D89" w:rsidRPr="00A1295B">
        <w:rPr>
          <w:lang w:val="en-US"/>
        </w:rPr>
        <w:t xml:space="preserve"> that overlapping features in hand signs, such as </w:t>
      </w:r>
      <w:r w:rsidR="00C522EF" w:rsidRPr="00A1295B">
        <w:rPr>
          <w:lang w:val="en-US"/>
        </w:rPr>
        <w:t xml:space="preserve">the presence or position of a finger, </w:t>
      </w:r>
      <w:r w:rsidR="000517AE" w:rsidRPr="00A1295B">
        <w:rPr>
          <w:lang w:val="en-US"/>
        </w:rPr>
        <w:t xml:space="preserve">sometimes </w:t>
      </w:r>
      <w:ins w:id="467" w:author="Landes, Finian (GymLI)" w:date="2024-12-20T12:52:00Z" w16du:dateUtc="2024-12-20T11:52:00Z">
        <w:r w:rsidR="00C522EF" w:rsidRPr="00A1295B">
          <w:rPr>
            <w:lang w:val="en-US"/>
          </w:rPr>
          <w:t>seem</w:t>
        </w:r>
      </w:ins>
      <w:ins w:id="468" w:author="Derek Brandt" w:date="2024-12-17T09:39:00Z" w16du:dateUtc="2024-12-17T08:39:00Z">
        <w:r w:rsidR="009D38AF">
          <w:rPr>
            <w:lang w:val="en-US"/>
          </w:rPr>
          <w:t>ed</w:t>
        </w:r>
      </w:ins>
      <w:del w:id="469" w:author="Landes, Finian (GymLI)" w:date="2024-12-20T12:52:00Z" w16du:dateUtc="2024-12-20T11:52:00Z">
        <w:r w:rsidR="00C522EF" w:rsidRPr="00A1295B">
          <w:rPr>
            <w:lang w:val="en-US"/>
          </w:rPr>
          <w:delText>seem</w:delText>
        </w:r>
      </w:del>
      <w:r w:rsidR="00C522EF" w:rsidRPr="00A1295B">
        <w:rPr>
          <w:lang w:val="en-US"/>
        </w:rPr>
        <w:t xml:space="preserve"> to be more important than </w:t>
      </w:r>
      <w:ins w:id="470" w:author="Derek Brandt" w:date="2024-12-17T09:40:00Z" w16du:dateUtc="2024-12-17T08:40:00Z">
        <w:r w:rsidR="009D38AF">
          <w:rPr>
            <w:lang w:val="en-US"/>
          </w:rPr>
          <w:t xml:space="preserve">other </w:t>
        </w:r>
      </w:ins>
      <w:r w:rsidR="000517AE" w:rsidRPr="00A1295B">
        <w:rPr>
          <w:lang w:val="en-US"/>
        </w:rPr>
        <w:t>differences</w:t>
      </w:r>
      <w:del w:id="471" w:author="Derek Brandt" w:date="2024-12-17T09:40:00Z" w16du:dateUtc="2024-12-17T08:40:00Z">
        <w:r w:rsidR="000517AE" w:rsidRPr="00A1295B">
          <w:rPr>
            <w:lang w:val="en-US"/>
          </w:rPr>
          <w:delText>,</w:delText>
        </w:r>
      </w:del>
      <w:r w:rsidR="000517AE" w:rsidRPr="00A1295B">
        <w:rPr>
          <w:lang w:val="en-US"/>
        </w:rPr>
        <w:t xml:space="preserve"> </w:t>
      </w:r>
      <w:ins w:id="472" w:author="Derek Brandt" w:date="2024-12-17T09:40:00Z" w16du:dateUtc="2024-12-17T08:40:00Z">
        <w:r w:rsidR="009D38AF">
          <w:rPr>
            <w:lang w:val="en-US"/>
          </w:rPr>
          <w:t>(</w:t>
        </w:r>
      </w:ins>
      <w:r w:rsidR="000517AE" w:rsidRPr="00A1295B">
        <w:rPr>
          <w:lang w:val="en-US"/>
        </w:rPr>
        <w:t>e.g. whether the pinky is shown or not</w:t>
      </w:r>
      <w:ins w:id="473" w:author="Derek Brandt" w:date="2024-12-17T09:40:00Z" w16du:dateUtc="2024-12-17T08:40:00Z">
        <w:r w:rsidR="009D38AF">
          <w:rPr>
            <w:lang w:val="en-US"/>
          </w:rPr>
          <w:t>)</w:t>
        </w:r>
      </w:ins>
      <w:ins w:id="474" w:author="Landes, Finian (GymLI)" w:date="2024-12-20T12:52:00Z" w16du:dateUtc="2024-12-20T11:52:00Z">
        <w:r w:rsidR="000517AE" w:rsidRPr="00A1295B">
          <w:rPr>
            <w:lang w:val="en-US"/>
          </w:rPr>
          <w:t>.</w:t>
        </w:r>
      </w:ins>
      <w:del w:id="475" w:author="Landes, Finian (GymLI)" w:date="2024-12-20T12:52:00Z" w16du:dateUtc="2024-12-20T11:52:00Z">
        <w:r w:rsidR="000517AE" w:rsidRPr="00A1295B">
          <w:rPr>
            <w:lang w:val="en-US"/>
          </w:rPr>
          <w:delText>.</w:delText>
        </w:r>
      </w:del>
      <w:r w:rsidR="000517AE" w:rsidRPr="00A1295B">
        <w:rPr>
          <w:lang w:val="en-US"/>
        </w:rPr>
        <w:t xml:space="preserve"> </w:t>
      </w:r>
      <w:r w:rsidR="00585C7D" w:rsidRPr="00A1295B">
        <w:rPr>
          <w:lang w:val="en-US"/>
        </w:rPr>
        <w:t xml:space="preserve"> Another way</w:t>
      </w:r>
      <w:r w:rsidR="009B5EDE" w:rsidRPr="00A1295B">
        <w:rPr>
          <w:lang w:val="en-US"/>
        </w:rPr>
        <w:t xml:space="preserve"> we could cluster our data</w:t>
      </w:r>
      <w:r w:rsidR="00585C7D" w:rsidRPr="00A1295B">
        <w:rPr>
          <w:lang w:val="en-US"/>
        </w:rPr>
        <w:t xml:space="preserve"> would be </w:t>
      </w:r>
      <w:del w:id="476" w:author="Derek Brandt" w:date="2024-12-17T09:41:00Z" w16du:dateUtc="2024-12-17T08:41:00Z">
        <w:r w:rsidR="00585C7D" w:rsidRPr="00A1295B">
          <w:rPr>
            <w:lang w:val="en-US"/>
          </w:rPr>
          <w:delText>c</w:delText>
        </w:r>
        <w:r w:rsidR="006319F3" w:rsidRPr="00A1295B">
          <w:rPr>
            <w:lang w:val="en-US"/>
          </w:rPr>
          <w:delText xml:space="preserve">lustering which does </w:delText>
        </w:r>
      </w:del>
      <w:ins w:id="477" w:author="Derek Brandt" w:date="2024-12-17T09:41:00Z" w16du:dateUtc="2024-12-17T08:41:00Z">
        <w:r w:rsidR="009D38AF">
          <w:rPr>
            <w:lang w:val="en-US"/>
          </w:rPr>
          <w:t xml:space="preserve">by </w:t>
        </w:r>
      </w:ins>
      <w:r w:rsidR="006319F3" w:rsidRPr="00A1295B">
        <w:rPr>
          <w:lang w:val="en-US"/>
        </w:rPr>
        <w:t xml:space="preserve">not </w:t>
      </w:r>
      <w:ins w:id="478" w:author="Landes, Finian (GymLI)" w:date="2024-12-20T12:52:00Z" w16du:dateUtc="2024-12-20T11:52:00Z">
        <w:r w:rsidR="006319F3" w:rsidRPr="00A1295B">
          <w:rPr>
            <w:lang w:val="en-US"/>
          </w:rPr>
          <w:t>assign</w:t>
        </w:r>
      </w:ins>
      <w:ins w:id="479" w:author="Derek Brandt" w:date="2024-12-17T09:41:00Z" w16du:dateUtc="2024-12-17T08:41:00Z">
        <w:r w:rsidR="009D38AF">
          <w:rPr>
            <w:lang w:val="en-US"/>
          </w:rPr>
          <w:t>ing</w:t>
        </w:r>
      </w:ins>
      <w:del w:id="480" w:author="Landes, Finian (GymLI)" w:date="2024-12-20T12:52:00Z" w16du:dateUtc="2024-12-20T11:52:00Z">
        <w:r w:rsidR="006319F3" w:rsidRPr="00A1295B">
          <w:rPr>
            <w:lang w:val="en-US"/>
          </w:rPr>
          <w:delText>assign</w:delText>
        </w:r>
      </w:del>
      <w:r w:rsidR="006319F3" w:rsidRPr="00A1295B">
        <w:rPr>
          <w:lang w:val="en-US"/>
        </w:rPr>
        <w:t xml:space="preserve"> items to </w:t>
      </w:r>
      <w:r w:rsidR="008C1E95" w:rsidRPr="00A1295B">
        <w:rPr>
          <w:lang w:val="en-US"/>
        </w:rPr>
        <w:t>a single cluster</w:t>
      </w:r>
      <w:r w:rsidR="00C13544" w:rsidRPr="00A1295B">
        <w:rPr>
          <w:lang w:val="en-US"/>
        </w:rPr>
        <w:t>.</w:t>
      </w:r>
      <w:r w:rsidR="008C1E95" w:rsidRPr="00A1295B">
        <w:rPr>
          <w:lang w:val="en-US"/>
        </w:rPr>
        <w:t xml:space="preserve"> </w:t>
      </w:r>
      <w:r w:rsidR="00C13544" w:rsidRPr="00A1295B">
        <w:rPr>
          <w:lang w:val="en-US"/>
        </w:rPr>
        <w:t>R</w:t>
      </w:r>
      <w:r w:rsidR="008D45E1" w:rsidRPr="00A1295B">
        <w:rPr>
          <w:lang w:val="en-US"/>
        </w:rPr>
        <w:t xml:space="preserve">ather </w:t>
      </w:r>
      <w:r w:rsidR="00C13544" w:rsidRPr="00A1295B">
        <w:rPr>
          <w:lang w:val="en-US"/>
        </w:rPr>
        <w:t>we would assign</w:t>
      </w:r>
      <w:r w:rsidR="008D45E1" w:rsidRPr="00A1295B">
        <w:rPr>
          <w:lang w:val="en-US"/>
        </w:rPr>
        <w:t xml:space="preserve"> </w:t>
      </w:r>
      <w:r w:rsidR="00C13544" w:rsidRPr="00A1295B">
        <w:rPr>
          <w:lang w:val="en-US"/>
        </w:rPr>
        <w:t>points</w:t>
      </w:r>
      <w:r w:rsidR="008D45E1" w:rsidRPr="00A1295B">
        <w:rPr>
          <w:lang w:val="en-US"/>
        </w:rPr>
        <w:t xml:space="preserve"> </w:t>
      </w:r>
      <w:r w:rsidR="00C8205E" w:rsidRPr="00A1295B">
        <w:rPr>
          <w:lang w:val="en-US"/>
        </w:rPr>
        <w:t xml:space="preserve">to </w:t>
      </w:r>
      <w:r w:rsidR="00585C7D" w:rsidRPr="00A1295B">
        <w:rPr>
          <w:lang w:val="en-US"/>
        </w:rPr>
        <w:t>all</w:t>
      </w:r>
      <w:r w:rsidR="00C8205E" w:rsidRPr="00A1295B">
        <w:rPr>
          <w:lang w:val="en-US"/>
        </w:rPr>
        <w:t xml:space="preserve"> </w:t>
      </w:r>
      <w:del w:id="481" w:author="Derek Brandt" w:date="2024-12-17T09:41:00Z" w16du:dateUtc="2024-12-17T08:41:00Z">
        <w:r w:rsidR="00300483" w:rsidRPr="00A1295B">
          <w:rPr>
            <w:lang w:val="en-US"/>
          </w:rPr>
          <w:delText xml:space="preserve">the </w:delText>
        </w:r>
      </w:del>
      <w:r w:rsidR="00300483" w:rsidRPr="00A1295B">
        <w:rPr>
          <w:lang w:val="en-US"/>
        </w:rPr>
        <w:t>clusters</w:t>
      </w:r>
      <w:r w:rsidR="00585C7D" w:rsidRPr="00A1295B">
        <w:rPr>
          <w:lang w:val="en-US"/>
        </w:rPr>
        <w:t>,</w:t>
      </w:r>
      <w:r w:rsidR="00C8205E" w:rsidRPr="00A1295B">
        <w:rPr>
          <w:lang w:val="en-US"/>
        </w:rPr>
        <w:t xml:space="preserve"> with a weight</w:t>
      </w:r>
      <w:ins w:id="482" w:author="Derek Brandt" w:date="2024-12-17T09:41:00Z" w16du:dateUtc="2024-12-17T08:41:00Z">
        <w:r w:rsidR="009D38AF">
          <w:rPr>
            <w:lang w:val="en-US"/>
          </w:rPr>
          <w:t>,</w:t>
        </w:r>
      </w:ins>
      <w:r w:rsidR="00C8205E" w:rsidRPr="00A1295B">
        <w:rPr>
          <w:lang w:val="en-US"/>
        </w:rPr>
        <w:t xml:space="preserve"> which tells us how much </w:t>
      </w:r>
      <w:r w:rsidR="00D32943" w:rsidRPr="00A1295B">
        <w:rPr>
          <w:lang w:val="en-US"/>
        </w:rPr>
        <w:t xml:space="preserve">the point belongs to </w:t>
      </w:r>
      <w:r w:rsidR="00585C7D" w:rsidRPr="00A1295B">
        <w:rPr>
          <w:lang w:val="en-US"/>
        </w:rPr>
        <w:t>the</w:t>
      </w:r>
      <w:r w:rsidR="00D32943" w:rsidRPr="00A1295B">
        <w:rPr>
          <w:lang w:val="en-US"/>
        </w:rPr>
        <w:t xml:space="preserve"> cluster</w:t>
      </w:r>
      <w:r w:rsidR="00585C7D" w:rsidRPr="00A1295B">
        <w:rPr>
          <w:lang w:val="en-US"/>
        </w:rPr>
        <w:t xml:space="preserve">. </w:t>
      </w:r>
      <w:r w:rsidR="008D45E1" w:rsidRPr="00A1295B">
        <w:rPr>
          <w:lang w:val="en-US"/>
        </w:rPr>
        <w:t xml:space="preserve"> </w:t>
      </w:r>
      <w:r w:rsidR="00F6117A" w:rsidRPr="00A1295B">
        <w:rPr>
          <w:lang w:val="en-US"/>
        </w:rPr>
        <w:t>This</w:t>
      </w:r>
      <w:r w:rsidR="00506638" w:rsidRPr="00A1295B">
        <w:rPr>
          <w:lang w:val="en-US"/>
        </w:rPr>
        <w:t xml:space="preserve"> would </w:t>
      </w:r>
      <w:del w:id="483" w:author="Derek Brandt" w:date="2024-12-17T09:42:00Z" w16du:dateUtc="2024-12-17T08:42:00Z">
        <w:r w:rsidR="00506638" w:rsidRPr="00A1295B">
          <w:rPr>
            <w:lang w:val="en-US"/>
          </w:rPr>
          <w:delText xml:space="preserve">be </w:delText>
        </w:r>
      </w:del>
      <w:ins w:id="484" w:author="Derek Brandt" w:date="2024-12-17T09:42:00Z" w16du:dateUtc="2024-12-17T08:42:00Z">
        <w:r w:rsidR="009D38AF">
          <w:rPr>
            <w:lang w:val="en-US"/>
          </w:rPr>
          <w:t>result in a</w:t>
        </w:r>
        <w:r w:rsidR="009D38AF" w:rsidRPr="00A1295B">
          <w:rPr>
            <w:lang w:val="en-US"/>
          </w:rPr>
          <w:t xml:space="preserve"> </w:t>
        </w:r>
      </w:ins>
      <w:del w:id="485" w:author="Derek Brandt" w:date="2024-12-17T09:44:00Z" w16du:dateUtc="2024-12-17T08:44:00Z">
        <w:r w:rsidR="00506638" w:rsidRPr="00A1295B">
          <w:rPr>
            <w:lang w:val="en-US"/>
          </w:rPr>
          <w:delText xml:space="preserve">so </w:delText>
        </w:r>
        <w:r w:rsidR="00506638" w:rsidRPr="00A1295B" w:rsidDel="00980306">
          <w:rPr>
            <w:lang w:val="en-US"/>
          </w:rPr>
          <w:delText>called</w:delText>
        </w:r>
      </w:del>
      <w:ins w:id="486" w:author="Derek Brandt" w:date="2024-12-17T09:44:00Z" w16du:dateUtc="2024-12-17T08:44:00Z">
        <w:r w:rsidR="00980306" w:rsidRPr="00A1295B">
          <w:rPr>
            <w:lang w:val="en-US"/>
          </w:rPr>
          <w:t>so-</w:t>
        </w:r>
        <w:r w:rsidR="00506638" w:rsidRPr="00A1295B">
          <w:rPr>
            <w:lang w:val="en-US"/>
          </w:rPr>
          <w:t>called</w:t>
        </w:r>
      </w:ins>
      <w:r w:rsidR="00506638" w:rsidRPr="00A1295B">
        <w:rPr>
          <w:lang w:val="en-US"/>
        </w:rPr>
        <w:t xml:space="preserve"> fuzzy clustering.</w:t>
      </w:r>
      <w:del w:id="487" w:author="Derek Brandt" w:date="2024-12-17T09:42:00Z" w16du:dateUtc="2024-12-17T08:42:00Z">
        <w:r w:rsidR="00506638" w:rsidRPr="00A1295B">
          <w:rPr>
            <w:lang w:val="en-US"/>
          </w:rPr>
          <w:delText xml:space="preserve"> </w:delText>
        </w:r>
      </w:del>
      <w:r w:rsidR="00506638" w:rsidRPr="00A1295B">
        <w:rPr>
          <w:rStyle w:val="FootnoteReference"/>
          <w:lang w:val="en-US"/>
        </w:rPr>
        <w:footnoteReference w:id="7"/>
      </w:r>
      <w:r w:rsidR="00C40EE5" w:rsidRPr="00A1295B">
        <w:rPr>
          <w:lang w:val="en-US"/>
        </w:rPr>
        <w:t xml:space="preserve"> In our case </w:t>
      </w:r>
      <w:r w:rsidR="00341D26" w:rsidRPr="00A1295B">
        <w:rPr>
          <w:lang w:val="en-US"/>
        </w:rPr>
        <w:t xml:space="preserve">we could </w:t>
      </w:r>
      <w:ins w:id="489" w:author="Derek Brandt" w:date="2024-12-17T09:42:00Z" w16du:dateUtc="2024-12-17T08:42:00Z">
        <w:r w:rsidR="009D38AF">
          <w:rPr>
            <w:lang w:val="en-US"/>
          </w:rPr>
          <w:t xml:space="preserve">then </w:t>
        </w:r>
      </w:ins>
      <w:r w:rsidR="00341D26" w:rsidRPr="00A1295B">
        <w:rPr>
          <w:lang w:val="en-US"/>
        </w:rPr>
        <w:t xml:space="preserve">extend our </w:t>
      </w:r>
      <w:r w:rsidR="00341D26" w:rsidRPr="00F34E46">
        <w:rPr>
          <w:lang w:val="en-US"/>
        </w:rPr>
        <w:t xml:space="preserve">K-Means clustering to fuzzy </w:t>
      </w:r>
      <w:r w:rsidR="002B636E" w:rsidRPr="00F34E46">
        <w:rPr>
          <w:lang w:val="en-US"/>
        </w:rPr>
        <w:t>C</w:t>
      </w:r>
      <w:r w:rsidR="00341D26" w:rsidRPr="00F34E46">
        <w:rPr>
          <w:lang w:val="en-US"/>
        </w:rPr>
        <w:t>-Means</w:t>
      </w:r>
      <w:r w:rsidR="004C40EF" w:rsidRPr="00F34E46">
        <w:rPr>
          <w:rStyle w:val="FootnoteReference"/>
          <w:lang w:val="en-US"/>
        </w:rPr>
        <w:footnoteReference w:id="8"/>
      </w:r>
      <w:r w:rsidR="00341D26" w:rsidRPr="00F34E46">
        <w:rPr>
          <w:lang w:val="en-US"/>
        </w:rPr>
        <w:t xml:space="preserve"> clustering.</w:t>
      </w:r>
      <w:r w:rsidR="00EA5361" w:rsidRPr="00A1295B">
        <w:rPr>
          <w:lang w:val="en-US"/>
        </w:rPr>
        <w:t xml:space="preserve"> </w:t>
      </w:r>
      <w:del w:id="491" w:author="Derek Brandt" w:date="2024-12-17T09:42:00Z" w16du:dateUtc="2024-12-17T08:42:00Z">
        <w:r w:rsidR="00585C7D" w:rsidRPr="00A1295B">
          <w:rPr>
            <w:lang w:val="en-US"/>
          </w:rPr>
          <w:delText>That could be better suited</w:delText>
        </w:r>
      </w:del>
      <w:ins w:id="492" w:author="Derek Brandt" w:date="2024-12-17T09:42:00Z" w16du:dateUtc="2024-12-17T08:42:00Z">
        <w:r w:rsidR="009D38AF">
          <w:rPr>
            <w:lang w:val="en-US"/>
          </w:rPr>
          <w:t xml:space="preserve">This might </w:t>
        </w:r>
      </w:ins>
      <w:ins w:id="493" w:author="Derek Brandt" w:date="2024-12-17T09:43:00Z" w16du:dateUtc="2024-12-17T08:43:00Z">
        <w:r w:rsidR="009D38AF">
          <w:rPr>
            <w:lang w:val="en-US"/>
          </w:rPr>
          <w:t xml:space="preserve">result in a better </w:t>
        </w:r>
      </w:ins>
      <w:del w:id="494" w:author="Derek Brandt" w:date="2024-12-17T09:44:00Z" w16du:dateUtc="2024-12-17T08:44:00Z">
        <w:r w:rsidR="00585C7D" w:rsidRPr="00A1295B" w:rsidDel="00980306">
          <w:rPr>
            <w:lang w:val="en-US"/>
          </w:rPr>
          <w:delText xml:space="preserve"> for</w:delText>
        </w:r>
      </w:del>
      <w:ins w:id="495" w:author="Derek Brandt" w:date="2024-12-17T09:44:00Z" w16du:dateUtc="2024-12-17T08:44:00Z">
        <w:r w:rsidR="00980306">
          <w:rPr>
            <w:lang w:val="en-US"/>
          </w:rPr>
          <w:t>performance</w:t>
        </w:r>
        <w:r w:rsidR="00585C7D" w:rsidRPr="00A1295B">
          <w:rPr>
            <w:lang w:val="en-US"/>
          </w:rPr>
          <w:t xml:space="preserve"> for</w:t>
        </w:r>
      </w:ins>
      <w:r w:rsidR="00585C7D" w:rsidRPr="00A1295B">
        <w:rPr>
          <w:lang w:val="en-US"/>
        </w:rPr>
        <w:t xml:space="preserve"> o</w:t>
      </w:r>
      <w:r w:rsidR="00585C7D" w:rsidRPr="00F36BEB">
        <w:rPr>
          <w:lang w:val="en-US"/>
        </w:rPr>
        <w:t>ur use case.</w:t>
      </w:r>
      <w:r w:rsidR="00A701B0" w:rsidRPr="00A1295B">
        <w:rPr>
          <w:lang w:val="en-US"/>
        </w:rPr>
        <w:t xml:space="preserve"> </w:t>
      </w:r>
      <w:del w:id="496" w:author="Landes, Finian (GymLI)" w:date="2024-12-20T12:52:00Z" w16du:dateUtc="2024-12-20T11:52:00Z">
        <w:r w:rsidR="00A701B0" w:rsidRPr="00A1295B">
          <w:rPr>
            <w:lang w:val="en-US"/>
          </w:rPr>
          <w:delText xml:space="preserve">We </w:delText>
        </w:r>
        <w:r w:rsidR="007E0AA5" w:rsidRPr="00A1295B">
          <w:rPr>
            <w:lang w:val="en-US"/>
          </w:rPr>
          <w:delText>could then</w:delText>
        </w:r>
        <w:r w:rsidR="00552837" w:rsidRPr="00A1295B">
          <w:rPr>
            <w:lang w:val="en-US"/>
          </w:rPr>
          <w:delText xml:space="preserve"> give the user some kind </w:delText>
        </w:r>
        <w:r w:rsidR="007E0AA5" w:rsidRPr="00A1295B">
          <w:rPr>
            <w:lang w:val="en-US"/>
          </w:rPr>
          <w:delText xml:space="preserve">of certainty with each picture that it is the corresponding hand sign. </w:delText>
        </w:r>
      </w:del>
    </w:p>
    <w:p w14:paraId="68C521D3" w14:textId="17742B45" w:rsidR="00AC3AAC" w:rsidRPr="00A1295B" w:rsidRDefault="00BB0F8C" w:rsidP="007A655B">
      <w:pPr>
        <w:jc w:val="both"/>
        <w:rPr>
          <w:rFonts w:eastAsiaTheme="majorEastAsia" w:cstheme="majorBidi"/>
          <w:b/>
          <w:color w:val="000000" w:themeColor="text1"/>
          <w:sz w:val="36"/>
          <w:szCs w:val="40"/>
          <w:lang w:val="en-US"/>
        </w:rPr>
      </w:pPr>
      <w:r w:rsidRPr="00A1295B">
        <w:rPr>
          <w:b/>
          <w:lang w:val="en-US"/>
        </w:rPr>
        <w:br w:type="page"/>
      </w:r>
    </w:p>
    <w:p w14:paraId="40B4501B" w14:textId="4002E08A" w:rsidR="0071705A" w:rsidRPr="00D36901" w:rsidRDefault="0071705A" w:rsidP="009A59B3">
      <w:pPr>
        <w:pStyle w:val="Heading1"/>
        <w:numPr>
          <w:ilvl w:val="0"/>
          <w:numId w:val="7"/>
        </w:numPr>
        <w:jc w:val="both"/>
        <w:rPr>
          <w:b w:val="0"/>
        </w:rPr>
      </w:pPr>
      <w:bookmarkStart w:id="497" w:name="_Toc185280209"/>
      <w:bookmarkStart w:id="498" w:name="_Toc185591029"/>
      <w:r w:rsidRPr="00D36901">
        <w:t>References</w:t>
      </w:r>
      <w:bookmarkEnd w:id="497"/>
      <w:bookmarkEnd w:id="498"/>
    </w:p>
    <w:p w14:paraId="6F131FAA" w14:textId="39AC26E5" w:rsidR="00015DA1" w:rsidRDefault="00015DA1" w:rsidP="009A59B3">
      <w:pPr>
        <w:pStyle w:val="Heading2"/>
        <w:numPr>
          <w:ilvl w:val="1"/>
          <w:numId w:val="7"/>
        </w:numPr>
        <w:jc w:val="both"/>
        <w:rPr>
          <w:rPrChange w:id="499" w:author="Landes, Finian (GymLI)" w:date="2024-12-20T12:52:00Z" w16du:dateUtc="2024-12-20T11:52:00Z">
            <w:rPr>
              <w:b w:val="0"/>
            </w:rPr>
          </w:rPrChange>
        </w:rPr>
      </w:pPr>
      <w:bookmarkStart w:id="500" w:name="_Toc185280210"/>
      <w:bookmarkStart w:id="501" w:name="_Toc185591030"/>
      <w:r w:rsidRPr="00D36901">
        <w:t>List of references</w:t>
      </w:r>
      <w:bookmarkEnd w:id="500"/>
      <w:bookmarkEnd w:id="501"/>
    </w:p>
    <w:p w14:paraId="6BB4CB71" w14:textId="60C899A0" w:rsidR="005B0267" w:rsidRPr="005B0267" w:rsidRDefault="005B0267" w:rsidP="005B0267">
      <w:pPr>
        <w:rPr>
          <w:ins w:id="502" w:author="Landes, Finian (GymLI)" w:date="2024-12-20T12:52:00Z" w16du:dateUtc="2024-12-20T11:52:00Z"/>
        </w:rPr>
      </w:pPr>
      <w:ins w:id="503" w:author="Landes, Finian (GymLI)" w:date="2024-12-20T12:52:00Z" w16du:dateUtc="2024-12-20T11:52:00Z">
        <w:r>
          <w:t>Leica V-Lux:</w:t>
        </w:r>
        <w:r>
          <w:br/>
        </w:r>
        <w:r>
          <w:fldChar w:fldCharType="begin"/>
        </w:r>
        <w:r>
          <w:instrText>HYPERLINK "</w:instrText>
        </w:r>
        <w:r w:rsidRPr="005B0267">
          <w:instrText>https://leica-camera.com/de-CH/fotografie/kameras/v-lux/v-lux-5-schwarz</w:instrText>
        </w:r>
        <w:r>
          <w:instrText>"</w:instrText>
        </w:r>
        <w:r>
          <w:fldChar w:fldCharType="separate"/>
        </w:r>
        <w:r w:rsidRPr="001C36AB">
          <w:rPr>
            <w:rStyle w:val="Hyperlink"/>
          </w:rPr>
          <w:t>https://leica-camera.com/de-CH/fotografie/kameras/v-lux/v-lux-5-schwarz</w:t>
        </w:r>
        <w:r>
          <w:fldChar w:fldCharType="end"/>
        </w:r>
      </w:ins>
      <w:ins w:id="504" w:author="Derek Brandt" w:date="2024-12-17T08:57:00Z" w16du:dateUtc="2024-12-17T07:57:00Z">
        <w:r>
          <w:t xml:space="preserve"> </w:t>
        </w:r>
      </w:ins>
      <w:ins w:id="505" w:author="Landes, Finian (GymLI)" w:date="2024-12-20T12:52:00Z" w16du:dateUtc="2024-12-20T11:52:00Z">
        <w:r>
          <w:t>(20.12.24)</w:t>
        </w:r>
      </w:ins>
    </w:p>
    <w:p w14:paraId="1E531A4A" w14:textId="7E0E9374" w:rsidR="00D22192" w:rsidRPr="00A1295B" w:rsidRDefault="00F01A9D" w:rsidP="00D22192">
      <w:pPr>
        <w:spacing w:after="0"/>
        <w:rPr>
          <w:lang w:val="en-US"/>
        </w:rPr>
      </w:pPr>
      <w:r w:rsidRPr="00A1295B">
        <w:rPr>
          <w:lang w:val="en-US"/>
        </w:rPr>
        <w:t>P</w:t>
      </w:r>
      <w:r w:rsidR="00E60A8A" w:rsidRPr="00A1295B">
        <w:rPr>
          <w:lang w:val="en-US"/>
        </w:rPr>
        <w:t xml:space="preserve">ython Documentation, Art. “os”: </w:t>
      </w:r>
    </w:p>
    <w:p w14:paraId="1BD616BA" w14:textId="0A940113" w:rsidR="005B566B" w:rsidRPr="00A1295B" w:rsidRDefault="00D22192" w:rsidP="00D22192">
      <w:pPr>
        <w:spacing w:after="0"/>
        <w:rPr>
          <w:lang w:val="en-US"/>
        </w:rPr>
      </w:pPr>
      <w:r>
        <w:fldChar w:fldCharType="begin"/>
      </w:r>
      <w:r w:rsidRPr="00411C90">
        <w:rPr>
          <w:lang w:val="en-US"/>
          <w:rPrChange w:id="506" w:author="Landes, Finian (GymLI)" w:date="2024-12-20T12:52:00Z" w16du:dateUtc="2024-12-20T11:52:00Z">
            <w:rPr/>
          </w:rPrChange>
        </w:rPr>
        <w:instrText>HYPERLINK "https://docs.python.org/3/library/os.html"</w:instrText>
      </w:r>
      <w:r>
        <w:fldChar w:fldCharType="separate"/>
      </w:r>
      <w:r w:rsidRPr="00A1295B">
        <w:rPr>
          <w:rStyle w:val="Hyperlink"/>
          <w:lang w:val="en-US"/>
        </w:rPr>
        <w:t>https://docs.python.org/3/library/os.html</w:t>
      </w:r>
      <w:r>
        <w:rPr>
          <w:rStyle w:val="Hyperlink"/>
          <w:lang w:val="en-US"/>
        </w:rPr>
        <w:fldChar w:fldCharType="end"/>
      </w:r>
      <w:r w:rsidR="00E60A8A" w:rsidRPr="00A1295B">
        <w:rPr>
          <w:lang w:val="en-US"/>
        </w:rPr>
        <w:t xml:space="preserve"> (02.12.24)</w:t>
      </w:r>
    </w:p>
    <w:p w14:paraId="77486544" w14:textId="498E9B44" w:rsidR="00E60A8A" w:rsidRPr="00A1295B" w:rsidRDefault="00E60A8A" w:rsidP="00D22192">
      <w:pPr>
        <w:spacing w:after="0"/>
        <w:rPr>
          <w:lang w:val="en-US"/>
        </w:rPr>
      </w:pPr>
      <w:r w:rsidRPr="00A1295B">
        <w:rPr>
          <w:lang w:val="en-US"/>
        </w:rPr>
        <w:t>Jeffrey A. Clark and contributors, Pillow Documentation:</w:t>
      </w:r>
      <w:r w:rsidR="00D22192" w:rsidRPr="00A1295B">
        <w:rPr>
          <w:lang w:val="en-US"/>
        </w:rPr>
        <w:br/>
      </w:r>
      <w:r>
        <w:fldChar w:fldCharType="begin"/>
      </w:r>
      <w:r w:rsidRPr="00411C90">
        <w:rPr>
          <w:lang w:val="en-US"/>
          <w:rPrChange w:id="507" w:author="Landes, Finian (GymLI)" w:date="2024-12-20T12:52:00Z" w16du:dateUtc="2024-12-20T11:52:00Z">
            <w:rPr/>
          </w:rPrChange>
        </w:rPr>
        <w:instrText>HYPERLINK "https://pillow.readthedocs.io/en/stable/"</w:instrText>
      </w:r>
      <w:r>
        <w:fldChar w:fldCharType="separate"/>
      </w:r>
      <w:r w:rsidRPr="00A1295B">
        <w:rPr>
          <w:rStyle w:val="Hyperlink"/>
          <w:lang w:val="en-US"/>
        </w:rPr>
        <w:t>https://pillow.readthedocs.io/en/stable/</w:t>
      </w:r>
      <w:r>
        <w:rPr>
          <w:rStyle w:val="Hyperlink"/>
          <w:lang w:val="en-US"/>
        </w:rPr>
        <w:fldChar w:fldCharType="end"/>
      </w:r>
      <w:r w:rsidRPr="00A1295B">
        <w:rPr>
          <w:lang w:val="en-US"/>
        </w:rPr>
        <w:t xml:space="preserve"> (02.12.24)</w:t>
      </w:r>
    </w:p>
    <w:p w14:paraId="073B935A" w14:textId="1D9C3BC0" w:rsidR="00E60A8A" w:rsidRPr="00A1295B" w:rsidRDefault="00E60A8A" w:rsidP="00D22192">
      <w:pPr>
        <w:spacing w:after="0"/>
        <w:rPr>
          <w:lang w:val="en-US"/>
        </w:rPr>
      </w:pPr>
      <w:r w:rsidRPr="00A1295B">
        <w:rPr>
          <w:lang w:val="en-US"/>
        </w:rPr>
        <w:t xml:space="preserve">Wikipedia, Art. “Principal component analysis”: </w:t>
      </w:r>
      <w:r w:rsidR="00D22192" w:rsidRPr="00A1295B">
        <w:rPr>
          <w:lang w:val="en-US"/>
        </w:rPr>
        <w:br/>
      </w:r>
      <w:r w:rsidR="00D22192">
        <w:fldChar w:fldCharType="begin"/>
      </w:r>
      <w:r w:rsidR="00D22192" w:rsidRPr="00411C90">
        <w:rPr>
          <w:lang w:val="en-US"/>
          <w:rPrChange w:id="508" w:author="Landes, Finian (GymLI)" w:date="2024-12-20T12:52:00Z" w16du:dateUtc="2024-12-20T11:52:00Z">
            <w:rPr/>
          </w:rPrChange>
        </w:rPr>
        <w:instrText>HYPERLINK "https://en.wikipedia.org/wiki/Principal_component_analysis"</w:instrText>
      </w:r>
      <w:r w:rsidR="00D22192">
        <w:fldChar w:fldCharType="separate"/>
      </w:r>
      <w:r w:rsidR="00D22192" w:rsidRPr="00A1295B">
        <w:rPr>
          <w:rStyle w:val="Hyperlink"/>
          <w:lang w:val="en-US"/>
        </w:rPr>
        <w:t>https://en.wikipedia.org/wiki/Principal_component_analysis</w:t>
      </w:r>
      <w:r w:rsidR="00D22192">
        <w:rPr>
          <w:rStyle w:val="Hyperlink"/>
          <w:lang w:val="en-US"/>
        </w:rPr>
        <w:fldChar w:fldCharType="end"/>
      </w:r>
      <w:r w:rsidRPr="00A1295B">
        <w:rPr>
          <w:lang w:val="en-US"/>
        </w:rPr>
        <w:t xml:space="preserve"> (25.11.2024)</w:t>
      </w:r>
    </w:p>
    <w:p w14:paraId="646F3317" w14:textId="77777777" w:rsidR="00D22192" w:rsidRPr="00A1295B" w:rsidRDefault="008040CD" w:rsidP="00D22192">
      <w:pPr>
        <w:pStyle w:val="FootnoteText"/>
        <w:spacing w:line="360" w:lineRule="auto"/>
        <w:rPr>
          <w:sz w:val="24"/>
          <w:szCs w:val="24"/>
          <w:lang w:val="en-US"/>
        </w:rPr>
      </w:pPr>
      <w:r w:rsidRPr="00A1295B">
        <w:rPr>
          <w:sz w:val="24"/>
          <w:szCs w:val="24"/>
          <w:lang w:val="en-US"/>
        </w:rPr>
        <w:t>Wikipedia, Art. “K-means clustering”:</w:t>
      </w:r>
    </w:p>
    <w:p w14:paraId="05EA5ED8" w14:textId="212FAB61" w:rsidR="008040CD" w:rsidRPr="00A1295B" w:rsidRDefault="00D22192" w:rsidP="00D22192">
      <w:pPr>
        <w:pStyle w:val="FootnoteText"/>
        <w:spacing w:line="360" w:lineRule="auto"/>
        <w:rPr>
          <w:sz w:val="24"/>
          <w:szCs w:val="24"/>
          <w:lang w:val="en-US"/>
        </w:rPr>
      </w:pPr>
      <w:r>
        <w:fldChar w:fldCharType="begin"/>
      </w:r>
      <w:r w:rsidRPr="00411C90">
        <w:rPr>
          <w:lang w:val="en-US"/>
          <w:rPrChange w:id="509" w:author="Landes, Finian (GymLI)" w:date="2024-12-20T12:52:00Z" w16du:dateUtc="2024-12-20T11:52:00Z">
            <w:rPr/>
          </w:rPrChange>
        </w:rPr>
        <w:instrText>HYPERLINK "https://en.wikipedia.org/wiki/K-means_clustering"</w:instrText>
      </w:r>
      <w:r>
        <w:fldChar w:fldCharType="separate"/>
      </w:r>
      <w:r w:rsidRPr="00A1295B">
        <w:rPr>
          <w:rStyle w:val="Hyperlink"/>
          <w:sz w:val="24"/>
          <w:szCs w:val="24"/>
          <w:lang w:val="en-US"/>
        </w:rPr>
        <w:t>https://en.wikipedia.org/wiki/K-means_clustering</w:t>
      </w:r>
      <w:r>
        <w:rPr>
          <w:rStyle w:val="Hyperlink"/>
          <w:sz w:val="24"/>
          <w:szCs w:val="24"/>
          <w:lang w:val="en-US"/>
        </w:rPr>
        <w:fldChar w:fldCharType="end"/>
      </w:r>
      <w:r w:rsidR="008040CD" w:rsidRPr="00A1295B">
        <w:rPr>
          <w:sz w:val="24"/>
          <w:szCs w:val="24"/>
          <w:lang w:val="en-US"/>
        </w:rPr>
        <w:t xml:space="preserve">  (25.11.2024)</w:t>
      </w:r>
    </w:p>
    <w:p w14:paraId="345C1DEF" w14:textId="77777777" w:rsidR="00D22192" w:rsidRPr="00A1295B" w:rsidRDefault="008040CD" w:rsidP="00D22192">
      <w:pPr>
        <w:pStyle w:val="FootnoteText"/>
        <w:spacing w:line="360" w:lineRule="auto"/>
        <w:rPr>
          <w:sz w:val="24"/>
          <w:szCs w:val="24"/>
          <w:lang w:val="en-US"/>
        </w:rPr>
      </w:pPr>
      <w:r w:rsidRPr="00A1295B">
        <w:rPr>
          <w:sz w:val="24"/>
          <w:szCs w:val="24"/>
          <w:lang w:val="en-US"/>
        </w:rPr>
        <w:t xml:space="preserve">Wikipedia, Art. “Fuzzy Clustering”: </w:t>
      </w:r>
    </w:p>
    <w:p w14:paraId="2299DD83" w14:textId="76A3AA4E" w:rsidR="008040CD" w:rsidRPr="00A1295B" w:rsidRDefault="00D22192" w:rsidP="00D22192">
      <w:pPr>
        <w:pStyle w:val="FootnoteText"/>
        <w:spacing w:line="360" w:lineRule="auto"/>
        <w:rPr>
          <w:sz w:val="24"/>
          <w:szCs w:val="24"/>
          <w:lang w:val="en-US"/>
        </w:rPr>
      </w:pPr>
      <w:r>
        <w:fldChar w:fldCharType="begin"/>
      </w:r>
      <w:r w:rsidRPr="00411C90">
        <w:rPr>
          <w:lang w:val="en-US"/>
          <w:rPrChange w:id="510" w:author="Landes, Finian (GymLI)" w:date="2024-12-20T12:52:00Z" w16du:dateUtc="2024-12-20T11:52:00Z">
            <w:rPr/>
          </w:rPrChange>
        </w:rPr>
        <w:instrText>HYPERLINK "https://en.wikipedia.org/wiki/Fuzzy_clustering"</w:instrText>
      </w:r>
      <w:r>
        <w:fldChar w:fldCharType="separate"/>
      </w:r>
      <w:r w:rsidRPr="00A1295B">
        <w:rPr>
          <w:rStyle w:val="Hyperlink"/>
          <w:sz w:val="24"/>
          <w:szCs w:val="24"/>
          <w:lang w:val="en-US"/>
        </w:rPr>
        <w:t>https://en.wikipedia.org/wiki/Fuzzy_clustering</w:t>
      </w:r>
      <w:r>
        <w:rPr>
          <w:rStyle w:val="Hyperlink"/>
          <w:sz w:val="24"/>
          <w:szCs w:val="24"/>
          <w:lang w:val="en-US"/>
        </w:rPr>
        <w:fldChar w:fldCharType="end"/>
      </w:r>
      <w:r w:rsidR="008040CD" w:rsidRPr="00A1295B">
        <w:rPr>
          <w:sz w:val="24"/>
          <w:szCs w:val="24"/>
          <w:lang w:val="en-US"/>
        </w:rPr>
        <w:t xml:space="preserve">  (13.12.2024)</w:t>
      </w:r>
    </w:p>
    <w:p w14:paraId="76CAD024" w14:textId="2FA31A21" w:rsidR="00E60A8A" w:rsidRPr="00A1295B" w:rsidRDefault="008040CD" w:rsidP="00D22192">
      <w:pPr>
        <w:spacing w:after="0"/>
        <w:rPr>
          <w:lang w:val="en-US"/>
        </w:rPr>
      </w:pPr>
      <w:r w:rsidRPr="00A1295B">
        <w:rPr>
          <w:lang w:val="en-US"/>
        </w:rPr>
        <w:t>Medium, Art. “ Fuzzy C-Means Clustering (FCM) Algorithm”:</w:t>
      </w:r>
      <w:r w:rsidR="00B316DD" w:rsidRPr="00A1295B">
        <w:rPr>
          <w:lang w:val="en-US"/>
        </w:rPr>
        <w:t xml:space="preserve"> </w:t>
      </w:r>
      <w:r w:rsidR="00B316DD">
        <w:fldChar w:fldCharType="begin"/>
      </w:r>
      <w:r w:rsidR="00B316DD" w:rsidRPr="00411C90">
        <w:rPr>
          <w:lang w:val="en-US"/>
          <w:rPrChange w:id="511" w:author="Landes, Finian (GymLI)" w:date="2024-12-20T12:52:00Z" w16du:dateUtc="2024-12-20T11:52:00Z">
            <w:rPr/>
          </w:rPrChange>
        </w:rPr>
        <w:instrText>HYPERLINK "https://medium.com/geekculture/fuzzy-c-means-clustering-fcm-algorithm-in-machine-learning-c2e51e586fff"</w:instrText>
      </w:r>
      <w:r w:rsidR="00B316DD">
        <w:fldChar w:fldCharType="separate"/>
      </w:r>
      <w:r w:rsidR="00B316DD" w:rsidRPr="00A1295B">
        <w:rPr>
          <w:rStyle w:val="Hyperlink"/>
          <w:lang w:val="en-US"/>
        </w:rPr>
        <w:t>https://medium.com/geekculture/fuzzy-c-means-clustering-fcm-algorithm-in-machine-learning-c2e51e586fff</w:t>
      </w:r>
      <w:r w:rsidR="00B316DD">
        <w:rPr>
          <w:rStyle w:val="Hyperlink"/>
          <w:lang w:val="en-US"/>
        </w:rPr>
        <w:fldChar w:fldCharType="end"/>
      </w:r>
      <w:r w:rsidRPr="00A1295B">
        <w:rPr>
          <w:lang w:val="en-US"/>
        </w:rPr>
        <w:t xml:space="preserve">  (13.12.2024)</w:t>
      </w:r>
    </w:p>
    <w:p w14:paraId="1EAF9FAA" w14:textId="4F8AEA10" w:rsidR="008A2FF7" w:rsidRPr="00D36901" w:rsidRDefault="008A2FF7" w:rsidP="009A59B3">
      <w:pPr>
        <w:pStyle w:val="Heading2"/>
        <w:numPr>
          <w:ilvl w:val="1"/>
          <w:numId w:val="17"/>
        </w:numPr>
        <w:jc w:val="both"/>
        <w:rPr>
          <w:b w:val="0"/>
        </w:rPr>
      </w:pPr>
      <w:bookmarkStart w:id="512" w:name="_Toc185280211"/>
      <w:bookmarkStart w:id="513" w:name="_Toc185591031"/>
      <w:r w:rsidRPr="00D36901">
        <w:t>List of illustrations</w:t>
      </w:r>
      <w:bookmarkEnd w:id="512"/>
      <w:bookmarkEnd w:id="513"/>
    </w:p>
    <w:p w14:paraId="1293870C" w14:textId="77777777" w:rsidR="00397A9B" w:rsidRPr="00D36901" w:rsidRDefault="00397A9B" w:rsidP="00D03C5C">
      <w:pPr>
        <w:pStyle w:val="TableofFigures"/>
        <w:tabs>
          <w:tab w:val="right" w:leader="dot" w:pos="9016"/>
        </w:tabs>
        <w:rPr>
          <w:ins w:id="514" w:author="Landes, Finian (GymLI)" w:date="2024-12-20T12:52:00Z" w16du:dateUtc="2024-12-20T11:52:00Z"/>
        </w:rPr>
      </w:pPr>
      <w:ins w:id="515" w:author="Landes, Finian (GymLI)" w:date="2024-12-20T12:52:00Z" w16du:dateUtc="2024-12-20T11:52:00Z">
        <w:r w:rsidRPr="00D36901">
          <w:fldChar w:fldCharType="begin"/>
        </w:r>
        <w:r w:rsidRPr="00D36901">
          <w:instrText xml:space="preserve"> TOC \h \z \c "Figure" </w:instrText>
        </w:r>
        <w:r w:rsidRPr="00D36901">
          <w:fldChar w:fldCharType="separate"/>
        </w:r>
        <w:r>
          <w:fldChar w:fldCharType="begin"/>
        </w:r>
        <w:r>
          <w:instrText>HYPERLINK \l "_Toc185170414"</w:instrText>
        </w:r>
        <w:r>
          <w:fldChar w:fldCharType="separate"/>
        </w:r>
        <w:r w:rsidRPr="00D36901">
          <w:rPr>
            <w:rStyle w:val="Hyperlink"/>
          </w:rPr>
          <w:t>Figure 1: Camera Rig used to take pictures of the hand signs</w:t>
        </w:r>
        <w:r w:rsidRPr="00D36901">
          <w:rPr>
            <w:webHidden/>
          </w:rPr>
          <w:tab/>
        </w:r>
        <w:r w:rsidRPr="00D36901">
          <w:rPr>
            <w:webHidden/>
          </w:rPr>
          <w:fldChar w:fldCharType="begin"/>
        </w:r>
        <w:r w:rsidRPr="00D36901">
          <w:rPr>
            <w:webHidden/>
          </w:rPr>
          <w:instrText xml:space="preserve"> PAGEREF _Toc185170414 \h </w:instrText>
        </w:r>
        <w:r w:rsidRPr="00D36901">
          <w:rPr>
            <w:webHidden/>
          </w:rPr>
        </w:r>
        <w:r w:rsidRPr="00D36901">
          <w:rPr>
            <w:webHidden/>
          </w:rPr>
          <w:fldChar w:fldCharType="separate"/>
        </w:r>
        <w:r w:rsidR="00D833DB">
          <w:rPr>
            <w:noProof/>
            <w:webHidden/>
          </w:rPr>
          <w:t>4</w:t>
        </w:r>
        <w:r w:rsidRPr="00D36901">
          <w:rPr>
            <w:webHidden/>
          </w:rPr>
          <w:fldChar w:fldCharType="end"/>
        </w:r>
        <w:r>
          <w:fldChar w:fldCharType="end"/>
        </w:r>
      </w:ins>
    </w:p>
    <w:p w14:paraId="40B09ADF" w14:textId="77777777" w:rsidR="00397A9B" w:rsidRPr="00D36901" w:rsidRDefault="00397A9B" w:rsidP="00D03C5C">
      <w:pPr>
        <w:pStyle w:val="TableofFigures"/>
        <w:tabs>
          <w:tab w:val="right" w:leader="dot" w:pos="9016"/>
        </w:tabs>
        <w:rPr>
          <w:ins w:id="516" w:author="Landes, Finian (GymLI)" w:date="2024-12-20T12:52:00Z" w16du:dateUtc="2024-12-20T11:52:00Z"/>
        </w:rPr>
      </w:pPr>
      <w:ins w:id="517" w:author="Landes, Finian (GymLI)" w:date="2024-12-20T12:52:00Z" w16du:dateUtc="2024-12-20T11:52:00Z">
        <w:r>
          <w:fldChar w:fldCharType="begin"/>
        </w:r>
        <w:r>
          <w:instrText>HYPERLINK \l "_Toc185170415"</w:instrText>
        </w:r>
        <w:r>
          <w:fldChar w:fldCharType="separate"/>
        </w:r>
        <w:r w:rsidRPr="00D36901">
          <w:rPr>
            <w:rStyle w:val="Hyperlink"/>
          </w:rPr>
          <w:t>Figure 2: Processed images of the five hand signs. From left to right: Easy, Metal, Peace, Thumbs up, Pistol</w:t>
        </w:r>
        <w:r w:rsidRPr="00D36901">
          <w:rPr>
            <w:webHidden/>
          </w:rPr>
          <w:tab/>
        </w:r>
        <w:r w:rsidRPr="00D36901">
          <w:rPr>
            <w:webHidden/>
          </w:rPr>
          <w:fldChar w:fldCharType="begin"/>
        </w:r>
        <w:r w:rsidRPr="00D36901">
          <w:rPr>
            <w:webHidden/>
          </w:rPr>
          <w:instrText xml:space="preserve"> PAGEREF _Toc185170415 \h </w:instrText>
        </w:r>
        <w:r w:rsidRPr="00D36901">
          <w:rPr>
            <w:webHidden/>
          </w:rPr>
        </w:r>
        <w:r w:rsidRPr="00D36901">
          <w:rPr>
            <w:webHidden/>
          </w:rPr>
          <w:fldChar w:fldCharType="separate"/>
        </w:r>
        <w:r w:rsidR="00D833DB">
          <w:rPr>
            <w:noProof/>
            <w:webHidden/>
          </w:rPr>
          <w:t>5</w:t>
        </w:r>
        <w:r w:rsidRPr="00D36901">
          <w:rPr>
            <w:webHidden/>
          </w:rPr>
          <w:fldChar w:fldCharType="end"/>
        </w:r>
        <w:r>
          <w:fldChar w:fldCharType="end"/>
        </w:r>
      </w:ins>
    </w:p>
    <w:p w14:paraId="523229BD" w14:textId="77777777" w:rsidR="00397A9B" w:rsidRPr="00D36901" w:rsidRDefault="00397A9B" w:rsidP="00D03C5C">
      <w:pPr>
        <w:pStyle w:val="TableofFigures"/>
        <w:tabs>
          <w:tab w:val="right" w:leader="dot" w:pos="9016"/>
        </w:tabs>
        <w:rPr>
          <w:ins w:id="518" w:author="Landes, Finian (GymLI)" w:date="2024-12-20T12:52:00Z" w16du:dateUtc="2024-12-20T11:52:00Z"/>
        </w:rPr>
      </w:pPr>
      <w:ins w:id="519" w:author="Landes, Finian (GymLI)" w:date="2024-12-20T12:52:00Z" w16du:dateUtc="2024-12-20T11:52:00Z">
        <w:r>
          <w:fldChar w:fldCharType="begin"/>
        </w:r>
        <w:r>
          <w:instrText>HYPERLINK \l "_Toc185170416"</w:instrText>
        </w:r>
        <w:r>
          <w:fldChar w:fldCharType="separate"/>
        </w:r>
        <w:r w:rsidRPr="00D36901">
          <w:rPr>
            <w:rStyle w:val="Hyperlink"/>
          </w:rPr>
          <w:t>Figure 3: The first five eigenfaces</w:t>
        </w:r>
        <w:r w:rsidRPr="00D36901">
          <w:rPr>
            <w:webHidden/>
          </w:rPr>
          <w:tab/>
        </w:r>
        <w:r w:rsidRPr="00D36901">
          <w:rPr>
            <w:webHidden/>
          </w:rPr>
          <w:fldChar w:fldCharType="begin"/>
        </w:r>
        <w:r w:rsidRPr="00D36901">
          <w:rPr>
            <w:webHidden/>
          </w:rPr>
          <w:instrText xml:space="preserve"> PAGEREF _Toc185170416 \h </w:instrText>
        </w:r>
        <w:r w:rsidRPr="00D36901">
          <w:rPr>
            <w:webHidden/>
          </w:rPr>
        </w:r>
        <w:r w:rsidRPr="00D36901">
          <w:rPr>
            <w:webHidden/>
          </w:rPr>
          <w:fldChar w:fldCharType="separate"/>
        </w:r>
        <w:r w:rsidR="00D833DB">
          <w:rPr>
            <w:noProof/>
            <w:webHidden/>
          </w:rPr>
          <w:t>5</w:t>
        </w:r>
        <w:r w:rsidRPr="00D36901">
          <w:rPr>
            <w:webHidden/>
          </w:rPr>
          <w:fldChar w:fldCharType="end"/>
        </w:r>
        <w:r>
          <w:fldChar w:fldCharType="end"/>
        </w:r>
      </w:ins>
    </w:p>
    <w:p w14:paraId="6978117F" w14:textId="77777777" w:rsidR="00397A9B" w:rsidRPr="00D36901" w:rsidRDefault="00397A9B" w:rsidP="00D03C5C">
      <w:pPr>
        <w:pStyle w:val="TableofFigures"/>
        <w:tabs>
          <w:tab w:val="right" w:leader="dot" w:pos="9016"/>
        </w:tabs>
        <w:rPr>
          <w:ins w:id="520" w:author="Landes, Finian (GymLI)" w:date="2024-12-20T12:52:00Z" w16du:dateUtc="2024-12-20T11:52:00Z"/>
        </w:rPr>
      </w:pPr>
      <w:ins w:id="521" w:author="Landes, Finian (GymLI)" w:date="2024-12-20T12:52:00Z" w16du:dateUtc="2024-12-20T11:52:00Z">
        <w:r>
          <w:fldChar w:fldCharType="begin"/>
        </w:r>
        <w:r>
          <w:instrText>HYPERLINK \l "_Toc185170417"</w:instrText>
        </w:r>
        <w:r>
          <w:fldChar w:fldCharType="separate"/>
        </w:r>
        <w:r w:rsidRPr="00D36901">
          <w:rPr>
            <w:rStyle w:val="Hyperlink"/>
          </w:rPr>
          <w:t>Figure 4: Five arbitrarily chosen centroids when dividing our dataset into 15 clusters</w:t>
        </w:r>
        <w:r w:rsidRPr="00D36901">
          <w:rPr>
            <w:webHidden/>
          </w:rPr>
          <w:tab/>
        </w:r>
        <w:r w:rsidRPr="00D36901">
          <w:rPr>
            <w:webHidden/>
          </w:rPr>
          <w:fldChar w:fldCharType="begin"/>
        </w:r>
        <w:r w:rsidRPr="00D36901">
          <w:rPr>
            <w:webHidden/>
          </w:rPr>
          <w:instrText xml:space="preserve"> PAGEREF _Toc185170417 \h </w:instrText>
        </w:r>
        <w:r w:rsidRPr="00D36901">
          <w:rPr>
            <w:webHidden/>
          </w:rPr>
        </w:r>
        <w:r w:rsidRPr="00D36901">
          <w:rPr>
            <w:webHidden/>
          </w:rPr>
          <w:fldChar w:fldCharType="separate"/>
        </w:r>
        <w:r w:rsidR="00D833DB">
          <w:rPr>
            <w:noProof/>
            <w:webHidden/>
          </w:rPr>
          <w:t>7</w:t>
        </w:r>
        <w:r w:rsidRPr="00D36901">
          <w:rPr>
            <w:webHidden/>
          </w:rPr>
          <w:fldChar w:fldCharType="end"/>
        </w:r>
        <w:r>
          <w:fldChar w:fldCharType="end"/>
        </w:r>
      </w:ins>
    </w:p>
    <w:p w14:paraId="3E442D2C" w14:textId="77777777" w:rsidR="00397A9B" w:rsidRPr="00D36901" w:rsidRDefault="00397A9B" w:rsidP="00D03C5C">
      <w:pPr>
        <w:pStyle w:val="TableofFigures"/>
        <w:tabs>
          <w:tab w:val="right" w:leader="dot" w:pos="9016"/>
        </w:tabs>
        <w:rPr>
          <w:ins w:id="522" w:author="Landes, Finian (GymLI)" w:date="2024-12-20T12:52:00Z" w16du:dateUtc="2024-12-20T11:52:00Z"/>
        </w:rPr>
      </w:pPr>
      <w:ins w:id="523" w:author="Landes, Finian (GymLI)" w:date="2024-12-20T12:52:00Z" w16du:dateUtc="2024-12-20T11:52:00Z">
        <w:r>
          <w:fldChar w:fldCharType="begin"/>
        </w:r>
        <w:r>
          <w:instrText>HYPERLINK \l "_Toc185170418"</w:instrText>
        </w:r>
        <w:r>
          <w:fldChar w:fldCharType="separate"/>
        </w:r>
        <w:r w:rsidRPr="00D36901">
          <w:rPr>
            <w:rStyle w:val="Hyperlink"/>
          </w:rPr>
          <w:t>Figure 5: Cluster one</w:t>
        </w:r>
        <w:r w:rsidRPr="00D36901">
          <w:rPr>
            <w:webHidden/>
          </w:rPr>
          <w:tab/>
        </w:r>
        <w:r w:rsidRPr="00D36901">
          <w:rPr>
            <w:webHidden/>
          </w:rPr>
          <w:fldChar w:fldCharType="begin"/>
        </w:r>
        <w:r w:rsidRPr="00D36901">
          <w:rPr>
            <w:webHidden/>
          </w:rPr>
          <w:instrText xml:space="preserve"> PAGEREF _Toc185170418 \h </w:instrText>
        </w:r>
        <w:r w:rsidRPr="00D36901">
          <w:rPr>
            <w:webHidden/>
          </w:rPr>
        </w:r>
        <w:r w:rsidRPr="00D36901">
          <w:rPr>
            <w:webHidden/>
          </w:rPr>
          <w:fldChar w:fldCharType="separate"/>
        </w:r>
        <w:r w:rsidR="00D833DB">
          <w:rPr>
            <w:noProof/>
            <w:webHidden/>
          </w:rPr>
          <w:t>9</w:t>
        </w:r>
        <w:r w:rsidRPr="00D36901">
          <w:rPr>
            <w:webHidden/>
          </w:rPr>
          <w:fldChar w:fldCharType="end"/>
        </w:r>
        <w:r>
          <w:fldChar w:fldCharType="end"/>
        </w:r>
      </w:ins>
    </w:p>
    <w:p w14:paraId="5885CA5F" w14:textId="77777777" w:rsidR="00397A9B" w:rsidRPr="00D36901" w:rsidRDefault="00397A9B" w:rsidP="00D03C5C">
      <w:pPr>
        <w:pStyle w:val="TableofFigures"/>
        <w:tabs>
          <w:tab w:val="right" w:leader="dot" w:pos="9016"/>
        </w:tabs>
        <w:rPr>
          <w:ins w:id="524" w:author="Landes, Finian (GymLI)" w:date="2024-12-20T12:52:00Z" w16du:dateUtc="2024-12-20T11:52:00Z"/>
        </w:rPr>
      </w:pPr>
      <w:ins w:id="525" w:author="Landes, Finian (GymLI)" w:date="2024-12-20T12:52:00Z" w16du:dateUtc="2024-12-20T11:52:00Z">
        <w:r>
          <w:fldChar w:fldCharType="begin"/>
        </w:r>
        <w:r>
          <w:instrText>HYPERLINK \l "_Toc185170419"</w:instrText>
        </w:r>
        <w:r>
          <w:fldChar w:fldCharType="separate"/>
        </w:r>
        <w:r w:rsidRPr="00D36901">
          <w:rPr>
            <w:rStyle w:val="Hyperlink"/>
          </w:rPr>
          <w:t>Figure 6: Cluster two</w:t>
        </w:r>
        <w:r w:rsidRPr="00D36901">
          <w:rPr>
            <w:webHidden/>
          </w:rPr>
          <w:tab/>
        </w:r>
        <w:r w:rsidRPr="00D36901">
          <w:rPr>
            <w:webHidden/>
          </w:rPr>
          <w:fldChar w:fldCharType="begin"/>
        </w:r>
        <w:r w:rsidRPr="00D36901">
          <w:rPr>
            <w:webHidden/>
          </w:rPr>
          <w:instrText xml:space="preserve"> PAGEREF _Toc185170419 \h </w:instrText>
        </w:r>
        <w:r w:rsidRPr="00D36901">
          <w:rPr>
            <w:webHidden/>
          </w:rPr>
        </w:r>
        <w:r w:rsidRPr="00D36901">
          <w:rPr>
            <w:webHidden/>
          </w:rPr>
          <w:fldChar w:fldCharType="separate"/>
        </w:r>
        <w:r w:rsidR="00D833DB">
          <w:rPr>
            <w:noProof/>
            <w:webHidden/>
          </w:rPr>
          <w:t>10</w:t>
        </w:r>
        <w:r w:rsidRPr="00D36901">
          <w:rPr>
            <w:webHidden/>
          </w:rPr>
          <w:fldChar w:fldCharType="end"/>
        </w:r>
        <w:r>
          <w:fldChar w:fldCharType="end"/>
        </w:r>
      </w:ins>
    </w:p>
    <w:p w14:paraId="1FB1931A" w14:textId="77777777" w:rsidR="007A655B" w:rsidRDefault="00397A9B" w:rsidP="00D03C5C">
      <w:pPr>
        <w:pStyle w:val="TableofFigures"/>
        <w:tabs>
          <w:tab w:val="right" w:leader="dot" w:pos="9016"/>
        </w:tabs>
        <w:rPr>
          <w:ins w:id="526" w:author="Landes, Finian (GymLI)" w:date="2024-12-20T12:52:00Z" w16du:dateUtc="2024-12-20T11:52:00Z"/>
          <w:rStyle w:val="Hyperlink"/>
        </w:rPr>
      </w:pPr>
      <w:ins w:id="527" w:author="Landes, Finian (GymLI)" w:date="2024-12-20T12:52:00Z" w16du:dateUtc="2024-12-20T11:52:00Z">
        <w:r>
          <w:fldChar w:fldCharType="begin"/>
        </w:r>
        <w:r>
          <w:instrText>HYPERLINK \l "_Toc185170420"</w:instrText>
        </w:r>
        <w:r>
          <w:fldChar w:fldCharType="separate"/>
        </w:r>
        <w:r w:rsidRPr="00D36901">
          <w:rPr>
            <w:rStyle w:val="Hyperlink"/>
          </w:rPr>
          <w:t>Figure 7: Cluster three</w:t>
        </w:r>
        <w:r w:rsidRPr="00D36901">
          <w:rPr>
            <w:webHidden/>
          </w:rPr>
          <w:tab/>
        </w:r>
        <w:r w:rsidRPr="00D36901">
          <w:rPr>
            <w:webHidden/>
          </w:rPr>
          <w:fldChar w:fldCharType="begin"/>
        </w:r>
        <w:r w:rsidRPr="00D36901">
          <w:rPr>
            <w:webHidden/>
          </w:rPr>
          <w:instrText xml:space="preserve"> PAGEREF _Toc185170420 \h </w:instrText>
        </w:r>
        <w:r w:rsidRPr="00D36901">
          <w:rPr>
            <w:webHidden/>
          </w:rPr>
        </w:r>
        <w:r w:rsidRPr="00D36901">
          <w:rPr>
            <w:webHidden/>
          </w:rPr>
          <w:fldChar w:fldCharType="separate"/>
        </w:r>
        <w:r w:rsidR="00D833DB">
          <w:rPr>
            <w:noProof/>
            <w:webHidden/>
          </w:rPr>
          <w:t>11</w:t>
        </w:r>
        <w:r w:rsidRPr="00D36901">
          <w:rPr>
            <w:webHidden/>
          </w:rPr>
          <w:fldChar w:fldCharType="end"/>
        </w:r>
        <w:r>
          <w:fldChar w:fldCharType="end"/>
        </w:r>
        <w:r w:rsidR="007A655B">
          <w:rPr>
            <w:rStyle w:val="Hyperlink"/>
          </w:rPr>
          <w:br/>
        </w:r>
      </w:ins>
    </w:p>
    <w:p w14:paraId="7A651832" w14:textId="77777777" w:rsidR="007A655B" w:rsidRPr="00A1295B" w:rsidRDefault="007A655B">
      <w:pPr>
        <w:rPr>
          <w:ins w:id="528" w:author="Landes, Finian (GymLI)" w:date="2024-12-20T12:52:00Z" w16du:dateUtc="2024-12-20T11:52:00Z"/>
          <w:rStyle w:val="Hyperlink"/>
          <w:lang w:val="en-US"/>
        </w:rPr>
      </w:pPr>
      <w:ins w:id="529" w:author="Landes, Finian (GymLI)" w:date="2024-12-20T12:52:00Z" w16du:dateUtc="2024-12-20T11:52:00Z">
        <w:r w:rsidRPr="00A1295B">
          <w:rPr>
            <w:rStyle w:val="Hyperlink"/>
            <w:lang w:val="en-US"/>
          </w:rPr>
          <w:br w:type="page"/>
        </w:r>
      </w:ins>
    </w:p>
    <w:p w14:paraId="0A396D5A" w14:textId="5D273B21" w:rsidR="00397A9B" w:rsidRPr="00D36901" w:rsidRDefault="00397A9B" w:rsidP="00D03C5C">
      <w:pPr>
        <w:pStyle w:val="TableofFigures"/>
        <w:tabs>
          <w:tab w:val="right" w:leader="dot" w:pos="9016"/>
        </w:tabs>
        <w:rPr>
          <w:del w:id="530" w:author="Landes, Finian (GymLI)" w:date="2024-12-20T12:52:00Z" w16du:dateUtc="2024-12-20T11:52:00Z"/>
        </w:rPr>
      </w:pPr>
      <w:ins w:id="531" w:author="Landes, Finian (GymLI)" w:date="2024-12-20T12:52:00Z" w16du:dateUtc="2024-12-20T11:52:00Z">
        <w:r w:rsidRPr="00D36901">
          <w:fldChar w:fldCharType="end"/>
        </w:r>
      </w:ins>
      <w:del w:id="532" w:author="Landes, Finian (GymLI)" w:date="2024-12-20T12:52:00Z" w16du:dateUtc="2024-12-20T11:52:00Z">
        <w:r w:rsidRPr="00D36901">
          <w:fldChar w:fldCharType="begin"/>
        </w:r>
        <w:r w:rsidRPr="00D36901">
          <w:delInstrText xml:space="preserve"> TOC \h \z \c "Figure" </w:delInstrText>
        </w:r>
        <w:r w:rsidRPr="00D36901">
          <w:fldChar w:fldCharType="separate"/>
        </w:r>
        <w:r>
          <w:fldChar w:fldCharType="begin"/>
        </w:r>
        <w:r>
          <w:delInstrText>HYPERLINK \l "_Toc185170414"</w:delInstrText>
        </w:r>
        <w:r>
          <w:fldChar w:fldCharType="separate"/>
        </w:r>
        <w:r w:rsidRPr="00D36901">
          <w:rPr>
            <w:rStyle w:val="Hyperlink"/>
          </w:rPr>
          <w:delText>Figure 1: Camera Rig used to take pictures of the hand signs</w:delText>
        </w:r>
        <w:r w:rsidRPr="00D36901">
          <w:rPr>
            <w:webHidden/>
          </w:rPr>
          <w:tab/>
        </w:r>
        <w:r w:rsidRPr="00D36901">
          <w:rPr>
            <w:webHidden/>
          </w:rPr>
          <w:fldChar w:fldCharType="begin"/>
        </w:r>
        <w:r w:rsidRPr="00D36901">
          <w:rPr>
            <w:webHidden/>
          </w:rPr>
          <w:delInstrText xml:space="preserve"> PAGEREF _Toc185170414 \h </w:delInstrText>
        </w:r>
        <w:r w:rsidRPr="00D36901">
          <w:rPr>
            <w:webHidden/>
          </w:rPr>
        </w:r>
        <w:r w:rsidRPr="00D36901">
          <w:rPr>
            <w:webHidden/>
          </w:rPr>
          <w:fldChar w:fldCharType="separate"/>
        </w:r>
        <w:r w:rsidRPr="00D36901">
          <w:rPr>
            <w:webHidden/>
          </w:rPr>
          <w:delText>4</w:delText>
        </w:r>
        <w:r w:rsidRPr="00D36901">
          <w:rPr>
            <w:webHidden/>
          </w:rPr>
          <w:fldChar w:fldCharType="end"/>
        </w:r>
        <w:r>
          <w:fldChar w:fldCharType="end"/>
        </w:r>
      </w:del>
    </w:p>
    <w:p w14:paraId="5824C87F" w14:textId="740F3472" w:rsidR="00397A9B" w:rsidRPr="00D36901" w:rsidRDefault="00397A9B" w:rsidP="00D03C5C">
      <w:pPr>
        <w:pStyle w:val="TableofFigures"/>
        <w:tabs>
          <w:tab w:val="right" w:leader="dot" w:pos="9016"/>
        </w:tabs>
        <w:rPr>
          <w:del w:id="533" w:author="Landes, Finian (GymLI)" w:date="2024-12-20T12:52:00Z" w16du:dateUtc="2024-12-20T11:52:00Z"/>
        </w:rPr>
      </w:pPr>
      <w:del w:id="534" w:author="Landes, Finian (GymLI)" w:date="2024-12-20T12:52:00Z" w16du:dateUtc="2024-12-20T11:52:00Z">
        <w:r>
          <w:fldChar w:fldCharType="begin"/>
        </w:r>
        <w:r>
          <w:delInstrText>HYPERLINK \l "_Toc185170415"</w:delInstrText>
        </w:r>
        <w:r>
          <w:fldChar w:fldCharType="separate"/>
        </w:r>
        <w:r w:rsidRPr="00D36901">
          <w:rPr>
            <w:rStyle w:val="Hyperlink"/>
          </w:rPr>
          <w:delText>Figure 2: Processed images of the five hand signs. From left to right: Easy, Metal, Peace, Thumbs up, Pistol</w:delText>
        </w:r>
        <w:r w:rsidRPr="00D36901">
          <w:rPr>
            <w:webHidden/>
          </w:rPr>
          <w:tab/>
        </w:r>
        <w:r w:rsidRPr="00D36901">
          <w:rPr>
            <w:webHidden/>
          </w:rPr>
          <w:fldChar w:fldCharType="begin"/>
        </w:r>
        <w:r w:rsidRPr="00D36901">
          <w:rPr>
            <w:webHidden/>
          </w:rPr>
          <w:delInstrText xml:space="preserve"> PAGEREF _Toc185170415 \h </w:delInstrText>
        </w:r>
        <w:r w:rsidRPr="00D36901">
          <w:rPr>
            <w:webHidden/>
          </w:rPr>
        </w:r>
        <w:r w:rsidRPr="00D36901">
          <w:rPr>
            <w:webHidden/>
          </w:rPr>
          <w:fldChar w:fldCharType="separate"/>
        </w:r>
        <w:r w:rsidRPr="00D36901">
          <w:rPr>
            <w:webHidden/>
          </w:rPr>
          <w:delText>4</w:delText>
        </w:r>
        <w:r w:rsidRPr="00D36901">
          <w:rPr>
            <w:webHidden/>
          </w:rPr>
          <w:fldChar w:fldCharType="end"/>
        </w:r>
        <w:r>
          <w:fldChar w:fldCharType="end"/>
        </w:r>
      </w:del>
    </w:p>
    <w:p w14:paraId="162C8FD3" w14:textId="33D25A4C" w:rsidR="00397A9B" w:rsidRPr="00D36901" w:rsidRDefault="00397A9B" w:rsidP="00D03C5C">
      <w:pPr>
        <w:pStyle w:val="TableofFigures"/>
        <w:tabs>
          <w:tab w:val="right" w:leader="dot" w:pos="9016"/>
        </w:tabs>
        <w:rPr>
          <w:del w:id="535" w:author="Landes, Finian (GymLI)" w:date="2024-12-20T12:52:00Z" w16du:dateUtc="2024-12-20T11:52:00Z"/>
        </w:rPr>
      </w:pPr>
      <w:del w:id="536" w:author="Landes, Finian (GymLI)" w:date="2024-12-20T12:52:00Z" w16du:dateUtc="2024-12-20T11:52:00Z">
        <w:r>
          <w:fldChar w:fldCharType="begin"/>
        </w:r>
        <w:r>
          <w:delInstrText>HYPERLINK \l "_Toc185170416"</w:delInstrText>
        </w:r>
        <w:r>
          <w:fldChar w:fldCharType="separate"/>
        </w:r>
        <w:r w:rsidRPr="00D36901">
          <w:rPr>
            <w:rStyle w:val="Hyperlink"/>
          </w:rPr>
          <w:delText>Figure 3: The first five eigenfaces</w:delText>
        </w:r>
        <w:r w:rsidRPr="00D36901">
          <w:rPr>
            <w:webHidden/>
          </w:rPr>
          <w:tab/>
        </w:r>
        <w:r w:rsidRPr="00D36901">
          <w:rPr>
            <w:webHidden/>
          </w:rPr>
          <w:fldChar w:fldCharType="begin"/>
        </w:r>
        <w:r w:rsidRPr="00D36901">
          <w:rPr>
            <w:webHidden/>
          </w:rPr>
          <w:delInstrText xml:space="preserve"> PAGEREF _Toc185170416 \h </w:delInstrText>
        </w:r>
        <w:r w:rsidRPr="00D36901">
          <w:rPr>
            <w:webHidden/>
          </w:rPr>
        </w:r>
        <w:r w:rsidRPr="00D36901">
          <w:rPr>
            <w:webHidden/>
          </w:rPr>
          <w:fldChar w:fldCharType="separate"/>
        </w:r>
        <w:r w:rsidRPr="00D36901">
          <w:rPr>
            <w:webHidden/>
          </w:rPr>
          <w:delText>5</w:delText>
        </w:r>
        <w:r w:rsidRPr="00D36901">
          <w:rPr>
            <w:webHidden/>
          </w:rPr>
          <w:fldChar w:fldCharType="end"/>
        </w:r>
        <w:r>
          <w:fldChar w:fldCharType="end"/>
        </w:r>
      </w:del>
    </w:p>
    <w:p w14:paraId="46964368" w14:textId="737DD4A0" w:rsidR="00397A9B" w:rsidRPr="00D36901" w:rsidRDefault="00397A9B" w:rsidP="00D03C5C">
      <w:pPr>
        <w:pStyle w:val="TableofFigures"/>
        <w:tabs>
          <w:tab w:val="right" w:leader="dot" w:pos="9016"/>
        </w:tabs>
        <w:rPr>
          <w:del w:id="537" w:author="Landes, Finian (GymLI)" w:date="2024-12-20T12:52:00Z" w16du:dateUtc="2024-12-20T11:52:00Z"/>
        </w:rPr>
      </w:pPr>
      <w:del w:id="538" w:author="Landes, Finian (GymLI)" w:date="2024-12-20T12:52:00Z" w16du:dateUtc="2024-12-20T11:52:00Z">
        <w:r>
          <w:fldChar w:fldCharType="begin"/>
        </w:r>
        <w:r>
          <w:delInstrText>HYPERLINK \l "_Toc185170417"</w:delInstrText>
        </w:r>
        <w:r>
          <w:fldChar w:fldCharType="separate"/>
        </w:r>
        <w:r w:rsidRPr="00D36901">
          <w:rPr>
            <w:rStyle w:val="Hyperlink"/>
          </w:rPr>
          <w:delText>Figure 4: Five arbitrarily chosen centroids when dividing our dataset into 15 clusters</w:delText>
        </w:r>
        <w:r w:rsidRPr="00D36901">
          <w:rPr>
            <w:webHidden/>
          </w:rPr>
          <w:tab/>
        </w:r>
        <w:r w:rsidRPr="00D36901">
          <w:rPr>
            <w:webHidden/>
          </w:rPr>
          <w:fldChar w:fldCharType="begin"/>
        </w:r>
        <w:r w:rsidRPr="00D36901">
          <w:rPr>
            <w:webHidden/>
          </w:rPr>
          <w:delInstrText xml:space="preserve"> PAGEREF _Toc185170417 \h </w:delInstrText>
        </w:r>
        <w:r w:rsidRPr="00D36901">
          <w:rPr>
            <w:webHidden/>
          </w:rPr>
        </w:r>
        <w:r w:rsidRPr="00D36901">
          <w:rPr>
            <w:webHidden/>
          </w:rPr>
          <w:fldChar w:fldCharType="separate"/>
        </w:r>
        <w:r w:rsidRPr="00D36901">
          <w:rPr>
            <w:webHidden/>
          </w:rPr>
          <w:delText>7</w:delText>
        </w:r>
        <w:r w:rsidRPr="00D36901">
          <w:rPr>
            <w:webHidden/>
          </w:rPr>
          <w:fldChar w:fldCharType="end"/>
        </w:r>
        <w:r>
          <w:fldChar w:fldCharType="end"/>
        </w:r>
      </w:del>
    </w:p>
    <w:p w14:paraId="0DA4B7A3" w14:textId="1AAD50DE" w:rsidR="00397A9B" w:rsidRPr="00D36901" w:rsidRDefault="00397A9B" w:rsidP="00D03C5C">
      <w:pPr>
        <w:pStyle w:val="TableofFigures"/>
        <w:tabs>
          <w:tab w:val="right" w:leader="dot" w:pos="9016"/>
        </w:tabs>
        <w:rPr>
          <w:del w:id="539" w:author="Landes, Finian (GymLI)" w:date="2024-12-20T12:52:00Z" w16du:dateUtc="2024-12-20T11:52:00Z"/>
        </w:rPr>
      </w:pPr>
      <w:del w:id="540" w:author="Landes, Finian (GymLI)" w:date="2024-12-20T12:52:00Z" w16du:dateUtc="2024-12-20T11:52:00Z">
        <w:r>
          <w:fldChar w:fldCharType="begin"/>
        </w:r>
        <w:r>
          <w:delInstrText>HYPERLINK \l "_Toc185170418"</w:delInstrText>
        </w:r>
        <w:r>
          <w:fldChar w:fldCharType="separate"/>
        </w:r>
        <w:r w:rsidRPr="00D36901">
          <w:rPr>
            <w:rStyle w:val="Hyperlink"/>
          </w:rPr>
          <w:delText>Figure 5: Cluster one</w:delText>
        </w:r>
        <w:r w:rsidRPr="00D36901">
          <w:rPr>
            <w:webHidden/>
          </w:rPr>
          <w:tab/>
        </w:r>
        <w:r w:rsidRPr="00D36901">
          <w:rPr>
            <w:webHidden/>
          </w:rPr>
          <w:fldChar w:fldCharType="begin"/>
        </w:r>
        <w:r w:rsidRPr="00D36901">
          <w:rPr>
            <w:webHidden/>
          </w:rPr>
          <w:delInstrText xml:space="preserve"> PAGEREF _Toc185170418 \h </w:delInstrText>
        </w:r>
        <w:r w:rsidRPr="00D36901">
          <w:rPr>
            <w:webHidden/>
          </w:rPr>
        </w:r>
        <w:r w:rsidRPr="00D36901">
          <w:rPr>
            <w:webHidden/>
          </w:rPr>
          <w:fldChar w:fldCharType="separate"/>
        </w:r>
        <w:r w:rsidRPr="00D36901">
          <w:rPr>
            <w:webHidden/>
          </w:rPr>
          <w:delText>8</w:delText>
        </w:r>
        <w:r w:rsidRPr="00D36901">
          <w:rPr>
            <w:webHidden/>
          </w:rPr>
          <w:fldChar w:fldCharType="end"/>
        </w:r>
        <w:r>
          <w:fldChar w:fldCharType="end"/>
        </w:r>
      </w:del>
    </w:p>
    <w:p w14:paraId="0325AD4E" w14:textId="63ED4A79" w:rsidR="00397A9B" w:rsidRPr="00D36901" w:rsidRDefault="00397A9B" w:rsidP="00D03C5C">
      <w:pPr>
        <w:pStyle w:val="TableofFigures"/>
        <w:tabs>
          <w:tab w:val="right" w:leader="dot" w:pos="9016"/>
        </w:tabs>
        <w:rPr>
          <w:del w:id="541" w:author="Landes, Finian (GymLI)" w:date="2024-12-20T12:52:00Z" w16du:dateUtc="2024-12-20T11:52:00Z"/>
        </w:rPr>
      </w:pPr>
      <w:del w:id="542" w:author="Landes, Finian (GymLI)" w:date="2024-12-20T12:52:00Z" w16du:dateUtc="2024-12-20T11:52:00Z">
        <w:r>
          <w:fldChar w:fldCharType="begin"/>
        </w:r>
        <w:r>
          <w:delInstrText>HYPERLINK \l "_Toc185170419"</w:delInstrText>
        </w:r>
        <w:r>
          <w:fldChar w:fldCharType="separate"/>
        </w:r>
        <w:r w:rsidRPr="00D36901">
          <w:rPr>
            <w:rStyle w:val="Hyperlink"/>
          </w:rPr>
          <w:delText>Figure 6: Cluster two</w:delText>
        </w:r>
        <w:r w:rsidRPr="00D36901">
          <w:rPr>
            <w:webHidden/>
          </w:rPr>
          <w:tab/>
        </w:r>
        <w:r w:rsidRPr="00D36901">
          <w:rPr>
            <w:webHidden/>
          </w:rPr>
          <w:fldChar w:fldCharType="begin"/>
        </w:r>
        <w:r w:rsidRPr="00D36901">
          <w:rPr>
            <w:webHidden/>
          </w:rPr>
          <w:delInstrText xml:space="preserve"> PAGEREF _Toc185170419 \h </w:delInstrText>
        </w:r>
        <w:r w:rsidRPr="00D36901">
          <w:rPr>
            <w:webHidden/>
          </w:rPr>
        </w:r>
        <w:r w:rsidRPr="00D36901">
          <w:rPr>
            <w:webHidden/>
          </w:rPr>
          <w:fldChar w:fldCharType="separate"/>
        </w:r>
        <w:r w:rsidRPr="00D36901">
          <w:rPr>
            <w:webHidden/>
          </w:rPr>
          <w:delText>9</w:delText>
        </w:r>
        <w:r w:rsidRPr="00D36901">
          <w:rPr>
            <w:webHidden/>
          </w:rPr>
          <w:fldChar w:fldCharType="end"/>
        </w:r>
        <w:r>
          <w:fldChar w:fldCharType="end"/>
        </w:r>
      </w:del>
    </w:p>
    <w:p w14:paraId="57762894" w14:textId="03BE8628" w:rsidR="007A655B" w:rsidRDefault="00397A9B" w:rsidP="00D03C5C">
      <w:pPr>
        <w:pStyle w:val="TableofFigures"/>
        <w:tabs>
          <w:tab w:val="right" w:leader="dot" w:pos="9016"/>
        </w:tabs>
        <w:rPr>
          <w:del w:id="543" w:author="Landes, Finian (GymLI)" w:date="2024-12-20T12:52:00Z" w16du:dateUtc="2024-12-20T11:52:00Z"/>
          <w:rStyle w:val="Hyperlink"/>
        </w:rPr>
      </w:pPr>
      <w:del w:id="544" w:author="Landes, Finian (GymLI)" w:date="2024-12-20T12:52:00Z" w16du:dateUtc="2024-12-20T11:52:00Z">
        <w:r>
          <w:fldChar w:fldCharType="begin"/>
        </w:r>
        <w:r>
          <w:delInstrText>HYPERLINK \l "_Toc185170420"</w:delInstrText>
        </w:r>
        <w:r>
          <w:fldChar w:fldCharType="separate"/>
        </w:r>
        <w:r w:rsidRPr="00D36901">
          <w:rPr>
            <w:rStyle w:val="Hyperlink"/>
          </w:rPr>
          <w:delText>Figure 7: Cluster three</w:delText>
        </w:r>
        <w:r w:rsidRPr="00D36901">
          <w:rPr>
            <w:webHidden/>
          </w:rPr>
          <w:tab/>
        </w:r>
        <w:r w:rsidRPr="00D36901">
          <w:rPr>
            <w:webHidden/>
          </w:rPr>
          <w:fldChar w:fldCharType="begin"/>
        </w:r>
        <w:r w:rsidRPr="00D36901">
          <w:rPr>
            <w:webHidden/>
          </w:rPr>
          <w:delInstrText xml:space="preserve"> PAGEREF _Toc185170420 \h </w:delInstrText>
        </w:r>
        <w:r w:rsidRPr="00D36901">
          <w:rPr>
            <w:webHidden/>
          </w:rPr>
        </w:r>
        <w:r w:rsidRPr="00D36901">
          <w:rPr>
            <w:webHidden/>
          </w:rPr>
          <w:fldChar w:fldCharType="separate"/>
        </w:r>
        <w:r w:rsidRPr="00D36901">
          <w:rPr>
            <w:webHidden/>
          </w:rPr>
          <w:delText>10</w:delText>
        </w:r>
        <w:r w:rsidRPr="00D36901">
          <w:rPr>
            <w:webHidden/>
          </w:rPr>
          <w:fldChar w:fldCharType="end"/>
        </w:r>
        <w:r>
          <w:fldChar w:fldCharType="end"/>
        </w:r>
        <w:r w:rsidR="007A655B">
          <w:rPr>
            <w:rStyle w:val="Hyperlink"/>
          </w:rPr>
          <w:br/>
        </w:r>
      </w:del>
    </w:p>
    <w:p w14:paraId="3F2D6D58" w14:textId="77777777" w:rsidR="007A655B" w:rsidRPr="00A1295B" w:rsidRDefault="007A655B">
      <w:pPr>
        <w:rPr>
          <w:del w:id="545" w:author="Landes, Finian (GymLI)" w:date="2024-12-20T12:52:00Z" w16du:dateUtc="2024-12-20T11:52:00Z"/>
          <w:rStyle w:val="Hyperlink"/>
          <w:lang w:val="en-US"/>
        </w:rPr>
      </w:pPr>
      <w:del w:id="546" w:author="Landes, Finian (GymLI)" w:date="2024-12-20T12:52:00Z" w16du:dateUtc="2024-12-20T11:52:00Z">
        <w:r w:rsidRPr="00A1295B">
          <w:rPr>
            <w:rStyle w:val="Hyperlink"/>
            <w:lang w:val="en-US"/>
          </w:rPr>
          <w:br w:type="page"/>
        </w:r>
      </w:del>
    </w:p>
    <w:p w14:paraId="03D83AEA" w14:textId="4EA45831" w:rsidR="00D36901" w:rsidRPr="00B214A7" w:rsidRDefault="00397A9B" w:rsidP="00343515">
      <w:pPr>
        <w:pStyle w:val="Heading1"/>
        <w:numPr>
          <w:ilvl w:val="0"/>
          <w:numId w:val="7"/>
        </w:numPr>
      </w:pPr>
      <w:del w:id="547" w:author="Landes, Finian (GymLI)" w:date="2024-12-20T12:52:00Z" w16du:dateUtc="2024-12-20T11:52:00Z">
        <w:r w:rsidRPr="00D36901">
          <w:fldChar w:fldCharType="end"/>
        </w:r>
      </w:del>
      <w:bookmarkStart w:id="548" w:name="_Toc185280212"/>
      <w:bookmarkStart w:id="549" w:name="_Toc185591032"/>
      <w:r w:rsidR="00D36901" w:rsidRPr="00B214A7">
        <w:t>Acknowledgements</w:t>
      </w:r>
      <w:bookmarkEnd w:id="548"/>
      <w:bookmarkEnd w:id="549"/>
    </w:p>
    <w:p w14:paraId="33442E9F" w14:textId="0919ED20" w:rsidR="00397A9B" w:rsidRPr="00A1295B" w:rsidRDefault="005E3989" w:rsidP="00E07B5D">
      <w:pPr>
        <w:spacing w:after="0"/>
        <w:rPr>
          <w:lang w:val="en-US"/>
        </w:rPr>
      </w:pPr>
      <w:r w:rsidRPr="00A1295B">
        <w:rPr>
          <w:lang w:val="en-US"/>
        </w:rPr>
        <w:t xml:space="preserve">First and </w:t>
      </w:r>
      <w:r w:rsidR="008C1A44" w:rsidRPr="00A1295B">
        <w:rPr>
          <w:lang w:val="en-US"/>
        </w:rPr>
        <w:t>foremost,</w:t>
      </w:r>
      <w:r w:rsidRPr="00A1295B">
        <w:rPr>
          <w:lang w:val="en-US"/>
        </w:rPr>
        <w:t xml:space="preserve"> </w:t>
      </w:r>
      <w:r w:rsidR="008C1A44" w:rsidRPr="00A1295B">
        <w:rPr>
          <w:lang w:val="en-US"/>
        </w:rPr>
        <w:t>we</w:t>
      </w:r>
      <w:r w:rsidRPr="00A1295B">
        <w:rPr>
          <w:lang w:val="en-US"/>
        </w:rPr>
        <w:t xml:space="preserve"> want to thank Mrs. </w:t>
      </w:r>
      <w:r w:rsidR="008C1A44" w:rsidRPr="00A1295B">
        <w:rPr>
          <w:lang w:val="en-US"/>
        </w:rPr>
        <w:t xml:space="preserve">Steiner-Curtis for her </w:t>
      </w:r>
      <w:r w:rsidR="00C07C8C" w:rsidRPr="00A1295B">
        <w:rPr>
          <w:lang w:val="en-US"/>
        </w:rPr>
        <w:t xml:space="preserve">support and guidance in this project. </w:t>
      </w:r>
      <w:r w:rsidR="00863AC7" w:rsidRPr="00A1295B">
        <w:rPr>
          <w:lang w:val="en-US"/>
        </w:rPr>
        <w:t>Furthermore,</w:t>
      </w:r>
      <w:r w:rsidR="00C07C8C" w:rsidRPr="00A1295B">
        <w:rPr>
          <w:lang w:val="en-US"/>
        </w:rPr>
        <w:t xml:space="preserve"> we want to thank everyone from our class </w:t>
      </w:r>
      <w:r w:rsidR="00863AC7" w:rsidRPr="00A1295B">
        <w:rPr>
          <w:lang w:val="en-US"/>
        </w:rPr>
        <w:t xml:space="preserve">willing to let us photograph their hand for our dataset. </w:t>
      </w:r>
    </w:p>
    <w:p w14:paraId="377CD814" w14:textId="0F3B9200" w:rsidR="003D421A" w:rsidRDefault="00E07B5D" w:rsidP="00E07B5D">
      <w:pPr>
        <w:spacing w:after="0"/>
        <w:rPr>
          <w:lang w:val="en-US"/>
        </w:rPr>
      </w:pPr>
      <w:r w:rsidRPr="00A1295B">
        <w:rPr>
          <w:lang w:val="en-US"/>
        </w:rPr>
        <w:t>Finally</w:t>
      </w:r>
      <w:r w:rsidR="00150C76" w:rsidRPr="00A1295B">
        <w:rPr>
          <w:lang w:val="en-US"/>
        </w:rPr>
        <w:t>, we want to thank our families for r</w:t>
      </w:r>
      <w:r w:rsidR="008118DD" w:rsidRPr="00A1295B">
        <w:rPr>
          <w:lang w:val="en-US"/>
        </w:rPr>
        <w:t xml:space="preserve">eviewing our </w:t>
      </w:r>
      <w:r w:rsidR="009A59B3" w:rsidRPr="00A1295B">
        <w:rPr>
          <w:lang w:val="en-US"/>
        </w:rPr>
        <w:t>text and</w:t>
      </w:r>
      <w:r w:rsidR="004447C6" w:rsidRPr="00A1295B">
        <w:rPr>
          <w:lang w:val="en-US"/>
        </w:rPr>
        <w:t xml:space="preserve"> providing us with a camera</w:t>
      </w:r>
      <w:r w:rsidRPr="00A1295B">
        <w:rPr>
          <w:lang w:val="en-US"/>
        </w:rPr>
        <w:t xml:space="preserve"> for creating our dataset.</w:t>
      </w:r>
    </w:p>
    <w:p w14:paraId="7B5CC8A3" w14:textId="77777777" w:rsidR="003D421A" w:rsidRDefault="003D421A">
      <w:pPr>
        <w:rPr>
          <w:lang w:val="en-US"/>
        </w:rPr>
      </w:pPr>
      <w:r>
        <w:rPr>
          <w:lang w:val="en-US"/>
        </w:rPr>
        <w:br w:type="page"/>
      </w:r>
    </w:p>
    <w:p w14:paraId="6F847C4A" w14:textId="7B53D88A" w:rsidR="005A65F6" w:rsidRDefault="005A65F6" w:rsidP="00343515">
      <w:pPr>
        <w:pStyle w:val="Heading1"/>
        <w:numPr>
          <w:ilvl w:val="0"/>
          <w:numId w:val="7"/>
        </w:numPr>
      </w:pPr>
      <w:bookmarkStart w:id="550" w:name="_Toc185280213"/>
      <w:bookmarkStart w:id="551" w:name="_Toc185591033"/>
      <w:r w:rsidRPr="00B214A7">
        <w:t>Appendix</w:t>
      </w:r>
      <w:bookmarkEnd w:id="550"/>
      <w:bookmarkEnd w:id="551"/>
    </w:p>
    <w:p w14:paraId="1396938B" w14:textId="672842B2" w:rsidR="003D421A" w:rsidRDefault="003D421A" w:rsidP="00675ACF">
      <w:pPr>
        <w:pStyle w:val="Heading2"/>
        <w:numPr>
          <w:ilvl w:val="1"/>
          <w:numId w:val="7"/>
        </w:numPr>
        <w:pPrChange w:id="552" w:author="Landes, Finian (GymLI)" w:date="2024-12-20T12:52:00Z" w16du:dateUtc="2024-12-20T11:52:00Z">
          <w:pPr>
            <w:pStyle w:val="Heading2"/>
          </w:pPr>
        </w:pPrChange>
      </w:pPr>
      <w:bookmarkStart w:id="553" w:name="_Toc185591034"/>
      <w:r>
        <w:t xml:space="preserve">Image </w:t>
      </w:r>
      <w:ins w:id="554" w:author="Landes, Finian (GymLI)" w:date="2024-12-20T12:52:00Z" w16du:dateUtc="2024-12-20T11:52:00Z">
        <w:r w:rsidR="002D304D">
          <w:t>processing</w:t>
        </w:r>
        <w:bookmarkEnd w:id="553"/>
        <w:r>
          <w:t>Processing</w:t>
        </w:r>
      </w:ins>
    </w:p>
    <w:p w14:paraId="49B0FC22" w14:textId="77777777" w:rsidR="00FF4A56" w:rsidRPr="00FF4A56" w:rsidRDefault="00FF4A56" w:rsidP="00FF4A56">
      <w:pPr>
        <w:pStyle w:val="ListParagraph"/>
        <w:numPr>
          <w:ilvl w:val="0"/>
          <w:numId w:val="23"/>
        </w:numPr>
        <w:shd w:val="clear" w:color="auto" w:fill="FFFFFF"/>
        <w:spacing w:after="0" w:line="285" w:lineRule="atLeast"/>
        <w:rPr>
          <w:ins w:id="555" w:author="Landes, Finian (GymLI)" w:date="2024-12-20T12:52:00Z" w16du:dateUtc="2024-12-20T11:52:00Z"/>
          <w:rFonts w:ascii="Consolas" w:eastAsia="Times New Roman" w:hAnsi="Consolas" w:cs="Times New Roman"/>
          <w:color w:val="000000"/>
          <w:kern w:val="0"/>
          <w:sz w:val="21"/>
          <w:szCs w:val="21"/>
          <w14:ligatures w14:val="none"/>
        </w:rPr>
      </w:pPr>
      <w:ins w:id="556" w:author="Landes, Finian (GymLI)" w:date="2024-12-20T12:52:00Z" w16du:dateUtc="2024-12-20T11:52:00Z">
        <w:r w:rsidRPr="00FF4A56">
          <w:rPr>
            <w:rFonts w:ascii="Consolas" w:eastAsia="Times New Roman" w:hAnsi="Consolas" w:cs="Times New Roman"/>
            <w:color w:val="AF00DB"/>
            <w:kern w:val="0"/>
            <w:sz w:val="21"/>
            <w:szCs w:val="21"/>
            <w14:ligatures w14:val="none"/>
          </w:rPr>
          <w:t>import</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os</w:t>
        </w:r>
      </w:ins>
    </w:p>
    <w:p w14:paraId="25C58E74" w14:textId="77777777" w:rsidR="00FF4A56" w:rsidRPr="00FF4A56" w:rsidRDefault="00FF4A56" w:rsidP="00FF4A56">
      <w:pPr>
        <w:pStyle w:val="ListParagraph"/>
        <w:numPr>
          <w:ilvl w:val="0"/>
          <w:numId w:val="23"/>
        </w:numPr>
        <w:shd w:val="clear" w:color="auto" w:fill="FFFFFF"/>
        <w:spacing w:after="0" w:line="285" w:lineRule="atLeast"/>
        <w:rPr>
          <w:ins w:id="557" w:author="Landes, Finian (GymLI)" w:date="2024-12-20T12:52:00Z" w16du:dateUtc="2024-12-20T11:52:00Z"/>
          <w:rFonts w:ascii="Consolas" w:eastAsia="Times New Roman" w:hAnsi="Consolas" w:cs="Times New Roman"/>
          <w:color w:val="000000"/>
          <w:kern w:val="0"/>
          <w:sz w:val="21"/>
          <w:szCs w:val="21"/>
          <w14:ligatures w14:val="none"/>
        </w:rPr>
      </w:pPr>
      <w:ins w:id="558" w:author="Landes, Finian (GymLI)" w:date="2024-12-20T12:52:00Z" w16du:dateUtc="2024-12-20T11:52:00Z">
        <w:r w:rsidRPr="00FF4A56">
          <w:rPr>
            <w:rFonts w:ascii="Consolas" w:eastAsia="Times New Roman" w:hAnsi="Consolas" w:cs="Times New Roman"/>
            <w:color w:val="AF00DB"/>
            <w:kern w:val="0"/>
            <w:sz w:val="21"/>
            <w:szCs w:val="21"/>
            <w14:ligatures w14:val="none"/>
          </w:rPr>
          <w:t>from</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PIL</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AF00DB"/>
            <w:kern w:val="0"/>
            <w:sz w:val="21"/>
            <w:szCs w:val="21"/>
            <w14:ligatures w14:val="none"/>
          </w:rPr>
          <w:t>import</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Image</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ImageOps</w:t>
        </w:r>
      </w:ins>
    </w:p>
    <w:p w14:paraId="26F6B369" w14:textId="77777777" w:rsidR="00FF4A56" w:rsidRPr="00FF4A56" w:rsidRDefault="00FF4A56" w:rsidP="00FF4A56">
      <w:pPr>
        <w:pStyle w:val="ListParagraph"/>
        <w:numPr>
          <w:ilvl w:val="0"/>
          <w:numId w:val="23"/>
        </w:numPr>
        <w:shd w:val="clear" w:color="auto" w:fill="FFFFFF"/>
        <w:spacing w:after="0" w:line="285" w:lineRule="atLeast"/>
        <w:rPr>
          <w:ins w:id="559" w:author="Landes, Finian (GymLI)" w:date="2024-12-20T12:52:00Z" w16du:dateUtc="2024-12-20T11:52:00Z"/>
          <w:rFonts w:ascii="Consolas" w:eastAsia="Times New Roman" w:hAnsi="Consolas" w:cs="Times New Roman"/>
          <w:color w:val="000000"/>
          <w:kern w:val="0"/>
          <w:sz w:val="21"/>
          <w:szCs w:val="21"/>
          <w14:ligatures w14:val="none"/>
        </w:rPr>
      </w:pPr>
    </w:p>
    <w:p w14:paraId="614D909E" w14:textId="77777777" w:rsidR="00FF4A56" w:rsidRPr="00411C90" w:rsidRDefault="00FF4A56" w:rsidP="00FF4A56">
      <w:pPr>
        <w:pStyle w:val="ListParagraph"/>
        <w:numPr>
          <w:ilvl w:val="0"/>
          <w:numId w:val="23"/>
        </w:numPr>
        <w:shd w:val="clear" w:color="auto" w:fill="FFFFFF"/>
        <w:spacing w:after="0" w:line="285" w:lineRule="atLeast"/>
        <w:rPr>
          <w:ins w:id="560" w:author="Landes, Finian (GymLI)" w:date="2024-12-20T12:52:00Z" w16du:dateUtc="2024-12-20T11:52:00Z"/>
          <w:rFonts w:ascii="Consolas" w:eastAsia="Times New Roman" w:hAnsi="Consolas" w:cs="Times New Roman"/>
          <w:color w:val="000000"/>
          <w:kern w:val="0"/>
          <w:sz w:val="21"/>
          <w:szCs w:val="21"/>
          <w:lang w:val="en-US"/>
          <w14:ligatures w14:val="none"/>
        </w:rPr>
      </w:pPr>
      <w:ins w:id="561"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#Saves an image with a provided name at a given location</w:t>
        </w:r>
      </w:ins>
    </w:p>
    <w:p w14:paraId="77B1F68E" w14:textId="77777777" w:rsidR="00FF4A56" w:rsidRPr="00FF4A56" w:rsidRDefault="00FF4A56" w:rsidP="00FF4A56">
      <w:pPr>
        <w:pStyle w:val="ListParagraph"/>
        <w:numPr>
          <w:ilvl w:val="0"/>
          <w:numId w:val="23"/>
        </w:numPr>
        <w:shd w:val="clear" w:color="auto" w:fill="FFFFFF"/>
        <w:spacing w:after="0" w:line="285" w:lineRule="atLeast"/>
        <w:rPr>
          <w:ins w:id="562" w:author="Landes, Finian (GymLI)" w:date="2024-12-20T12:52:00Z" w16du:dateUtc="2024-12-20T11:52:00Z"/>
          <w:rFonts w:ascii="Consolas" w:eastAsia="Times New Roman" w:hAnsi="Consolas" w:cs="Times New Roman"/>
          <w:color w:val="000000"/>
          <w:kern w:val="0"/>
          <w:sz w:val="21"/>
          <w:szCs w:val="21"/>
          <w14:ligatures w14:val="none"/>
        </w:rPr>
      </w:pPr>
      <w:ins w:id="563" w:author="Landes, Finian (GymLI)" w:date="2024-12-20T12:52:00Z" w16du:dateUtc="2024-12-20T11:52:00Z">
        <w:r w:rsidRPr="00FF4A56">
          <w:rPr>
            <w:rFonts w:ascii="Consolas" w:eastAsia="Times New Roman" w:hAnsi="Consolas" w:cs="Times New Roman"/>
            <w:color w:val="0000FF"/>
            <w:kern w:val="0"/>
            <w:sz w:val="21"/>
            <w:szCs w:val="21"/>
            <w14:ligatures w14:val="none"/>
          </w:rPr>
          <w:t>def</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795E26"/>
            <w:kern w:val="0"/>
            <w:sz w:val="21"/>
            <w:szCs w:val="21"/>
            <w14:ligatures w14:val="none"/>
          </w:rPr>
          <w:t>rename_save_img</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001080"/>
            <w:kern w:val="0"/>
            <w:sz w:val="21"/>
            <w:szCs w:val="21"/>
            <w14:ligatures w14:val="none"/>
          </w:rPr>
          <w:t>img</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Image</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1080"/>
            <w:kern w:val="0"/>
            <w:sz w:val="21"/>
            <w:szCs w:val="21"/>
            <w14:ligatures w14:val="none"/>
          </w:rPr>
          <w:t>name</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str</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1080"/>
            <w:kern w:val="0"/>
            <w:sz w:val="21"/>
            <w:szCs w:val="21"/>
            <w14:ligatures w14:val="none"/>
          </w:rPr>
          <w:t>path</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str</w:t>
        </w:r>
        <w:r w:rsidRPr="00FF4A56">
          <w:rPr>
            <w:rFonts w:ascii="Consolas" w:eastAsia="Times New Roman" w:hAnsi="Consolas" w:cs="Times New Roman"/>
            <w:color w:val="000000"/>
            <w:kern w:val="0"/>
            <w:sz w:val="21"/>
            <w:szCs w:val="21"/>
            <w14:ligatures w14:val="none"/>
          </w:rPr>
          <w:t xml:space="preserve">) -&gt; </w:t>
        </w:r>
        <w:r w:rsidRPr="00FF4A56">
          <w:rPr>
            <w:rFonts w:ascii="Consolas" w:eastAsia="Times New Roman" w:hAnsi="Consolas" w:cs="Times New Roman"/>
            <w:color w:val="0000FF"/>
            <w:kern w:val="0"/>
            <w:sz w:val="21"/>
            <w:szCs w:val="21"/>
            <w14:ligatures w14:val="none"/>
          </w:rPr>
          <w:t>None</w:t>
        </w:r>
        <w:r w:rsidRPr="00FF4A56">
          <w:rPr>
            <w:rFonts w:ascii="Consolas" w:eastAsia="Times New Roman" w:hAnsi="Consolas" w:cs="Times New Roman"/>
            <w:color w:val="000000"/>
            <w:kern w:val="0"/>
            <w:sz w:val="21"/>
            <w:szCs w:val="21"/>
            <w14:ligatures w14:val="none"/>
          </w:rPr>
          <w:t>:</w:t>
        </w:r>
      </w:ins>
    </w:p>
    <w:p w14:paraId="014C9AC7" w14:textId="77777777" w:rsidR="00FF4A56" w:rsidRPr="00D833DB" w:rsidRDefault="00FF4A56" w:rsidP="00FF4A56">
      <w:pPr>
        <w:pStyle w:val="ListParagraph"/>
        <w:numPr>
          <w:ilvl w:val="0"/>
          <w:numId w:val="23"/>
        </w:numPr>
        <w:shd w:val="clear" w:color="auto" w:fill="FFFFFF"/>
        <w:spacing w:after="0" w:line="285" w:lineRule="atLeast"/>
        <w:rPr>
          <w:ins w:id="564" w:author="Landes, Finian (GymLI)" w:date="2024-12-20T12:52:00Z" w16du:dateUtc="2024-12-20T11:52:00Z"/>
          <w:rFonts w:ascii="Consolas" w:eastAsia="Times New Roman" w:hAnsi="Consolas" w:cs="Times New Roman"/>
          <w:color w:val="000000"/>
          <w:kern w:val="0"/>
          <w:sz w:val="21"/>
          <w:szCs w:val="21"/>
          <w:lang w:val="en-US"/>
          <w14:ligatures w14:val="none"/>
        </w:rPr>
      </w:pPr>
      <w:ins w:id="565"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img</w:t>
        </w:r>
        <w:r w:rsidRPr="00D833DB">
          <w:rPr>
            <w:rFonts w:ascii="Consolas" w:eastAsia="Times New Roman" w:hAnsi="Consolas" w:cs="Times New Roman"/>
            <w:color w:val="000000"/>
            <w:kern w:val="0"/>
            <w:sz w:val="21"/>
            <w:szCs w:val="21"/>
            <w:lang w:val="en-US"/>
            <w14:ligatures w14:val="none"/>
          </w:rPr>
          <w:t>.save(</w:t>
        </w:r>
        <w:r w:rsidRPr="00D833DB">
          <w:rPr>
            <w:rFonts w:ascii="Consolas" w:eastAsia="Times New Roman" w:hAnsi="Consolas" w:cs="Times New Roman"/>
            <w:color w:val="001080"/>
            <w:kern w:val="0"/>
            <w:sz w:val="21"/>
            <w:szCs w:val="21"/>
            <w:lang w:val="en-US"/>
            <w14:ligatures w14:val="none"/>
          </w:rPr>
          <w:t>path</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name</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".jpg"</w:t>
        </w:r>
        <w:r w:rsidRPr="00D833DB">
          <w:rPr>
            <w:rFonts w:ascii="Consolas" w:eastAsia="Times New Roman" w:hAnsi="Consolas" w:cs="Times New Roman"/>
            <w:color w:val="000000"/>
            <w:kern w:val="0"/>
            <w:sz w:val="21"/>
            <w:szCs w:val="21"/>
            <w:lang w:val="en-US"/>
            <w14:ligatures w14:val="none"/>
          </w:rPr>
          <w:t>)</w:t>
        </w:r>
      </w:ins>
    </w:p>
    <w:p w14:paraId="72DA7B10" w14:textId="77777777" w:rsidR="00FF4A56" w:rsidRPr="00D833DB" w:rsidRDefault="00FF4A56" w:rsidP="00FF4A56">
      <w:pPr>
        <w:pStyle w:val="ListParagraph"/>
        <w:numPr>
          <w:ilvl w:val="0"/>
          <w:numId w:val="23"/>
        </w:numPr>
        <w:shd w:val="clear" w:color="auto" w:fill="FFFFFF"/>
        <w:spacing w:after="0" w:line="285" w:lineRule="atLeast"/>
        <w:rPr>
          <w:ins w:id="566" w:author="Landes, Finian (GymLI)" w:date="2024-12-20T12:52:00Z" w16du:dateUtc="2024-12-20T11:52:00Z"/>
          <w:rFonts w:ascii="Consolas" w:eastAsia="Times New Roman" w:hAnsi="Consolas" w:cs="Times New Roman"/>
          <w:color w:val="000000"/>
          <w:kern w:val="0"/>
          <w:sz w:val="21"/>
          <w:szCs w:val="21"/>
          <w:lang w:val="en-US"/>
          <w14:ligatures w14:val="none"/>
        </w:rPr>
      </w:pPr>
    </w:p>
    <w:p w14:paraId="42B00C8D" w14:textId="77777777" w:rsidR="00FF4A56" w:rsidRPr="00411C90" w:rsidRDefault="00FF4A56" w:rsidP="00FF4A56">
      <w:pPr>
        <w:pStyle w:val="ListParagraph"/>
        <w:numPr>
          <w:ilvl w:val="0"/>
          <w:numId w:val="23"/>
        </w:numPr>
        <w:shd w:val="clear" w:color="auto" w:fill="FFFFFF"/>
        <w:spacing w:after="0" w:line="285" w:lineRule="atLeast"/>
        <w:rPr>
          <w:ins w:id="567" w:author="Landes, Finian (GymLI)" w:date="2024-12-20T12:52:00Z" w16du:dateUtc="2024-12-20T11:52:00Z"/>
          <w:rFonts w:ascii="Consolas" w:eastAsia="Times New Roman" w:hAnsi="Consolas" w:cs="Times New Roman"/>
          <w:color w:val="000000"/>
          <w:kern w:val="0"/>
          <w:sz w:val="21"/>
          <w:szCs w:val="21"/>
          <w:lang w:val="en-US"/>
          <w14:ligatures w14:val="none"/>
        </w:rPr>
      </w:pPr>
      <w:ins w:id="568"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#Rotates an image with a given angle</w:t>
        </w:r>
      </w:ins>
    </w:p>
    <w:p w14:paraId="76DE4646" w14:textId="77777777" w:rsidR="00FF4A56" w:rsidRPr="00FF4A56" w:rsidRDefault="00FF4A56" w:rsidP="00FF4A56">
      <w:pPr>
        <w:pStyle w:val="ListParagraph"/>
        <w:numPr>
          <w:ilvl w:val="0"/>
          <w:numId w:val="23"/>
        </w:numPr>
        <w:shd w:val="clear" w:color="auto" w:fill="FFFFFF"/>
        <w:spacing w:after="0" w:line="285" w:lineRule="atLeast"/>
        <w:rPr>
          <w:ins w:id="569" w:author="Landes, Finian (GymLI)" w:date="2024-12-20T12:52:00Z" w16du:dateUtc="2024-12-20T11:52:00Z"/>
          <w:rFonts w:ascii="Consolas" w:eastAsia="Times New Roman" w:hAnsi="Consolas" w:cs="Times New Roman"/>
          <w:color w:val="000000"/>
          <w:kern w:val="0"/>
          <w:sz w:val="21"/>
          <w:szCs w:val="21"/>
          <w14:ligatures w14:val="none"/>
        </w:rPr>
      </w:pPr>
      <w:ins w:id="570" w:author="Landes, Finian (GymLI)" w:date="2024-12-20T12:52:00Z" w16du:dateUtc="2024-12-20T11:52:00Z">
        <w:r w:rsidRPr="00FF4A56">
          <w:rPr>
            <w:rFonts w:ascii="Consolas" w:eastAsia="Times New Roman" w:hAnsi="Consolas" w:cs="Times New Roman"/>
            <w:color w:val="008000"/>
            <w:kern w:val="0"/>
            <w:sz w:val="21"/>
            <w:szCs w:val="21"/>
            <w14:ligatures w14:val="none"/>
          </w:rPr>
          <w:t>#Returns the rotated image</w:t>
        </w:r>
      </w:ins>
    </w:p>
    <w:p w14:paraId="483AEF74" w14:textId="77777777" w:rsidR="00FF4A56" w:rsidRPr="00FF4A56" w:rsidRDefault="00FF4A56" w:rsidP="00FF4A56">
      <w:pPr>
        <w:pStyle w:val="ListParagraph"/>
        <w:numPr>
          <w:ilvl w:val="0"/>
          <w:numId w:val="23"/>
        </w:numPr>
        <w:shd w:val="clear" w:color="auto" w:fill="FFFFFF"/>
        <w:spacing w:after="0" w:line="285" w:lineRule="atLeast"/>
        <w:rPr>
          <w:ins w:id="571" w:author="Landes, Finian (GymLI)" w:date="2024-12-20T12:52:00Z" w16du:dateUtc="2024-12-20T11:52:00Z"/>
          <w:rFonts w:ascii="Consolas" w:eastAsia="Times New Roman" w:hAnsi="Consolas" w:cs="Times New Roman"/>
          <w:color w:val="000000"/>
          <w:kern w:val="0"/>
          <w:sz w:val="21"/>
          <w:szCs w:val="21"/>
          <w14:ligatures w14:val="none"/>
        </w:rPr>
      </w:pPr>
      <w:ins w:id="572" w:author="Landes, Finian (GymLI)" w:date="2024-12-20T12:52:00Z" w16du:dateUtc="2024-12-20T11:52:00Z">
        <w:r w:rsidRPr="00FF4A56">
          <w:rPr>
            <w:rFonts w:ascii="Consolas" w:eastAsia="Times New Roman" w:hAnsi="Consolas" w:cs="Times New Roman"/>
            <w:color w:val="0000FF"/>
            <w:kern w:val="0"/>
            <w:sz w:val="21"/>
            <w:szCs w:val="21"/>
            <w14:ligatures w14:val="none"/>
          </w:rPr>
          <w:t>def</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795E26"/>
            <w:kern w:val="0"/>
            <w:sz w:val="21"/>
            <w:szCs w:val="21"/>
            <w14:ligatures w14:val="none"/>
          </w:rPr>
          <w:t>rotate</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001080"/>
            <w:kern w:val="0"/>
            <w:sz w:val="21"/>
            <w:szCs w:val="21"/>
            <w14:ligatures w14:val="none"/>
          </w:rPr>
          <w:t>img</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Image</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1080"/>
            <w:kern w:val="0"/>
            <w:sz w:val="21"/>
            <w:szCs w:val="21"/>
            <w14:ligatures w14:val="none"/>
          </w:rPr>
          <w:t>alpha</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int</w:t>
        </w:r>
        <w:r w:rsidRPr="00FF4A56">
          <w:rPr>
            <w:rFonts w:ascii="Consolas" w:eastAsia="Times New Roman" w:hAnsi="Consolas" w:cs="Times New Roman"/>
            <w:color w:val="000000"/>
            <w:kern w:val="0"/>
            <w:sz w:val="21"/>
            <w:szCs w:val="21"/>
            <w14:ligatures w14:val="none"/>
          </w:rPr>
          <w:t xml:space="preserve">) -&gt; </w:t>
        </w:r>
        <w:r w:rsidRPr="00FF4A56">
          <w:rPr>
            <w:rFonts w:ascii="Consolas" w:eastAsia="Times New Roman" w:hAnsi="Consolas" w:cs="Times New Roman"/>
            <w:color w:val="267F99"/>
            <w:kern w:val="0"/>
            <w:sz w:val="21"/>
            <w:szCs w:val="21"/>
            <w14:ligatures w14:val="none"/>
          </w:rPr>
          <w:t>Image</w:t>
        </w:r>
        <w:r w:rsidRPr="00FF4A56">
          <w:rPr>
            <w:rFonts w:ascii="Consolas" w:eastAsia="Times New Roman" w:hAnsi="Consolas" w:cs="Times New Roman"/>
            <w:color w:val="000000"/>
            <w:kern w:val="0"/>
            <w:sz w:val="21"/>
            <w:szCs w:val="21"/>
            <w14:ligatures w14:val="none"/>
          </w:rPr>
          <w:t>:</w:t>
        </w:r>
      </w:ins>
    </w:p>
    <w:p w14:paraId="18011115" w14:textId="77777777" w:rsidR="00FF4A56" w:rsidRPr="00D833DB" w:rsidRDefault="00FF4A56" w:rsidP="00FF4A56">
      <w:pPr>
        <w:pStyle w:val="ListParagraph"/>
        <w:numPr>
          <w:ilvl w:val="0"/>
          <w:numId w:val="23"/>
        </w:numPr>
        <w:shd w:val="clear" w:color="auto" w:fill="FFFFFF"/>
        <w:spacing w:after="0" w:line="285" w:lineRule="atLeast"/>
        <w:rPr>
          <w:ins w:id="573" w:author="Landes, Finian (GymLI)" w:date="2024-12-20T12:52:00Z" w16du:dateUtc="2024-12-20T11:52:00Z"/>
          <w:rFonts w:ascii="Consolas" w:eastAsia="Times New Roman" w:hAnsi="Consolas" w:cs="Times New Roman"/>
          <w:color w:val="000000"/>
          <w:kern w:val="0"/>
          <w:sz w:val="21"/>
          <w:szCs w:val="21"/>
          <w:lang w:val="en-US"/>
          <w14:ligatures w14:val="none"/>
        </w:rPr>
      </w:pPr>
      <w:ins w:id="574"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img</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img</w:t>
        </w:r>
        <w:r w:rsidRPr="00D833DB">
          <w:rPr>
            <w:rFonts w:ascii="Consolas" w:eastAsia="Times New Roman" w:hAnsi="Consolas" w:cs="Times New Roman"/>
            <w:color w:val="000000"/>
            <w:kern w:val="0"/>
            <w:sz w:val="21"/>
            <w:szCs w:val="21"/>
            <w:lang w:val="en-US"/>
            <w14:ligatures w14:val="none"/>
          </w:rPr>
          <w:t>.rotate(</w:t>
        </w:r>
        <w:r w:rsidRPr="00D833DB">
          <w:rPr>
            <w:rFonts w:ascii="Consolas" w:eastAsia="Times New Roman" w:hAnsi="Consolas" w:cs="Times New Roman"/>
            <w:color w:val="001080"/>
            <w:kern w:val="0"/>
            <w:sz w:val="21"/>
            <w:szCs w:val="21"/>
            <w:lang w:val="en-US"/>
            <w14:ligatures w14:val="none"/>
          </w:rPr>
          <w:t>angle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alpha</w:t>
        </w:r>
        <w:r w:rsidRPr="00D833DB">
          <w:rPr>
            <w:rFonts w:ascii="Consolas" w:eastAsia="Times New Roman" w:hAnsi="Consolas" w:cs="Times New Roman"/>
            <w:color w:val="000000"/>
            <w:kern w:val="0"/>
            <w:sz w:val="21"/>
            <w:szCs w:val="21"/>
            <w:lang w:val="en-US"/>
            <w14:ligatures w14:val="none"/>
          </w:rPr>
          <w:t>)</w:t>
        </w:r>
      </w:ins>
    </w:p>
    <w:p w14:paraId="7BF9013B" w14:textId="77777777" w:rsidR="00FF4A56" w:rsidRPr="00FF4A56" w:rsidRDefault="00FF4A56" w:rsidP="00FF4A56">
      <w:pPr>
        <w:pStyle w:val="ListParagraph"/>
        <w:numPr>
          <w:ilvl w:val="0"/>
          <w:numId w:val="23"/>
        </w:numPr>
        <w:shd w:val="clear" w:color="auto" w:fill="FFFFFF"/>
        <w:spacing w:after="0" w:line="285" w:lineRule="atLeast"/>
        <w:rPr>
          <w:ins w:id="575" w:author="Landes, Finian (GymLI)" w:date="2024-12-20T12:52:00Z" w16du:dateUtc="2024-12-20T11:52:00Z"/>
          <w:rFonts w:ascii="Consolas" w:eastAsia="Times New Roman" w:hAnsi="Consolas" w:cs="Times New Roman"/>
          <w:color w:val="000000"/>
          <w:kern w:val="0"/>
          <w:sz w:val="21"/>
          <w:szCs w:val="21"/>
          <w14:ligatures w14:val="none"/>
        </w:rPr>
      </w:pPr>
      <w:ins w:id="576"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FF4A56">
          <w:rPr>
            <w:rFonts w:ascii="Consolas" w:eastAsia="Times New Roman" w:hAnsi="Consolas" w:cs="Times New Roman"/>
            <w:color w:val="AF00DB"/>
            <w:kern w:val="0"/>
            <w:sz w:val="21"/>
            <w:szCs w:val="21"/>
            <w14:ligatures w14:val="none"/>
          </w:rPr>
          <w:t>return</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1080"/>
            <w:kern w:val="0"/>
            <w:sz w:val="21"/>
            <w:szCs w:val="21"/>
            <w14:ligatures w14:val="none"/>
          </w:rPr>
          <w:t>img</w:t>
        </w:r>
      </w:ins>
    </w:p>
    <w:p w14:paraId="1AB133E4" w14:textId="77777777" w:rsidR="00FF4A56" w:rsidRPr="00FF4A56" w:rsidRDefault="00FF4A56" w:rsidP="00FF4A56">
      <w:pPr>
        <w:pStyle w:val="ListParagraph"/>
        <w:numPr>
          <w:ilvl w:val="0"/>
          <w:numId w:val="23"/>
        </w:numPr>
        <w:shd w:val="clear" w:color="auto" w:fill="FFFFFF"/>
        <w:spacing w:after="0" w:line="285" w:lineRule="atLeast"/>
        <w:rPr>
          <w:ins w:id="577" w:author="Landes, Finian (GymLI)" w:date="2024-12-20T12:52:00Z" w16du:dateUtc="2024-12-20T11:52:00Z"/>
          <w:rFonts w:ascii="Consolas" w:eastAsia="Times New Roman" w:hAnsi="Consolas" w:cs="Times New Roman"/>
          <w:color w:val="000000"/>
          <w:kern w:val="0"/>
          <w:sz w:val="21"/>
          <w:szCs w:val="21"/>
          <w14:ligatures w14:val="none"/>
        </w:rPr>
      </w:pPr>
    </w:p>
    <w:p w14:paraId="1B206442" w14:textId="77777777" w:rsidR="00FF4A56" w:rsidRPr="00411C90" w:rsidRDefault="00FF4A56" w:rsidP="00FF4A56">
      <w:pPr>
        <w:pStyle w:val="ListParagraph"/>
        <w:numPr>
          <w:ilvl w:val="0"/>
          <w:numId w:val="23"/>
        </w:numPr>
        <w:shd w:val="clear" w:color="auto" w:fill="FFFFFF"/>
        <w:spacing w:after="0" w:line="285" w:lineRule="atLeast"/>
        <w:rPr>
          <w:ins w:id="578" w:author="Landes, Finian (GymLI)" w:date="2024-12-20T12:52:00Z" w16du:dateUtc="2024-12-20T11:52:00Z"/>
          <w:rFonts w:ascii="Consolas" w:eastAsia="Times New Roman" w:hAnsi="Consolas" w:cs="Times New Roman"/>
          <w:color w:val="000000"/>
          <w:kern w:val="0"/>
          <w:sz w:val="21"/>
          <w:szCs w:val="21"/>
          <w:lang w:val="en-US"/>
          <w14:ligatures w14:val="none"/>
        </w:rPr>
      </w:pPr>
      <w:ins w:id="579"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#Scales down the image to a given width and height, only works on square pictures (Warning shown with LANCZOS method is irrelevant)</w:t>
        </w:r>
      </w:ins>
    </w:p>
    <w:p w14:paraId="44B2F4D2" w14:textId="77777777" w:rsidR="00FF4A56" w:rsidRPr="00FF4A56" w:rsidRDefault="00FF4A56" w:rsidP="00FF4A56">
      <w:pPr>
        <w:pStyle w:val="ListParagraph"/>
        <w:numPr>
          <w:ilvl w:val="0"/>
          <w:numId w:val="23"/>
        </w:numPr>
        <w:shd w:val="clear" w:color="auto" w:fill="FFFFFF"/>
        <w:spacing w:after="0" w:line="285" w:lineRule="atLeast"/>
        <w:rPr>
          <w:ins w:id="580" w:author="Landes, Finian (GymLI)" w:date="2024-12-20T12:52:00Z" w16du:dateUtc="2024-12-20T11:52:00Z"/>
          <w:rFonts w:ascii="Consolas" w:eastAsia="Times New Roman" w:hAnsi="Consolas" w:cs="Times New Roman"/>
          <w:color w:val="000000"/>
          <w:kern w:val="0"/>
          <w:sz w:val="21"/>
          <w:szCs w:val="21"/>
          <w14:ligatures w14:val="none"/>
        </w:rPr>
      </w:pPr>
      <w:ins w:id="581" w:author="Landes, Finian (GymLI)" w:date="2024-12-20T12:52:00Z" w16du:dateUtc="2024-12-20T11:52:00Z">
        <w:r w:rsidRPr="00FF4A56">
          <w:rPr>
            <w:rFonts w:ascii="Consolas" w:eastAsia="Times New Roman" w:hAnsi="Consolas" w:cs="Times New Roman"/>
            <w:color w:val="008000"/>
            <w:kern w:val="0"/>
            <w:sz w:val="21"/>
            <w:szCs w:val="21"/>
            <w14:ligatures w14:val="none"/>
          </w:rPr>
          <w:t>#Returns new image</w:t>
        </w:r>
      </w:ins>
    </w:p>
    <w:p w14:paraId="2066E2A6" w14:textId="77777777" w:rsidR="00FF4A56" w:rsidRPr="00D833DB" w:rsidRDefault="00FF4A56" w:rsidP="00FF4A56">
      <w:pPr>
        <w:pStyle w:val="ListParagraph"/>
        <w:numPr>
          <w:ilvl w:val="0"/>
          <w:numId w:val="23"/>
        </w:numPr>
        <w:shd w:val="clear" w:color="auto" w:fill="FFFFFF"/>
        <w:spacing w:after="0" w:line="285" w:lineRule="atLeast"/>
        <w:rPr>
          <w:ins w:id="582" w:author="Landes, Finian (GymLI)" w:date="2024-12-20T12:52:00Z" w16du:dateUtc="2024-12-20T11:52:00Z"/>
          <w:rFonts w:ascii="Consolas" w:eastAsia="Times New Roman" w:hAnsi="Consolas" w:cs="Times New Roman"/>
          <w:color w:val="000000"/>
          <w:kern w:val="0"/>
          <w:sz w:val="21"/>
          <w:szCs w:val="21"/>
          <w:lang w:val="en-US"/>
          <w14:ligatures w14:val="none"/>
        </w:rPr>
      </w:pPr>
      <w:ins w:id="583"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downscale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img</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Image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size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int</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Image</w:t>
        </w:r>
        <w:r w:rsidRPr="00D833DB">
          <w:rPr>
            <w:rFonts w:ascii="Consolas" w:eastAsia="Times New Roman" w:hAnsi="Consolas" w:cs="Times New Roman"/>
            <w:color w:val="000000"/>
            <w:kern w:val="0"/>
            <w:sz w:val="21"/>
            <w:szCs w:val="21"/>
            <w:lang w:val="en-US"/>
            <w14:ligatures w14:val="none"/>
          </w:rPr>
          <w:t>:</w:t>
        </w:r>
      </w:ins>
    </w:p>
    <w:p w14:paraId="2611C349" w14:textId="77777777" w:rsidR="00FF4A56" w:rsidRPr="00411C90" w:rsidRDefault="00FF4A56" w:rsidP="00FF4A56">
      <w:pPr>
        <w:pStyle w:val="ListParagraph"/>
        <w:numPr>
          <w:ilvl w:val="0"/>
          <w:numId w:val="23"/>
        </w:numPr>
        <w:shd w:val="clear" w:color="auto" w:fill="FFFFFF"/>
        <w:spacing w:after="0" w:line="285" w:lineRule="atLeast"/>
        <w:rPr>
          <w:ins w:id="584" w:author="Landes, Finian (GymLI)" w:date="2024-12-20T12:52:00Z" w16du:dateUtc="2024-12-20T11:52:00Z"/>
          <w:rFonts w:ascii="Consolas" w:eastAsia="Times New Roman" w:hAnsi="Consolas" w:cs="Times New Roman"/>
          <w:color w:val="000000"/>
          <w:kern w:val="0"/>
          <w:sz w:val="21"/>
          <w:szCs w:val="21"/>
          <w:lang w:val="en-US"/>
          <w14:ligatures w14:val="none"/>
        </w:rPr>
      </w:pPr>
      <w:ins w:id="585"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new_size</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list</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size</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size</w:t>
        </w:r>
        <w:r w:rsidRPr="00411C90">
          <w:rPr>
            <w:rFonts w:ascii="Consolas" w:eastAsia="Times New Roman" w:hAnsi="Consolas" w:cs="Times New Roman"/>
            <w:color w:val="000000"/>
            <w:kern w:val="0"/>
            <w:sz w:val="21"/>
            <w:szCs w:val="21"/>
            <w:lang w:val="en-US"/>
            <w14:ligatures w14:val="none"/>
          </w:rPr>
          <w:t>)</w:t>
        </w:r>
      </w:ins>
    </w:p>
    <w:p w14:paraId="127D9E37" w14:textId="77777777" w:rsidR="00FF4A56" w:rsidRPr="00D833DB" w:rsidRDefault="00FF4A56" w:rsidP="00FF4A56">
      <w:pPr>
        <w:pStyle w:val="ListParagraph"/>
        <w:numPr>
          <w:ilvl w:val="0"/>
          <w:numId w:val="23"/>
        </w:numPr>
        <w:shd w:val="clear" w:color="auto" w:fill="FFFFFF"/>
        <w:spacing w:after="0" w:line="285" w:lineRule="atLeast"/>
        <w:rPr>
          <w:ins w:id="586" w:author="Landes, Finian (GymLI)" w:date="2024-12-20T12:52:00Z" w16du:dateUtc="2024-12-20T11:52:00Z"/>
          <w:rFonts w:ascii="Consolas" w:eastAsia="Times New Roman" w:hAnsi="Consolas" w:cs="Times New Roman"/>
          <w:color w:val="000000"/>
          <w:kern w:val="0"/>
          <w:sz w:val="21"/>
          <w:szCs w:val="21"/>
          <w:lang w:val="en-US"/>
          <w14:ligatures w14:val="none"/>
        </w:rPr>
      </w:pPr>
      <w:ins w:id="587"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return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img</w:t>
        </w:r>
        <w:r w:rsidRPr="00D833DB">
          <w:rPr>
            <w:rFonts w:ascii="Consolas" w:eastAsia="Times New Roman" w:hAnsi="Consolas" w:cs="Times New Roman"/>
            <w:color w:val="000000"/>
            <w:kern w:val="0"/>
            <w:sz w:val="21"/>
            <w:szCs w:val="21"/>
            <w:lang w:val="en-US"/>
            <w14:ligatures w14:val="none"/>
          </w:rPr>
          <w:t>.resize(</w:t>
        </w:r>
        <w:r w:rsidRPr="00D833DB">
          <w:rPr>
            <w:rFonts w:ascii="Consolas" w:eastAsia="Times New Roman" w:hAnsi="Consolas" w:cs="Times New Roman"/>
            <w:color w:val="001080"/>
            <w:kern w:val="0"/>
            <w:sz w:val="21"/>
            <w:szCs w:val="21"/>
            <w:lang w:val="en-US"/>
            <w14:ligatures w14:val="none"/>
          </w:rPr>
          <w:t>new_size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Image</w:t>
        </w:r>
        <w:r w:rsidRPr="00D833DB">
          <w:rPr>
            <w:rFonts w:ascii="Consolas" w:eastAsia="Times New Roman" w:hAnsi="Consolas" w:cs="Times New Roman"/>
            <w:color w:val="000000"/>
            <w:kern w:val="0"/>
            <w:sz w:val="21"/>
            <w:szCs w:val="21"/>
            <w:lang w:val="en-US"/>
            <w14:ligatures w14:val="none"/>
          </w:rPr>
          <w:t>.LANCZOS)</w:t>
        </w:r>
      </w:ins>
    </w:p>
    <w:p w14:paraId="782B5D86" w14:textId="77777777" w:rsidR="00FF4A56" w:rsidRPr="00D833DB" w:rsidRDefault="00FF4A56" w:rsidP="00FF4A56">
      <w:pPr>
        <w:pStyle w:val="ListParagraph"/>
        <w:numPr>
          <w:ilvl w:val="0"/>
          <w:numId w:val="23"/>
        </w:numPr>
        <w:shd w:val="clear" w:color="auto" w:fill="FFFFFF"/>
        <w:spacing w:after="0" w:line="285" w:lineRule="atLeast"/>
        <w:rPr>
          <w:ins w:id="588" w:author="Landes, Finian (GymLI)" w:date="2024-12-20T12:52:00Z" w16du:dateUtc="2024-12-20T11:52:00Z"/>
          <w:rFonts w:ascii="Consolas" w:eastAsia="Times New Roman" w:hAnsi="Consolas" w:cs="Times New Roman"/>
          <w:color w:val="000000"/>
          <w:kern w:val="0"/>
          <w:sz w:val="21"/>
          <w:szCs w:val="21"/>
          <w:lang w:val="en-US"/>
          <w14:ligatures w14:val="none"/>
        </w:rPr>
      </w:pPr>
    </w:p>
    <w:p w14:paraId="32AFCAB4" w14:textId="77777777" w:rsidR="00FF4A56" w:rsidRPr="00FF4A56" w:rsidRDefault="00FF4A56" w:rsidP="00FF4A56">
      <w:pPr>
        <w:pStyle w:val="ListParagraph"/>
        <w:numPr>
          <w:ilvl w:val="0"/>
          <w:numId w:val="23"/>
        </w:numPr>
        <w:shd w:val="clear" w:color="auto" w:fill="FFFFFF"/>
        <w:spacing w:after="0" w:line="285" w:lineRule="atLeast"/>
        <w:rPr>
          <w:ins w:id="589" w:author="Landes, Finian (GymLI)" w:date="2024-12-20T12:52:00Z" w16du:dateUtc="2024-12-20T11:52:00Z"/>
          <w:rFonts w:ascii="Consolas" w:eastAsia="Times New Roman" w:hAnsi="Consolas" w:cs="Times New Roman"/>
          <w:color w:val="000000"/>
          <w:kern w:val="0"/>
          <w:sz w:val="21"/>
          <w:szCs w:val="21"/>
          <w14:ligatures w14:val="none"/>
        </w:rPr>
      </w:pPr>
      <w:ins w:id="590" w:author="Landes, Finian (GymLI)" w:date="2024-12-20T12:52:00Z" w16du:dateUtc="2024-12-20T11:52:00Z">
        <w:r w:rsidRPr="00FF4A56">
          <w:rPr>
            <w:rFonts w:ascii="Consolas" w:eastAsia="Times New Roman" w:hAnsi="Consolas" w:cs="Times New Roman"/>
            <w:color w:val="008000"/>
            <w:kern w:val="0"/>
            <w:sz w:val="21"/>
            <w:szCs w:val="21"/>
            <w14:ligatures w14:val="none"/>
          </w:rPr>
          <w:t>#Converts image to Grayscale</w:t>
        </w:r>
      </w:ins>
    </w:p>
    <w:p w14:paraId="1D0019F5" w14:textId="77777777" w:rsidR="00FF4A56" w:rsidRPr="00FF4A56" w:rsidRDefault="00FF4A56" w:rsidP="00FF4A56">
      <w:pPr>
        <w:pStyle w:val="ListParagraph"/>
        <w:numPr>
          <w:ilvl w:val="0"/>
          <w:numId w:val="23"/>
        </w:numPr>
        <w:shd w:val="clear" w:color="auto" w:fill="FFFFFF"/>
        <w:spacing w:after="0" w:line="285" w:lineRule="atLeast"/>
        <w:rPr>
          <w:ins w:id="591" w:author="Landes, Finian (GymLI)" w:date="2024-12-20T12:52:00Z" w16du:dateUtc="2024-12-20T11:52:00Z"/>
          <w:rFonts w:ascii="Consolas" w:eastAsia="Times New Roman" w:hAnsi="Consolas" w:cs="Times New Roman"/>
          <w:color w:val="000000"/>
          <w:kern w:val="0"/>
          <w:sz w:val="21"/>
          <w:szCs w:val="21"/>
          <w14:ligatures w14:val="none"/>
        </w:rPr>
      </w:pPr>
      <w:ins w:id="592" w:author="Landes, Finian (GymLI)" w:date="2024-12-20T12:52:00Z" w16du:dateUtc="2024-12-20T11:52:00Z">
        <w:r w:rsidRPr="00FF4A56">
          <w:rPr>
            <w:rFonts w:ascii="Consolas" w:eastAsia="Times New Roman" w:hAnsi="Consolas" w:cs="Times New Roman"/>
            <w:color w:val="008000"/>
            <w:kern w:val="0"/>
            <w:sz w:val="21"/>
            <w:szCs w:val="21"/>
            <w14:ligatures w14:val="none"/>
          </w:rPr>
          <w:t>#Returns new image</w:t>
        </w:r>
      </w:ins>
    </w:p>
    <w:p w14:paraId="27F0992F" w14:textId="77777777" w:rsidR="00FF4A56" w:rsidRPr="00D833DB" w:rsidRDefault="00FF4A56" w:rsidP="00FF4A56">
      <w:pPr>
        <w:pStyle w:val="ListParagraph"/>
        <w:numPr>
          <w:ilvl w:val="0"/>
          <w:numId w:val="23"/>
        </w:numPr>
        <w:shd w:val="clear" w:color="auto" w:fill="FFFFFF"/>
        <w:spacing w:after="0" w:line="285" w:lineRule="atLeast"/>
        <w:rPr>
          <w:ins w:id="593" w:author="Landes, Finian (GymLI)" w:date="2024-12-20T12:52:00Z" w16du:dateUtc="2024-12-20T11:52:00Z"/>
          <w:rFonts w:ascii="Consolas" w:eastAsia="Times New Roman" w:hAnsi="Consolas" w:cs="Times New Roman"/>
          <w:color w:val="000000"/>
          <w:kern w:val="0"/>
          <w:sz w:val="21"/>
          <w:szCs w:val="21"/>
          <w:lang w:val="en-US"/>
          <w14:ligatures w14:val="none"/>
        </w:rPr>
      </w:pPr>
      <w:ins w:id="594"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black_white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img</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Image</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Image</w:t>
        </w:r>
        <w:r w:rsidRPr="00D833DB">
          <w:rPr>
            <w:rFonts w:ascii="Consolas" w:eastAsia="Times New Roman" w:hAnsi="Consolas" w:cs="Times New Roman"/>
            <w:color w:val="000000"/>
            <w:kern w:val="0"/>
            <w:sz w:val="21"/>
            <w:szCs w:val="21"/>
            <w:lang w:val="en-US"/>
            <w14:ligatures w14:val="none"/>
          </w:rPr>
          <w:t>:</w:t>
        </w:r>
      </w:ins>
    </w:p>
    <w:p w14:paraId="543156FF" w14:textId="77777777" w:rsidR="00FF4A56" w:rsidRPr="00FF4A56" w:rsidRDefault="00FF4A56" w:rsidP="00FF4A56">
      <w:pPr>
        <w:pStyle w:val="ListParagraph"/>
        <w:numPr>
          <w:ilvl w:val="0"/>
          <w:numId w:val="23"/>
        </w:numPr>
        <w:shd w:val="clear" w:color="auto" w:fill="FFFFFF"/>
        <w:spacing w:after="0" w:line="285" w:lineRule="atLeast"/>
        <w:rPr>
          <w:ins w:id="595" w:author="Landes, Finian (GymLI)" w:date="2024-12-20T12:52:00Z" w16du:dateUtc="2024-12-20T11:52:00Z"/>
          <w:rFonts w:ascii="Consolas" w:eastAsia="Times New Roman" w:hAnsi="Consolas" w:cs="Times New Roman"/>
          <w:color w:val="000000"/>
          <w:kern w:val="0"/>
          <w:sz w:val="21"/>
          <w:szCs w:val="21"/>
          <w14:ligatures w14:val="none"/>
        </w:rPr>
      </w:pPr>
      <w:ins w:id="596"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FF4A56">
          <w:rPr>
            <w:rFonts w:ascii="Consolas" w:eastAsia="Times New Roman" w:hAnsi="Consolas" w:cs="Times New Roman"/>
            <w:color w:val="AF00DB"/>
            <w:kern w:val="0"/>
            <w:sz w:val="21"/>
            <w:szCs w:val="21"/>
            <w14:ligatures w14:val="none"/>
          </w:rPr>
          <w:t>return</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1080"/>
            <w:kern w:val="0"/>
            <w:sz w:val="21"/>
            <w:szCs w:val="21"/>
            <w14:ligatures w14:val="none"/>
          </w:rPr>
          <w:t>img</w:t>
        </w:r>
        <w:r w:rsidRPr="00FF4A56">
          <w:rPr>
            <w:rFonts w:ascii="Consolas" w:eastAsia="Times New Roman" w:hAnsi="Consolas" w:cs="Times New Roman"/>
            <w:color w:val="000000"/>
            <w:kern w:val="0"/>
            <w:sz w:val="21"/>
            <w:szCs w:val="21"/>
            <w14:ligatures w14:val="none"/>
          </w:rPr>
          <w:t>.convert(</w:t>
        </w:r>
        <w:r w:rsidRPr="00FF4A56">
          <w:rPr>
            <w:rFonts w:ascii="Consolas" w:eastAsia="Times New Roman" w:hAnsi="Consolas" w:cs="Times New Roman"/>
            <w:color w:val="A31515"/>
            <w:kern w:val="0"/>
            <w:sz w:val="21"/>
            <w:szCs w:val="21"/>
            <w14:ligatures w14:val="none"/>
          </w:rPr>
          <w:t>'L'</w:t>
        </w:r>
        <w:r w:rsidRPr="00FF4A56">
          <w:rPr>
            <w:rFonts w:ascii="Consolas" w:eastAsia="Times New Roman" w:hAnsi="Consolas" w:cs="Times New Roman"/>
            <w:color w:val="000000"/>
            <w:kern w:val="0"/>
            <w:sz w:val="21"/>
            <w:szCs w:val="21"/>
            <w14:ligatures w14:val="none"/>
          </w:rPr>
          <w:t>)</w:t>
        </w:r>
      </w:ins>
    </w:p>
    <w:p w14:paraId="03E353F3" w14:textId="77777777" w:rsidR="00FF4A56" w:rsidRPr="00FF4A56" w:rsidRDefault="00FF4A56" w:rsidP="00FF4A56">
      <w:pPr>
        <w:pStyle w:val="ListParagraph"/>
        <w:numPr>
          <w:ilvl w:val="0"/>
          <w:numId w:val="23"/>
        </w:numPr>
        <w:shd w:val="clear" w:color="auto" w:fill="FFFFFF"/>
        <w:spacing w:after="0" w:line="285" w:lineRule="atLeast"/>
        <w:rPr>
          <w:ins w:id="597" w:author="Landes, Finian (GymLI)" w:date="2024-12-20T12:52:00Z" w16du:dateUtc="2024-12-20T11:52:00Z"/>
          <w:rFonts w:ascii="Consolas" w:eastAsia="Times New Roman" w:hAnsi="Consolas" w:cs="Times New Roman"/>
          <w:color w:val="000000"/>
          <w:kern w:val="0"/>
          <w:sz w:val="21"/>
          <w:szCs w:val="21"/>
          <w14:ligatures w14:val="none"/>
        </w:rPr>
      </w:pPr>
    </w:p>
    <w:p w14:paraId="4318468D" w14:textId="77777777" w:rsidR="00FF4A56" w:rsidRPr="00FF4A56" w:rsidRDefault="00FF4A56" w:rsidP="00FF4A56">
      <w:pPr>
        <w:pStyle w:val="ListParagraph"/>
        <w:numPr>
          <w:ilvl w:val="0"/>
          <w:numId w:val="23"/>
        </w:numPr>
        <w:shd w:val="clear" w:color="auto" w:fill="FFFFFF"/>
        <w:spacing w:after="0" w:line="285" w:lineRule="atLeast"/>
        <w:rPr>
          <w:ins w:id="598" w:author="Landes, Finian (GymLI)" w:date="2024-12-20T12:52:00Z" w16du:dateUtc="2024-12-20T11:52:00Z"/>
          <w:rFonts w:ascii="Consolas" w:eastAsia="Times New Roman" w:hAnsi="Consolas" w:cs="Times New Roman"/>
          <w:color w:val="000000"/>
          <w:kern w:val="0"/>
          <w:sz w:val="21"/>
          <w:szCs w:val="21"/>
          <w14:ligatures w14:val="none"/>
        </w:rPr>
      </w:pPr>
      <w:ins w:id="599" w:author="Landes, Finian (GymLI)" w:date="2024-12-20T12:52:00Z" w16du:dateUtc="2024-12-20T11:52:00Z">
        <w:r w:rsidRPr="00FF4A56">
          <w:rPr>
            <w:rFonts w:ascii="Consolas" w:eastAsia="Times New Roman" w:hAnsi="Consolas" w:cs="Times New Roman"/>
            <w:color w:val="008000"/>
            <w:kern w:val="0"/>
            <w:sz w:val="21"/>
            <w:szCs w:val="21"/>
            <w14:ligatures w14:val="none"/>
          </w:rPr>
          <w:t>#Mirrors an image</w:t>
        </w:r>
      </w:ins>
    </w:p>
    <w:p w14:paraId="15576EAF" w14:textId="77777777" w:rsidR="00FF4A56" w:rsidRPr="00FF4A56" w:rsidRDefault="00FF4A56" w:rsidP="00FF4A56">
      <w:pPr>
        <w:pStyle w:val="ListParagraph"/>
        <w:numPr>
          <w:ilvl w:val="0"/>
          <w:numId w:val="23"/>
        </w:numPr>
        <w:shd w:val="clear" w:color="auto" w:fill="FFFFFF"/>
        <w:spacing w:after="0" w:line="285" w:lineRule="atLeast"/>
        <w:rPr>
          <w:ins w:id="600" w:author="Landes, Finian (GymLI)" w:date="2024-12-20T12:52:00Z" w16du:dateUtc="2024-12-20T11:52:00Z"/>
          <w:rFonts w:ascii="Consolas" w:eastAsia="Times New Roman" w:hAnsi="Consolas" w:cs="Times New Roman"/>
          <w:color w:val="000000"/>
          <w:kern w:val="0"/>
          <w:sz w:val="21"/>
          <w:szCs w:val="21"/>
          <w14:ligatures w14:val="none"/>
        </w:rPr>
      </w:pPr>
      <w:ins w:id="601" w:author="Landes, Finian (GymLI)" w:date="2024-12-20T12:52:00Z" w16du:dateUtc="2024-12-20T11:52:00Z">
        <w:r w:rsidRPr="00FF4A56">
          <w:rPr>
            <w:rFonts w:ascii="Consolas" w:eastAsia="Times New Roman" w:hAnsi="Consolas" w:cs="Times New Roman"/>
            <w:color w:val="008000"/>
            <w:kern w:val="0"/>
            <w:sz w:val="21"/>
            <w:szCs w:val="21"/>
            <w14:ligatures w14:val="none"/>
          </w:rPr>
          <w:t>#Returns mirrored Image</w:t>
        </w:r>
      </w:ins>
    </w:p>
    <w:p w14:paraId="563DF2C9" w14:textId="77777777" w:rsidR="00FF4A56" w:rsidRPr="00FF4A56" w:rsidRDefault="00FF4A56" w:rsidP="00FF4A56">
      <w:pPr>
        <w:pStyle w:val="ListParagraph"/>
        <w:numPr>
          <w:ilvl w:val="0"/>
          <w:numId w:val="23"/>
        </w:numPr>
        <w:shd w:val="clear" w:color="auto" w:fill="FFFFFF"/>
        <w:spacing w:after="0" w:line="285" w:lineRule="atLeast"/>
        <w:rPr>
          <w:ins w:id="602" w:author="Landes, Finian (GymLI)" w:date="2024-12-20T12:52:00Z" w16du:dateUtc="2024-12-20T11:52:00Z"/>
          <w:rFonts w:ascii="Consolas" w:eastAsia="Times New Roman" w:hAnsi="Consolas" w:cs="Times New Roman"/>
          <w:color w:val="000000"/>
          <w:kern w:val="0"/>
          <w:sz w:val="21"/>
          <w:szCs w:val="21"/>
          <w14:ligatures w14:val="none"/>
        </w:rPr>
      </w:pPr>
      <w:ins w:id="603" w:author="Landes, Finian (GymLI)" w:date="2024-12-20T12:52:00Z" w16du:dateUtc="2024-12-20T11:52:00Z">
        <w:r w:rsidRPr="00FF4A56">
          <w:rPr>
            <w:rFonts w:ascii="Consolas" w:eastAsia="Times New Roman" w:hAnsi="Consolas" w:cs="Times New Roman"/>
            <w:color w:val="0000FF"/>
            <w:kern w:val="0"/>
            <w:sz w:val="21"/>
            <w:szCs w:val="21"/>
            <w14:ligatures w14:val="none"/>
          </w:rPr>
          <w:t>def</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795E26"/>
            <w:kern w:val="0"/>
            <w:sz w:val="21"/>
            <w:szCs w:val="21"/>
            <w14:ligatures w14:val="none"/>
          </w:rPr>
          <w:t>mirror</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001080"/>
            <w:kern w:val="0"/>
            <w:sz w:val="21"/>
            <w:szCs w:val="21"/>
            <w14:ligatures w14:val="none"/>
          </w:rPr>
          <w:t>img</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Image</w:t>
        </w:r>
        <w:r w:rsidRPr="00FF4A56">
          <w:rPr>
            <w:rFonts w:ascii="Consolas" w:eastAsia="Times New Roman" w:hAnsi="Consolas" w:cs="Times New Roman"/>
            <w:color w:val="000000"/>
            <w:kern w:val="0"/>
            <w:sz w:val="21"/>
            <w:szCs w:val="21"/>
            <w14:ligatures w14:val="none"/>
          </w:rPr>
          <w:t xml:space="preserve">) -&gt; </w:t>
        </w:r>
        <w:r w:rsidRPr="00FF4A56">
          <w:rPr>
            <w:rFonts w:ascii="Consolas" w:eastAsia="Times New Roman" w:hAnsi="Consolas" w:cs="Times New Roman"/>
            <w:color w:val="267F99"/>
            <w:kern w:val="0"/>
            <w:sz w:val="21"/>
            <w:szCs w:val="21"/>
            <w14:ligatures w14:val="none"/>
          </w:rPr>
          <w:t>Image</w:t>
        </w:r>
        <w:r w:rsidRPr="00FF4A56">
          <w:rPr>
            <w:rFonts w:ascii="Consolas" w:eastAsia="Times New Roman" w:hAnsi="Consolas" w:cs="Times New Roman"/>
            <w:color w:val="000000"/>
            <w:kern w:val="0"/>
            <w:sz w:val="21"/>
            <w:szCs w:val="21"/>
            <w14:ligatures w14:val="none"/>
          </w:rPr>
          <w:t>:</w:t>
        </w:r>
      </w:ins>
    </w:p>
    <w:p w14:paraId="2197E03D" w14:textId="77777777" w:rsidR="00FF4A56" w:rsidRPr="00FF4A56" w:rsidRDefault="00FF4A56" w:rsidP="00FF4A56">
      <w:pPr>
        <w:pStyle w:val="ListParagraph"/>
        <w:numPr>
          <w:ilvl w:val="0"/>
          <w:numId w:val="23"/>
        </w:numPr>
        <w:shd w:val="clear" w:color="auto" w:fill="FFFFFF"/>
        <w:spacing w:after="0" w:line="285" w:lineRule="atLeast"/>
        <w:rPr>
          <w:ins w:id="604" w:author="Landes, Finian (GymLI)" w:date="2024-12-20T12:52:00Z" w16du:dateUtc="2024-12-20T11:52:00Z"/>
          <w:rFonts w:ascii="Consolas" w:eastAsia="Times New Roman" w:hAnsi="Consolas" w:cs="Times New Roman"/>
          <w:color w:val="000000"/>
          <w:kern w:val="0"/>
          <w:sz w:val="21"/>
          <w:szCs w:val="21"/>
          <w14:ligatures w14:val="none"/>
        </w:rPr>
      </w:pPr>
      <w:ins w:id="605" w:author="Landes, Finian (GymLI)" w:date="2024-12-20T12:52:00Z" w16du:dateUtc="2024-12-20T11:52:00Z">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AF00DB"/>
            <w:kern w:val="0"/>
            <w:sz w:val="21"/>
            <w:szCs w:val="21"/>
            <w14:ligatures w14:val="none"/>
          </w:rPr>
          <w:t>return</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ImageOps</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795E26"/>
            <w:kern w:val="0"/>
            <w:sz w:val="21"/>
            <w:szCs w:val="21"/>
            <w14:ligatures w14:val="none"/>
          </w:rPr>
          <w:t>mirror</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001080"/>
            <w:kern w:val="0"/>
            <w:sz w:val="21"/>
            <w:szCs w:val="21"/>
            <w14:ligatures w14:val="none"/>
          </w:rPr>
          <w:t>img</w:t>
        </w:r>
        <w:r w:rsidRPr="00FF4A56">
          <w:rPr>
            <w:rFonts w:ascii="Consolas" w:eastAsia="Times New Roman" w:hAnsi="Consolas" w:cs="Times New Roman"/>
            <w:color w:val="000000"/>
            <w:kern w:val="0"/>
            <w:sz w:val="21"/>
            <w:szCs w:val="21"/>
            <w14:ligatures w14:val="none"/>
          </w:rPr>
          <w:t>)</w:t>
        </w:r>
      </w:ins>
    </w:p>
    <w:p w14:paraId="5A82481E" w14:textId="77777777" w:rsidR="00FF4A56" w:rsidRPr="00FF4A56" w:rsidRDefault="00FF4A56" w:rsidP="00FF4A56">
      <w:pPr>
        <w:pStyle w:val="ListParagraph"/>
        <w:numPr>
          <w:ilvl w:val="0"/>
          <w:numId w:val="23"/>
        </w:numPr>
        <w:shd w:val="clear" w:color="auto" w:fill="FFFFFF"/>
        <w:spacing w:after="0" w:line="285" w:lineRule="atLeast"/>
        <w:rPr>
          <w:ins w:id="606" w:author="Landes, Finian (GymLI)" w:date="2024-12-20T12:52:00Z" w16du:dateUtc="2024-12-20T11:52:00Z"/>
          <w:rFonts w:ascii="Consolas" w:eastAsia="Times New Roman" w:hAnsi="Consolas" w:cs="Times New Roman"/>
          <w:color w:val="000000"/>
          <w:kern w:val="0"/>
          <w:sz w:val="21"/>
          <w:szCs w:val="21"/>
          <w14:ligatures w14:val="none"/>
        </w:rPr>
      </w:pPr>
    </w:p>
    <w:p w14:paraId="53159D6F" w14:textId="77777777" w:rsidR="00FF4A56" w:rsidRPr="00FF4A56" w:rsidRDefault="00FF4A56" w:rsidP="00FF4A56">
      <w:pPr>
        <w:pStyle w:val="ListParagraph"/>
        <w:numPr>
          <w:ilvl w:val="0"/>
          <w:numId w:val="23"/>
        </w:numPr>
        <w:shd w:val="clear" w:color="auto" w:fill="FFFFFF"/>
        <w:spacing w:after="0" w:line="285" w:lineRule="atLeast"/>
        <w:rPr>
          <w:ins w:id="607" w:author="Landes, Finian (GymLI)" w:date="2024-12-20T12:52:00Z" w16du:dateUtc="2024-12-20T11:52:00Z"/>
          <w:rFonts w:ascii="Consolas" w:eastAsia="Times New Roman" w:hAnsi="Consolas" w:cs="Times New Roman"/>
          <w:color w:val="000000"/>
          <w:kern w:val="0"/>
          <w:sz w:val="21"/>
          <w:szCs w:val="21"/>
          <w14:ligatures w14:val="none"/>
        </w:rPr>
      </w:pPr>
      <w:ins w:id="608" w:author="Landes, Finian (GymLI)" w:date="2024-12-20T12:52:00Z" w16du:dateUtc="2024-12-20T11:52:00Z">
        <w:r w:rsidRPr="00FF4A56">
          <w:rPr>
            <w:rFonts w:ascii="Consolas" w:eastAsia="Times New Roman" w:hAnsi="Consolas" w:cs="Times New Roman"/>
            <w:color w:val="001080"/>
            <w:kern w:val="0"/>
            <w:sz w:val="21"/>
            <w:szCs w:val="21"/>
            <w14:ligatures w14:val="none"/>
          </w:rPr>
          <w:t>_debug</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bool</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0000FF"/>
            <w:kern w:val="0"/>
            <w:sz w:val="21"/>
            <w:szCs w:val="21"/>
            <w14:ligatures w14:val="none"/>
          </w:rPr>
          <w:t>True</w:t>
        </w:r>
      </w:ins>
    </w:p>
    <w:p w14:paraId="7F4592CC" w14:textId="77777777" w:rsidR="00FF4A56" w:rsidRPr="00FF4A56" w:rsidRDefault="00FF4A56" w:rsidP="00FF4A56">
      <w:pPr>
        <w:pStyle w:val="ListParagraph"/>
        <w:numPr>
          <w:ilvl w:val="0"/>
          <w:numId w:val="23"/>
        </w:numPr>
        <w:shd w:val="clear" w:color="auto" w:fill="FFFFFF"/>
        <w:spacing w:after="0" w:line="285" w:lineRule="atLeast"/>
        <w:rPr>
          <w:ins w:id="609" w:author="Landes, Finian (GymLI)" w:date="2024-12-20T12:52:00Z" w16du:dateUtc="2024-12-20T11:52:00Z"/>
          <w:rFonts w:ascii="Consolas" w:eastAsia="Times New Roman" w:hAnsi="Consolas" w:cs="Times New Roman"/>
          <w:color w:val="000000"/>
          <w:kern w:val="0"/>
          <w:sz w:val="21"/>
          <w:szCs w:val="21"/>
          <w14:ligatures w14:val="none"/>
        </w:rPr>
      </w:pPr>
      <w:ins w:id="610" w:author="Landes, Finian (GymLI)" w:date="2024-12-20T12:52:00Z" w16du:dateUtc="2024-12-20T11:52:00Z">
        <w:r w:rsidRPr="00FF4A56">
          <w:rPr>
            <w:rFonts w:ascii="Consolas" w:eastAsia="Times New Roman" w:hAnsi="Consolas" w:cs="Times New Roman"/>
            <w:color w:val="001080"/>
            <w:kern w:val="0"/>
            <w:sz w:val="21"/>
            <w:szCs w:val="21"/>
            <w14:ligatures w14:val="none"/>
          </w:rPr>
          <w:t>image_dir</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str</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A31515"/>
            <w:kern w:val="0"/>
            <w:sz w:val="21"/>
            <w:szCs w:val="21"/>
            <w14:ligatures w14:val="none"/>
          </w:rPr>
          <w:t>"PCA of hand signs//Images//10_T_E_P_Pi_M_Remy"</w:t>
        </w:r>
      </w:ins>
    </w:p>
    <w:p w14:paraId="2B1D9665" w14:textId="77777777" w:rsidR="00FF4A56" w:rsidRPr="00411C90" w:rsidRDefault="00FF4A56" w:rsidP="00FF4A56">
      <w:pPr>
        <w:pStyle w:val="ListParagraph"/>
        <w:numPr>
          <w:ilvl w:val="0"/>
          <w:numId w:val="23"/>
        </w:numPr>
        <w:shd w:val="clear" w:color="auto" w:fill="FFFFFF"/>
        <w:spacing w:after="0" w:line="285" w:lineRule="atLeast"/>
        <w:rPr>
          <w:ins w:id="611" w:author="Landes, Finian (GymLI)" w:date="2024-12-20T12:52:00Z" w16du:dateUtc="2024-12-20T11:52:00Z"/>
          <w:rFonts w:ascii="Consolas" w:eastAsia="Times New Roman" w:hAnsi="Consolas" w:cs="Times New Roman"/>
          <w:color w:val="000000"/>
          <w:kern w:val="0"/>
          <w:sz w:val="21"/>
          <w:szCs w:val="21"/>
          <w:lang w:val="en-US"/>
          <w14:ligatures w14:val="none"/>
        </w:rPr>
      </w:pPr>
      <w:ins w:id="612" w:author="Landes, Finian (GymLI)" w:date="2024-12-20T12:52:00Z" w16du:dateUtc="2024-12-20T11:52:00Z">
        <w:r w:rsidRPr="00411C90">
          <w:rPr>
            <w:rFonts w:ascii="Consolas" w:eastAsia="Times New Roman" w:hAnsi="Consolas" w:cs="Times New Roman"/>
            <w:color w:val="001080"/>
            <w:kern w:val="0"/>
            <w:sz w:val="21"/>
            <w:szCs w:val="21"/>
            <w:lang w:val="en-US"/>
            <w14:ligatures w14:val="none"/>
          </w:rPr>
          <w:t>image_dest</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str</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A31515"/>
            <w:kern w:val="0"/>
            <w:sz w:val="21"/>
            <w:szCs w:val="21"/>
            <w:lang w:val="en-US"/>
            <w14:ligatures w14:val="none"/>
          </w:rPr>
          <w:t>"PCA of hand signs//Processed Images//Test"</w:t>
        </w:r>
      </w:ins>
    </w:p>
    <w:p w14:paraId="291F64F4" w14:textId="77777777" w:rsidR="00FF4A56" w:rsidRPr="00411C90" w:rsidRDefault="00FF4A56" w:rsidP="00FF4A56">
      <w:pPr>
        <w:pStyle w:val="ListParagraph"/>
        <w:numPr>
          <w:ilvl w:val="0"/>
          <w:numId w:val="23"/>
        </w:numPr>
        <w:shd w:val="clear" w:color="auto" w:fill="FFFFFF"/>
        <w:spacing w:after="0" w:line="285" w:lineRule="atLeast"/>
        <w:rPr>
          <w:ins w:id="613" w:author="Landes, Finian (GymLI)" w:date="2024-12-20T12:52:00Z" w16du:dateUtc="2024-12-20T11:52:00Z"/>
          <w:rFonts w:ascii="Consolas" w:eastAsia="Times New Roman" w:hAnsi="Consolas" w:cs="Times New Roman"/>
          <w:color w:val="000000"/>
          <w:kern w:val="0"/>
          <w:sz w:val="21"/>
          <w:szCs w:val="21"/>
          <w:lang w:val="en-US"/>
          <w14:ligatures w14:val="none"/>
        </w:rPr>
      </w:pPr>
    </w:p>
    <w:p w14:paraId="3470AA53" w14:textId="77777777" w:rsidR="00FF4A56" w:rsidRPr="00411C90" w:rsidRDefault="00FF4A56" w:rsidP="00FF4A56">
      <w:pPr>
        <w:pStyle w:val="ListParagraph"/>
        <w:numPr>
          <w:ilvl w:val="0"/>
          <w:numId w:val="23"/>
        </w:numPr>
        <w:shd w:val="clear" w:color="auto" w:fill="FFFFFF"/>
        <w:spacing w:after="0" w:line="285" w:lineRule="atLeast"/>
        <w:rPr>
          <w:ins w:id="614" w:author="Landes, Finian (GymLI)" w:date="2024-12-20T12:52:00Z" w16du:dateUtc="2024-12-20T11:52:00Z"/>
          <w:rFonts w:ascii="Consolas" w:eastAsia="Times New Roman" w:hAnsi="Consolas" w:cs="Times New Roman"/>
          <w:color w:val="000000"/>
          <w:kern w:val="0"/>
          <w:sz w:val="21"/>
          <w:szCs w:val="21"/>
          <w:lang w:val="en-US"/>
          <w14:ligatures w14:val="none"/>
        </w:rPr>
      </w:pPr>
      <w:ins w:id="615" w:author="Landes, Finian (GymLI)" w:date="2024-12-20T12:52:00Z" w16du:dateUtc="2024-12-20T11:52:00Z">
        <w:r w:rsidRPr="00D833DB">
          <w:rPr>
            <w:rFonts w:ascii="Consolas" w:eastAsia="Times New Roman" w:hAnsi="Consolas" w:cs="Times New Roman"/>
            <w:color w:val="001080"/>
            <w:kern w:val="0"/>
            <w:sz w:val="21"/>
            <w:szCs w:val="21"/>
            <w:lang w:val="en-US"/>
            <w14:ligatures w14:val="none"/>
          </w:rPr>
          <w:t>order_names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"thumbs_up"</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31515"/>
            <w:kern w:val="0"/>
            <w:sz w:val="21"/>
            <w:szCs w:val="21"/>
            <w:lang w:val="en-US"/>
            <w14:ligatures w14:val="none"/>
          </w:rPr>
          <w:t>"easy"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31515"/>
            <w:kern w:val="0"/>
            <w:sz w:val="21"/>
            <w:szCs w:val="21"/>
            <w:lang w:val="en-US"/>
            <w14:ligatures w14:val="none"/>
          </w:rPr>
          <w:t>"peace"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31515"/>
            <w:kern w:val="0"/>
            <w:sz w:val="21"/>
            <w:szCs w:val="21"/>
            <w:lang w:val="en-US"/>
            <w14:ligatures w14:val="none"/>
          </w:rPr>
          <w:t>"pistol"</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A31515"/>
            <w:kern w:val="0"/>
            <w:sz w:val="21"/>
            <w:szCs w:val="21"/>
            <w:lang w:val="en-US"/>
            <w14:ligatures w14:val="none"/>
          </w:rPr>
          <w:t>"metal"</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8000"/>
            <w:kern w:val="0"/>
            <w:sz w:val="21"/>
            <w:szCs w:val="21"/>
            <w:lang w:val="en-US"/>
            <w14:ligatures w14:val="none"/>
          </w:rPr>
          <w:t xml:space="preserve">#Abbr. </w:t>
        </w:r>
        <w:r w:rsidRPr="00411C90">
          <w:rPr>
            <w:rFonts w:ascii="Consolas" w:eastAsia="Times New Roman" w:hAnsi="Consolas" w:cs="Times New Roman"/>
            <w:color w:val="008000"/>
            <w:kern w:val="0"/>
            <w:sz w:val="21"/>
            <w:szCs w:val="21"/>
            <w:lang w:val="en-US"/>
            <w14:ligatures w14:val="none"/>
          </w:rPr>
          <w:t>Metal: M, Peace: P, Pistol: Pi, Easy: E, Thumbs up: T</w:t>
        </w:r>
      </w:ins>
    </w:p>
    <w:p w14:paraId="61430924" w14:textId="77777777" w:rsidR="00FF4A56" w:rsidRPr="00411C90" w:rsidRDefault="00FF4A56" w:rsidP="00FF4A56">
      <w:pPr>
        <w:pStyle w:val="ListParagraph"/>
        <w:numPr>
          <w:ilvl w:val="0"/>
          <w:numId w:val="23"/>
        </w:numPr>
        <w:shd w:val="clear" w:color="auto" w:fill="FFFFFF"/>
        <w:spacing w:after="0" w:line="285" w:lineRule="atLeast"/>
        <w:rPr>
          <w:ins w:id="616" w:author="Landes, Finian (GymLI)" w:date="2024-12-20T12:52:00Z" w16du:dateUtc="2024-12-20T11:52:00Z"/>
          <w:rFonts w:ascii="Consolas" w:eastAsia="Times New Roman" w:hAnsi="Consolas" w:cs="Times New Roman"/>
          <w:color w:val="000000"/>
          <w:kern w:val="0"/>
          <w:sz w:val="21"/>
          <w:szCs w:val="21"/>
          <w:lang w:val="en-US"/>
          <w14:ligatures w14:val="none"/>
        </w:rPr>
      </w:pPr>
      <w:ins w:id="617" w:author="Landes, Finian (GymLI)" w:date="2024-12-20T12:52:00Z" w16du:dateUtc="2024-12-20T11:52:00Z">
        <w:r w:rsidRPr="00411C90">
          <w:rPr>
            <w:rFonts w:ascii="Consolas" w:eastAsia="Times New Roman" w:hAnsi="Consolas" w:cs="Times New Roman"/>
            <w:color w:val="001080"/>
            <w:kern w:val="0"/>
            <w:sz w:val="21"/>
            <w:szCs w:val="21"/>
            <w:lang w:val="en-US"/>
            <w14:ligatures w14:val="none"/>
          </w:rPr>
          <w:t>n_per_cat</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int</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98658"/>
            <w:kern w:val="0"/>
            <w:sz w:val="21"/>
            <w:szCs w:val="21"/>
            <w:lang w:val="en-US"/>
            <w14:ligatures w14:val="none"/>
          </w:rPr>
          <w:t>10</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8000"/>
            <w:kern w:val="0"/>
            <w:sz w:val="21"/>
            <w:szCs w:val="21"/>
            <w:lang w:val="en-US"/>
            <w14:ligatures w14:val="none"/>
          </w:rPr>
          <w:t>#Images per category</w:t>
        </w:r>
      </w:ins>
    </w:p>
    <w:p w14:paraId="63C2A5DC" w14:textId="77777777" w:rsidR="00FF4A56" w:rsidRPr="00411C90" w:rsidRDefault="00FF4A56" w:rsidP="00FF4A56">
      <w:pPr>
        <w:pStyle w:val="ListParagraph"/>
        <w:numPr>
          <w:ilvl w:val="0"/>
          <w:numId w:val="23"/>
        </w:numPr>
        <w:shd w:val="clear" w:color="auto" w:fill="FFFFFF"/>
        <w:spacing w:after="0" w:line="285" w:lineRule="atLeast"/>
        <w:rPr>
          <w:ins w:id="618" w:author="Landes, Finian (GymLI)" w:date="2024-12-20T12:52:00Z" w16du:dateUtc="2024-12-20T11:52:00Z"/>
          <w:rFonts w:ascii="Consolas" w:eastAsia="Times New Roman" w:hAnsi="Consolas" w:cs="Times New Roman"/>
          <w:color w:val="000000"/>
          <w:kern w:val="0"/>
          <w:sz w:val="21"/>
          <w:szCs w:val="21"/>
          <w:lang w:val="en-US"/>
          <w14:ligatures w14:val="none"/>
        </w:rPr>
      </w:pPr>
      <w:ins w:id="619" w:author="Landes, Finian (GymLI)" w:date="2024-12-20T12:52:00Z" w16du:dateUtc="2024-12-20T11:52:00Z">
        <w:r w:rsidRPr="00411C90">
          <w:rPr>
            <w:rFonts w:ascii="Consolas" w:eastAsia="Times New Roman" w:hAnsi="Consolas" w:cs="Times New Roman"/>
            <w:color w:val="001080"/>
            <w:kern w:val="0"/>
            <w:sz w:val="21"/>
            <w:szCs w:val="21"/>
            <w:lang w:val="en-US"/>
            <w14:ligatures w14:val="none"/>
          </w:rPr>
          <w:t>replace</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bool</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00FF"/>
            <w:kern w:val="0"/>
            <w:sz w:val="21"/>
            <w:szCs w:val="21"/>
            <w:lang w:val="en-US"/>
            <w14:ligatures w14:val="none"/>
          </w:rPr>
          <w:t>False</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8000"/>
            <w:kern w:val="0"/>
            <w:sz w:val="21"/>
            <w:szCs w:val="21"/>
            <w:lang w:val="en-US"/>
            <w14:ligatures w14:val="none"/>
          </w:rPr>
          <w:t>#If False checks whether name already exists, if it does it increments the number and adds the new image</w:t>
        </w:r>
      </w:ins>
    </w:p>
    <w:p w14:paraId="3D61C575" w14:textId="77777777" w:rsidR="00FF4A56" w:rsidRPr="00411C90" w:rsidRDefault="00FF4A56" w:rsidP="00FF4A56">
      <w:pPr>
        <w:pStyle w:val="ListParagraph"/>
        <w:numPr>
          <w:ilvl w:val="0"/>
          <w:numId w:val="23"/>
        </w:numPr>
        <w:shd w:val="clear" w:color="auto" w:fill="FFFFFF"/>
        <w:spacing w:after="0" w:line="285" w:lineRule="atLeast"/>
        <w:rPr>
          <w:ins w:id="620" w:author="Landes, Finian (GymLI)" w:date="2024-12-20T12:52:00Z" w16du:dateUtc="2024-12-20T11:52:00Z"/>
          <w:rFonts w:ascii="Consolas" w:eastAsia="Times New Roman" w:hAnsi="Consolas" w:cs="Times New Roman"/>
          <w:color w:val="000000"/>
          <w:kern w:val="0"/>
          <w:sz w:val="21"/>
          <w:szCs w:val="21"/>
          <w:lang w:val="en-US"/>
          <w14:ligatures w14:val="none"/>
        </w:rPr>
      </w:pPr>
      <w:ins w:id="621" w:author="Landes, Finian (GymLI)" w:date="2024-12-20T12:52:00Z" w16du:dateUtc="2024-12-20T11:52:00Z">
        <w:r w:rsidRPr="00411C90">
          <w:rPr>
            <w:rFonts w:ascii="Consolas" w:eastAsia="Times New Roman" w:hAnsi="Consolas" w:cs="Times New Roman"/>
            <w:color w:val="001080"/>
            <w:kern w:val="0"/>
            <w:sz w:val="21"/>
            <w:szCs w:val="21"/>
            <w:lang w:val="en-US"/>
            <w14:ligatures w14:val="none"/>
          </w:rPr>
          <w:t>size</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int</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98658"/>
            <w:kern w:val="0"/>
            <w:sz w:val="21"/>
            <w:szCs w:val="21"/>
            <w:lang w:val="en-US"/>
            <w14:ligatures w14:val="none"/>
          </w:rPr>
          <w:t>256</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8000"/>
            <w:kern w:val="0"/>
            <w:sz w:val="21"/>
            <w:szCs w:val="21"/>
            <w:lang w:val="en-US"/>
            <w14:ligatures w14:val="none"/>
          </w:rPr>
          <w:t>#resulting image in format size x size</w:t>
        </w:r>
      </w:ins>
    </w:p>
    <w:p w14:paraId="6AE0FFDB" w14:textId="77777777" w:rsidR="00FF4A56" w:rsidRPr="00FF4A56" w:rsidRDefault="00FF4A56" w:rsidP="00FF4A56">
      <w:pPr>
        <w:pStyle w:val="ListParagraph"/>
        <w:numPr>
          <w:ilvl w:val="0"/>
          <w:numId w:val="23"/>
        </w:numPr>
        <w:shd w:val="clear" w:color="auto" w:fill="FFFFFF"/>
        <w:spacing w:after="0" w:line="285" w:lineRule="atLeast"/>
        <w:rPr>
          <w:ins w:id="622" w:author="Landes, Finian (GymLI)" w:date="2024-12-20T12:52:00Z" w16du:dateUtc="2024-12-20T11:52:00Z"/>
          <w:rFonts w:ascii="Consolas" w:eastAsia="Times New Roman" w:hAnsi="Consolas" w:cs="Times New Roman"/>
          <w:color w:val="000000"/>
          <w:kern w:val="0"/>
          <w:sz w:val="21"/>
          <w:szCs w:val="21"/>
          <w14:ligatures w14:val="none"/>
        </w:rPr>
      </w:pPr>
      <w:ins w:id="623" w:author="Landes, Finian (GymLI)" w:date="2024-12-20T12:52:00Z" w16du:dateUtc="2024-12-20T11:52:00Z">
        <w:r w:rsidRPr="00FF4A56">
          <w:rPr>
            <w:rFonts w:ascii="Consolas" w:eastAsia="Times New Roman" w:hAnsi="Consolas" w:cs="Times New Roman"/>
            <w:color w:val="001080"/>
            <w:kern w:val="0"/>
            <w:sz w:val="21"/>
            <w:szCs w:val="21"/>
            <w14:ligatures w14:val="none"/>
          </w:rPr>
          <w:t>file_names</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list</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795E26"/>
            <w:kern w:val="0"/>
            <w:sz w:val="21"/>
            <w:szCs w:val="21"/>
            <w14:ligatures w14:val="none"/>
          </w:rPr>
          <w:t>sorted</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267F99"/>
            <w:kern w:val="0"/>
            <w:sz w:val="21"/>
            <w:szCs w:val="21"/>
            <w14:ligatures w14:val="none"/>
          </w:rPr>
          <w:t>os</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795E26"/>
            <w:kern w:val="0"/>
            <w:sz w:val="21"/>
            <w:szCs w:val="21"/>
            <w14:ligatures w14:val="none"/>
          </w:rPr>
          <w:t>listdir</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001080"/>
            <w:kern w:val="0"/>
            <w:sz w:val="21"/>
            <w:szCs w:val="21"/>
            <w14:ligatures w14:val="none"/>
          </w:rPr>
          <w:t>image_dir</w:t>
        </w:r>
        <w:r w:rsidRPr="00FF4A56">
          <w:rPr>
            <w:rFonts w:ascii="Consolas" w:eastAsia="Times New Roman" w:hAnsi="Consolas" w:cs="Times New Roman"/>
            <w:color w:val="000000"/>
            <w:kern w:val="0"/>
            <w:sz w:val="21"/>
            <w:szCs w:val="21"/>
            <w14:ligatures w14:val="none"/>
          </w:rPr>
          <w:t>))</w:t>
        </w:r>
      </w:ins>
    </w:p>
    <w:p w14:paraId="54C4530B" w14:textId="77777777" w:rsidR="00FF4A56" w:rsidRPr="00FF4A56" w:rsidRDefault="00FF4A56" w:rsidP="00FF4A56">
      <w:pPr>
        <w:pStyle w:val="ListParagraph"/>
        <w:numPr>
          <w:ilvl w:val="0"/>
          <w:numId w:val="23"/>
        </w:numPr>
        <w:shd w:val="clear" w:color="auto" w:fill="FFFFFF"/>
        <w:spacing w:after="0" w:line="285" w:lineRule="atLeast"/>
        <w:rPr>
          <w:ins w:id="624" w:author="Landes, Finian (GymLI)" w:date="2024-12-20T12:52:00Z" w16du:dateUtc="2024-12-20T11:52:00Z"/>
          <w:rFonts w:ascii="Consolas" w:eastAsia="Times New Roman" w:hAnsi="Consolas" w:cs="Times New Roman"/>
          <w:color w:val="000000"/>
          <w:kern w:val="0"/>
          <w:sz w:val="21"/>
          <w:szCs w:val="21"/>
          <w14:ligatures w14:val="none"/>
        </w:rPr>
      </w:pPr>
    </w:p>
    <w:p w14:paraId="0AB2A8C9" w14:textId="77777777" w:rsidR="00FF4A56" w:rsidRPr="00411C90" w:rsidRDefault="00FF4A56" w:rsidP="00FF4A56">
      <w:pPr>
        <w:pStyle w:val="ListParagraph"/>
        <w:numPr>
          <w:ilvl w:val="0"/>
          <w:numId w:val="23"/>
        </w:numPr>
        <w:shd w:val="clear" w:color="auto" w:fill="FFFFFF"/>
        <w:spacing w:after="0" w:line="285" w:lineRule="atLeast"/>
        <w:rPr>
          <w:ins w:id="625" w:author="Landes, Finian (GymLI)" w:date="2024-12-20T12:52:00Z" w16du:dateUtc="2024-12-20T11:52:00Z"/>
          <w:rFonts w:ascii="Consolas" w:eastAsia="Times New Roman" w:hAnsi="Consolas" w:cs="Times New Roman"/>
          <w:color w:val="000000"/>
          <w:kern w:val="0"/>
          <w:sz w:val="21"/>
          <w:szCs w:val="21"/>
          <w:lang w:val="en-US"/>
          <w14:ligatures w14:val="none"/>
        </w:rPr>
      </w:pPr>
      <w:ins w:id="626" w:author="Landes, Finian (GymLI)" w:date="2024-12-20T12:52:00Z" w16du:dateUtc="2024-12-20T11:52:00Z">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i</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range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795E26"/>
            <w:kern w:val="0"/>
            <w:sz w:val="21"/>
            <w:szCs w:val="21"/>
            <w:lang w:val="en-US"/>
            <w14:ligatures w14:val="none"/>
          </w:rPr>
          <w:t>len</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file_names</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n_per_cat</w:t>
        </w:r>
        <w:r w:rsidRPr="00411C90">
          <w:rPr>
            <w:rFonts w:ascii="Consolas" w:eastAsia="Times New Roman" w:hAnsi="Consolas" w:cs="Times New Roman"/>
            <w:color w:val="000000"/>
            <w:kern w:val="0"/>
            <w:sz w:val="21"/>
            <w:szCs w:val="21"/>
            <w:lang w:val="en-US"/>
            <w14:ligatures w14:val="none"/>
          </w:rPr>
          <w:t>):</w:t>
        </w:r>
      </w:ins>
    </w:p>
    <w:p w14:paraId="0301EE0E" w14:textId="77777777" w:rsidR="00FF4A56" w:rsidRPr="00411C90" w:rsidRDefault="00FF4A56" w:rsidP="00FF4A56">
      <w:pPr>
        <w:pStyle w:val="ListParagraph"/>
        <w:numPr>
          <w:ilvl w:val="0"/>
          <w:numId w:val="23"/>
        </w:numPr>
        <w:shd w:val="clear" w:color="auto" w:fill="FFFFFF"/>
        <w:spacing w:after="0" w:line="285" w:lineRule="atLeast"/>
        <w:rPr>
          <w:ins w:id="627" w:author="Landes, Finian (GymLI)" w:date="2024-12-20T12:52:00Z" w16du:dateUtc="2024-12-20T11:52:00Z"/>
          <w:rFonts w:ascii="Consolas" w:eastAsia="Times New Roman" w:hAnsi="Consolas" w:cs="Times New Roman"/>
          <w:color w:val="000000"/>
          <w:kern w:val="0"/>
          <w:sz w:val="21"/>
          <w:szCs w:val="21"/>
          <w:lang w:val="en-US"/>
          <w14:ligatures w14:val="none"/>
        </w:rPr>
      </w:pPr>
      <w:ins w:id="628"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image_num</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list</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i</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n_per_cat</w:t>
        </w:r>
        <w:r w:rsidRPr="00411C90">
          <w:rPr>
            <w:rFonts w:ascii="Consolas" w:eastAsia="Times New Roman" w:hAnsi="Consolas" w:cs="Times New Roman"/>
            <w:color w:val="000000"/>
            <w:kern w:val="0"/>
            <w:sz w:val="21"/>
            <w:szCs w:val="21"/>
            <w:lang w:val="en-US"/>
            <w14:ligatures w14:val="none"/>
          </w:rPr>
          <w:t>), (</w:t>
        </w:r>
        <w:r w:rsidRPr="00411C90">
          <w:rPr>
            <w:rFonts w:ascii="Consolas" w:eastAsia="Times New Roman" w:hAnsi="Consolas" w:cs="Times New Roman"/>
            <w:color w:val="001080"/>
            <w:kern w:val="0"/>
            <w:sz w:val="21"/>
            <w:szCs w:val="21"/>
            <w:lang w:val="en-US"/>
            <w14:ligatures w14:val="none"/>
          </w:rPr>
          <w:t>i</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n_per_cat</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n_per_cat</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8000"/>
            <w:kern w:val="0"/>
            <w:sz w:val="21"/>
            <w:szCs w:val="21"/>
            <w:lang w:val="en-US"/>
            <w14:ligatures w14:val="none"/>
          </w:rPr>
          <w:t>#Images [0,5)</w:t>
        </w:r>
      </w:ins>
    </w:p>
    <w:p w14:paraId="7C164A0D" w14:textId="77777777" w:rsidR="00FF4A56" w:rsidRPr="00FF4A56" w:rsidRDefault="00FF4A56" w:rsidP="00FF4A56">
      <w:pPr>
        <w:pStyle w:val="ListParagraph"/>
        <w:numPr>
          <w:ilvl w:val="0"/>
          <w:numId w:val="23"/>
        </w:numPr>
        <w:shd w:val="clear" w:color="auto" w:fill="FFFFFF"/>
        <w:spacing w:after="0" w:line="285" w:lineRule="atLeast"/>
        <w:rPr>
          <w:ins w:id="629" w:author="Landes, Finian (GymLI)" w:date="2024-12-20T12:52:00Z" w16du:dateUtc="2024-12-20T11:52:00Z"/>
          <w:rFonts w:ascii="Consolas" w:eastAsia="Times New Roman" w:hAnsi="Consolas" w:cs="Times New Roman"/>
          <w:color w:val="000000"/>
          <w:kern w:val="0"/>
          <w:sz w:val="21"/>
          <w:szCs w:val="21"/>
          <w14:ligatures w14:val="none"/>
        </w:rPr>
      </w:pPr>
      <w:ins w:id="630"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FF4A56">
          <w:rPr>
            <w:rFonts w:ascii="Consolas" w:eastAsia="Times New Roman" w:hAnsi="Consolas" w:cs="Times New Roman"/>
            <w:color w:val="001080"/>
            <w:kern w:val="0"/>
            <w:sz w:val="21"/>
            <w:szCs w:val="21"/>
            <w14:ligatures w14:val="none"/>
          </w:rPr>
          <w:t>images</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list</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001080"/>
            <w:kern w:val="0"/>
            <w:sz w:val="21"/>
            <w:szCs w:val="21"/>
            <w14:ligatures w14:val="none"/>
          </w:rPr>
          <w:t>file_names</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001080"/>
            <w:kern w:val="0"/>
            <w:sz w:val="21"/>
            <w:szCs w:val="21"/>
            <w14:ligatures w14:val="none"/>
          </w:rPr>
          <w:t>image_num</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098658"/>
            <w:kern w:val="0"/>
            <w:sz w:val="21"/>
            <w:szCs w:val="21"/>
            <w14:ligatures w14:val="none"/>
          </w:rPr>
          <w:t>0</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001080"/>
            <w:kern w:val="0"/>
            <w:sz w:val="21"/>
            <w:szCs w:val="21"/>
            <w14:ligatures w14:val="none"/>
          </w:rPr>
          <w:t>image_num</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098658"/>
            <w:kern w:val="0"/>
            <w:sz w:val="21"/>
            <w:szCs w:val="21"/>
            <w14:ligatures w14:val="none"/>
          </w:rPr>
          <w:t>1</w:t>
        </w:r>
        <w:r w:rsidRPr="00FF4A56">
          <w:rPr>
            <w:rFonts w:ascii="Consolas" w:eastAsia="Times New Roman" w:hAnsi="Consolas" w:cs="Times New Roman"/>
            <w:color w:val="000000"/>
            <w:kern w:val="0"/>
            <w:sz w:val="21"/>
            <w:szCs w:val="21"/>
            <w14:ligatures w14:val="none"/>
          </w:rPr>
          <w:t>]]</w:t>
        </w:r>
      </w:ins>
    </w:p>
    <w:p w14:paraId="7E23D30D" w14:textId="77777777" w:rsidR="00FF4A56" w:rsidRPr="00411C90" w:rsidRDefault="00FF4A56" w:rsidP="00FF4A56">
      <w:pPr>
        <w:pStyle w:val="ListParagraph"/>
        <w:numPr>
          <w:ilvl w:val="0"/>
          <w:numId w:val="23"/>
        </w:numPr>
        <w:shd w:val="clear" w:color="auto" w:fill="FFFFFF"/>
        <w:spacing w:after="0" w:line="285" w:lineRule="atLeast"/>
        <w:rPr>
          <w:ins w:id="631" w:author="Landes, Finian (GymLI)" w:date="2024-12-20T12:52:00Z" w16du:dateUtc="2024-12-20T11:52:00Z"/>
          <w:rFonts w:ascii="Consolas" w:eastAsia="Times New Roman" w:hAnsi="Consolas" w:cs="Times New Roman"/>
          <w:color w:val="000000"/>
          <w:kern w:val="0"/>
          <w:sz w:val="21"/>
          <w:szCs w:val="21"/>
          <w:lang w:val="en-US"/>
          <w14:ligatures w14:val="none"/>
        </w:rPr>
      </w:pPr>
      <w:ins w:id="632"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image_name</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str</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order_names</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i</w:t>
        </w:r>
        <w:r w:rsidRPr="00411C90">
          <w:rPr>
            <w:rFonts w:ascii="Consolas" w:eastAsia="Times New Roman" w:hAnsi="Consolas" w:cs="Times New Roman"/>
            <w:color w:val="000000"/>
            <w:kern w:val="0"/>
            <w:sz w:val="21"/>
            <w:szCs w:val="21"/>
            <w:lang w:val="en-US"/>
            <w14:ligatures w14:val="none"/>
          </w:rPr>
          <w:t>]</w:t>
        </w:r>
      </w:ins>
    </w:p>
    <w:p w14:paraId="3F649415" w14:textId="77777777" w:rsidR="00FF4A56" w:rsidRPr="00411C90" w:rsidRDefault="00FF4A56" w:rsidP="00FF4A56">
      <w:pPr>
        <w:pStyle w:val="ListParagraph"/>
        <w:numPr>
          <w:ilvl w:val="0"/>
          <w:numId w:val="23"/>
        </w:numPr>
        <w:shd w:val="clear" w:color="auto" w:fill="FFFFFF"/>
        <w:spacing w:after="0" w:line="285" w:lineRule="atLeast"/>
        <w:rPr>
          <w:ins w:id="633" w:author="Landes, Finian (GymLI)" w:date="2024-12-20T12:52:00Z" w16du:dateUtc="2024-12-20T11:52:00Z"/>
          <w:rFonts w:ascii="Consolas" w:eastAsia="Times New Roman" w:hAnsi="Consolas" w:cs="Times New Roman"/>
          <w:color w:val="000000"/>
          <w:kern w:val="0"/>
          <w:sz w:val="21"/>
          <w:szCs w:val="21"/>
          <w:lang w:val="en-US"/>
          <w14:ligatures w14:val="none"/>
        </w:rPr>
      </w:pPr>
      <w:ins w:id="634"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j</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name</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enumerate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images</w:t>
        </w:r>
        <w:r w:rsidRPr="00411C90">
          <w:rPr>
            <w:rFonts w:ascii="Consolas" w:eastAsia="Times New Roman" w:hAnsi="Consolas" w:cs="Times New Roman"/>
            <w:color w:val="000000"/>
            <w:kern w:val="0"/>
            <w:sz w:val="21"/>
            <w:szCs w:val="21"/>
            <w:lang w:val="en-US"/>
            <w14:ligatures w14:val="none"/>
          </w:rPr>
          <w:t>):</w:t>
        </w:r>
      </w:ins>
    </w:p>
    <w:p w14:paraId="1091B4EF" w14:textId="77777777" w:rsidR="00FF4A56" w:rsidRPr="00FF4A56" w:rsidRDefault="00FF4A56" w:rsidP="00FF4A56">
      <w:pPr>
        <w:pStyle w:val="ListParagraph"/>
        <w:numPr>
          <w:ilvl w:val="0"/>
          <w:numId w:val="23"/>
        </w:numPr>
        <w:shd w:val="clear" w:color="auto" w:fill="FFFFFF"/>
        <w:spacing w:after="0" w:line="285" w:lineRule="atLeast"/>
        <w:rPr>
          <w:ins w:id="635" w:author="Landes, Finian (GymLI)" w:date="2024-12-20T12:52:00Z" w16du:dateUtc="2024-12-20T11:52:00Z"/>
          <w:rFonts w:ascii="Consolas" w:eastAsia="Times New Roman" w:hAnsi="Consolas" w:cs="Times New Roman"/>
          <w:color w:val="000000"/>
          <w:kern w:val="0"/>
          <w:sz w:val="21"/>
          <w:szCs w:val="21"/>
          <w14:ligatures w14:val="none"/>
        </w:rPr>
      </w:pPr>
      <w:ins w:id="636"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FF4A56">
          <w:rPr>
            <w:rFonts w:ascii="Consolas" w:eastAsia="Times New Roman" w:hAnsi="Consolas" w:cs="Times New Roman"/>
            <w:color w:val="001080"/>
            <w:kern w:val="0"/>
            <w:sz w:val="21"/>
            <w:szCs w:val="21"/>
            <w14:ligatures w14:val="none"/>
          </w:rPr>
          <w:t>img_name</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str</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001080"/>
            <w:kern w:val="0"/>
            <w:sz w:val="21"/>
            <w:szCs w:val="21"/>
            <w14:ligatures w14:val="none"/>
          </w:rPr>
          <w:t>image_name</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A31515"/>
            <w:kern w:val="0"/>
            <w:sz w:val="21"/>
            <w:szCs w:val="21"/>
            <w14:ligatures w14:val="none"/>
          </w:rPr>
          <w:t>"_"</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0000FF"/>
            <w:kern w:val="0"/>
            <w:sz w:val="21"/>
            <w:szCs w:val="21"/>
            <w14:ligatures w14:val="none"/>
          </w:rPr>
          <w:t>f</w:t>
        </w:r>
        <w:r w:rsidRPr="00FF4A56">
          <w:rPr>
            <w:rFonts w:ascii="Consolas" w:eastAsia="Times New Roman" w:hAnsi="Consolas" w:cs="Times New Roman"/>
            <w:color w:val="A31515"/>
            <w:kern w:val="0"/>
            <w:sz w:val="21"/>
            <w:szCs w:val="21"/>
            <w14:ligatures w14:val="none"/>
          </w:rPr>
          <w:t>"</w:t>
        </w:r>
        <w:r w:rsidRPr="00FF4A56">
          <w:rPr>
            <w:rFonts w:ascii="Consolas" w:eastAsia="Times New Roman" w:hAnsi="Consolas" w:cs="Times New Roman"/>
            <w:color w:val="0000FF"/>
            <w:kern w:val="0"/>
            <w:sz w:val="21"/>
            <w:szCs w:val="21"/>
            <w14:ligatures w14:val="none"/>
          </w:rPr>
          <w:t>{</w:t>
        </w:r>
        <w:r w:rsidRPr="00FF4A56">
          <w:rPr>
            <w:rFonts w:ascii="Consolas" w:eastAsia="Times New Roman" w:hAnsi="Consolas" w:cs="Times New Roman"/>
            <w:color w:val="001080"/>
            <w:kern w:val="0"/>
            <w:sz w:val="21"/>
            <w:szCs w:val="21"/>
            <w14:ligatures w14:val="none"/>
          </w:rPr>
          <w:t>j</w:t>
        </w:r>
        <w:r w:rsidRPr="00FF4A56">
          <w:rPr>
            <w:rFonts w:ascii="Consolas" w:eastAsia="Times New Roman" w:hAnsi="Consolas" w:cs="Times New Roman"/>
            <w:color w:val="0000FF"/>
            <w:kern w:val="0"/>
            <w:sz w:val="21"/>
            <w:szCs w:val="21"/>
            <w14:ligatures w14:val="none"/>
          </w:rPr>
          <w:t>:02}</w:t>
        </w:r>
        <w:r w:rsidRPr="00FF4A56">
          <w:rPr>
            <w:rFonts w:ascii="Consolas" w:eastAsia="Times New Roman" w:hAnsi="Consolas" w:cs="Times New Roman"/>
            <w:color w:val="A31515"/>
            <w:kern w:val="0"/>
            <w:sz w:val="21"/>
            <w:szCs w:val="21"/>
            <w14:ligatures w14:val="none"/>
          </w:rPr>
          <w:t>"</w:t>
        </w:r>
      </w:ins>
    </w:p>
    <w:p w14:paraId="40D6FD5B" w14:textId="77777777" w:rsidR="00FF4A56" w:rsidRPr="00FF4A56" w:rsidRDefault="00FF4A56" w:rsidP="00FF4A56">
      <w:pPr>
        <w:pStyle w:val="ListParagraph"/>
        <w:numPr>
          <w:ilvl w:val="0"/>
          <w:numId w:val="23"/>
        </w:numPr>
        <w:shd w:val="clear" w:color="auto" w:fill="FFFFFF"/>
        <w:spacing w:after="0" w:line="285" w:lineRule="atLeast"/>
        <w:rPr>
          <w:ins w:id="637" w:author="Landes, Finian (GymLI)" w:date="2024-12-20T12:52:00Z" w16du:dateUtc="2024-12-20T11:52:00Z"/>
          <w:rFonts w:ascii="Consolas" w:eastAsia="Times New Roman" w:hAnsi="Consolas" w:cs="Times New Roman"/>
          <w:color w:val="000000"/>
          <w:kern w:val="0"/>
          <w:sz w:val="21"/>
          <w:szCs w:val="21"/>
          <w14:ligatures w14:val="none"/>
        </w:rPr>
      </w:pPr>
      <w:ins w:id="638" w:author="Landes, Finian (GymLI)" w:date="2024-12-20T12:52:00Z" w16du:dateUtc="2024-12-20T11:52:00Z">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1080"/>
            <w:kern w:val="0"/>
            <w:sz w:val="21"/>
            <w:szCs w:val="21"/>
            <w14:ligatures w14:val="none"/>
          </w:rPr>
          <w:t>img</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Image</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267F99"/>
            <w:kern w:val="0"/>
            <w:sz w:val="21"/>
            <w:szCs w:val="21"/>
            <w14:ligatures w14:val="none"/>
          </w:rPr>
          <w:t>Image</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795E26"/>
            <w:kern w:val="0"/>
            <w:sz w:val="21"/>
            <w:szCs w:val="21"/>
            <w14:ligatures w14:val="none"/>
          </w:rPr>
          <w:t>open</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001080"/>
            <w:kern w:val="0"/>
            <w:sz w:val="21"/>
            <w:szCs w:val="21"/>
            <w14:ligatures w14:val="none"/>
          </w:rPr>
          <w:t>image_dir</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A31515"/>
            <w:kern w:val="0"/>
            <w:sz w:val="21"/>
            <w:szCs w:val="21"/>
            <w14:ligatures w14:val="none"/>
          </w:rPr>
          <w:t>"//"</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001080"/>
            <w:kern w:val="0"/>
            <w:sz w:val="21"/>
            <w:szCs w:val="21"/>
            <w14:ligatures w14:val="none"/>
          </w:rPr>
          <w:t>name</w:t>
        </w:r>
        <w:r w:rsidRPr="00FF4A56">
          <w:rPr>
            <w:rFonts w:ascii="Consolas" w:eastAsia="Times New Roman" w:hAnsi="Consolas" w:cs="Times New Roman"/>
            <w:color w:val="000000"/>
            <w:kern w:val="0"/>
            <w:sz w:val="21"/>
            <w:szCs w:val="21"/>
            <w14:ligatures w14:val="none"/>
          </w:rPr>
          <w:t>)</w:t>
        </w:r>
      </w:ins>
    </w:p>
    <w:p w14:paraId="12C25F4F" w14:textId="77777777" w:rsidR="00FF4A56" w:rsidRPr="00FF4A56" w:rsidRDefault="00FF4A56" w:rsidP="00FF4A56">
      <w:pPr>
        <w:pStyle w:val="ListParagraph"/>
        <w:numPr>
          <w:ilvl w:val="0"/>
          <w:numId w:val="23"/>
        </w:numPr>
        <w:shd w:val="clear" w:color="auto" w:fill="FFFFFF"/>
        <w:spacing w:after="0" w:line="285" w:lineRule="atLeast"/>
        <w:rPr>
          <w:ins w:id="639" w:author="Landes, Finian (GymLI)" w:date="2024-12-20T12:52:00Z" w16du:dateUtc="2024-12-20T11:52:00Z"/>
          <w:rFonts w:ascii="Consolas" w:eastAsia="Times New Roman" w:hAnsi="Consolas" w:cs="Times New Roman"/>
          <w:color w:val="000000"/>
          <w:kern w:val="0"/>
          <w:sz w:val="21"/>
          <w:szCs w:val="21"/>
          <w14:ligatures w14:val="none"/>
        </w:rPr>
      </w:pPr>
      <w:ins w:id="640" w:author="Landes, Finian (GymLI)" w:date="2024-12-20T12:52:00Z" w16du:dateUtc="2024-12-20T11:52:00Z">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1080"/>
            <w:kern w:val="0"/>
            <w:sz w:val="21"/>
            <w:szCs w:val="21"/>
            <w14:ligatures w14:val="none"/>
          </w:rPr>
          <w:t>img</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795E26"/>
            <w:kern w:val="0"/>
            <w:sz w:val="21"/>
            <w:szCs w:val="21"/>
            <w14:ligatures w14:val="none"/>
          </w:rPr>
          <w:t>rotate</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001080"/>
            <w:kern w:val="0"/>
            <w:sz w:val="21"/>
            <w:szCs w:val="21"/>
            <w14:ligatures w14:val="none"/>
          </w:rPr>
          <w:t>img</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98658"/>
            <w:kern w:val="0"/>
            <w:sz w:val="21"/>
            <w:szCs w:val="21"/>
            <w14:ligatures w14:val="none"/>
          </w:rPr>
          <w:t>180</w:t>
        </w:r>
        <w:r w:rsidRPr="00FF4A56">
          <w:rPr>
            <w:rFonts w:ascii="Consolas" w:eastAsia="Times New Roman" w:hAnsi="Consolas" w:cs="Times New Roman"/>
            <w:color w:val="000000"/>
            <w:kern w:val="0"/>
            <w:sz w:val="21"/>
            <w:szCs w:val="21"/>
            <w14:ligatures w14:val="none"/>
          </w:rPr>
          <w:t>)</w:t>
        </w:r>
      </w:ins>
    </w:p>
    <w:p w14:paraId="45CF059B" w14:textId="77777777" w:rsidR="00FF4A56" w:rsidRPr="00FF4A56" w:rsidRDefault="00FF4A56" w:rsidP="00FF4A56">
      <w:pPr>
        <w:pStyle w:val="ListParagraph"/>
        <w:numPr>
          <w:ilvl w:val="0"/>
          <w:numId w:val="23"/>
        </w:numPr>
        <w:shd w:val="clear" w:color="auto" w:fill="FFFFFF"/>
        <w:spacing w:after="0" w:line="285" w:lineRule="atLeast"/>
        <w:rPr>
          <w:ins w:id="641" w:author="Landes, Finian (GymLI)" w:date="2024-12-20T12:52:00Z" w16du:dateUtc="2024-12-20T11:52:00Z"/>
          <w:rFonts w:ascii="Consolas" w:eastAsia="Times New Roman" w:hAnsi="Consolas" w:cs="Times New Roman"/>
          <w:color w:val="000000"/>
          <w:kern w:val="0"/>
          <w:sz w:val="21"/>
          <w:szCs w:val="21"/>
          <w14:ligatures w14:val="none"/>
        </w:rPr>
      </w:pPr>
      <w:ins w:id="642" w:author="Landes, Finian (GymLI)" w:date="2024-12-20T12:52:00Z" w16du:dateUtc="2024-12-20T11:52:00Z">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1080"/>
            <w:kern w:val="0"/>
            <w:sz w:val="21"/>
            <w:szCs w:val="21"/>
            <w14:ligatures w14:val="none"/>
          </w:rPr>
          <w:t>img</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795E26"/>
            <w:kern w:val="0"/>
            <w:sz w:val="21"/>
            <w:szCs w:val="21"/>
            <w14:ligatures w14:val="none"/>
          </w:rPr>
          <w:t>downscale</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001080"/>
            <w:kern w:val="0"/>
            <w:sz w:val="21"/>
            <w:szCs w:val="21"/>
            <w14:ligatures w14:val="none"/>
          </w:rPr>
          <w:t>img</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1080"/>
            <w:kern w:val="0"/>
            <w:sz w:val="21"/>
            <w:szCs w:val="21"/>
            <w14:ligatures w14:val="none"/>
          </w:rPr>
          <w:t>size</w:t>
        </w:r>
        <w:r w:rsidRPr="00FF4A56">
          <w:rPr>
            <w:rFonts w:ascii="Consolas" w:eastAsia="Times New Roman" w:hAnsi="Consolas" w:cs="Times New Roman"/>
            <w:color w:val="000000"/>
            <w:kern w:val="0"/>
            <w:sz w:val="21"/>
            <w:szCs w:val="21"/>
            <w14:ligatures w14:val="none"/>
          </w:rPr>
          <w:t>)</w:t>
        </w:r>
      </w:ins>
    </w:p>
    <w:p w14:paraId="3216F615" w14:textId="77777777" w:rsidR="00FF4A56" w:rsidRPr="00FF4A56" w:rsidRDefault="00FF4A56" w:rsidP="00FF4A56">
      <w:pPr>
        <w:pStyle w:val="ListParagraph"/>
        <w:numPr>
          <w:ilvl w:val="0"/>
          <w:numId w:val="23"/>
        </w:numPr>
        <w:shd w:val="clear" w:color="auto" w:fill="FFFFFF"/>
        <w:spacing w:after="0" w:line="285" w:lineRule="atLeast"/>
        <w:rPr>
          <w:ins w:id="643" w:author="Landes, Finian (GymLI)" w:date="2024-12-20T12:52:00Z" w16du:dateUtc="2024-12-20T11:52:00Z"/>
          <w:rFonts w:ascii="Consolas" w:eastAsia="Times New Roman" w:hAnsi="Consolas" w:cs="Times New Roman"/>
          <w:color w:val="000000"/>
          <w:kern w:val="0"/>
          <w:sz w:val="21"/>
          <w:szCs w:val="21"/>
          <w14:ligatures w14:val="none"/>
        </w:rPr>
      </w:pPr>
      <w:ins w:id="644" w:author="Landes, Finian (GymLI)" w:date="2024-12-20T12:52:00Z" w16du:dateUtc="2024-12-20T11:52:00Z">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1080"/>
            <w:kern w:val="0"/>
            <w:sz w:val="21"/>
            <w:szCs w:val="21"/>
            <w14:ligatures w14:val="none"/>
          </w:rPr>
          <w:t>img</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795E26"/>
            <w:kern w:val="0"/>
            <w:sz w:val="21"/>
            <w:szCs w:val="21"/>
            <w14:ligatures w14:val="none"/>
          </w:rPr>
          <w:t>black_white</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001080"/>
            <w:kern w:val="0"/>
            <w:sz w:val="21"/>
            <w:szCs w:val="21"/>
            <w14:ligatures w14:val="none"/>
          </w:rPr>
          <w:t>img</w:t>
        </w:r>
        <w:r w:rsidRPr="00FF4A56">
          <w:rPr>
            <w:rFonts w:ascii="Consolas" w:eastAsia="Times New Roman" w:hAnsi="Consolas" w:cs="Times New Roman"/>
            <w:color w:val="000000"/>
            <w:kern w:val="0"/>
            <w:sz w:val="21"/>
            <w:szCs w:val="21"/>
            <w14:ligatures w14:val="none"/>
          </w:rPr>
          <w:t>)</w:t>
        </w:r>
      </w:ins>
    </w:p>
    <w:p w14:paraId="35EB5740" w14:textId="77777777" w:rsidR="00FF4A56" w:rsidRPr="00FF4A56" w:rsidRDefault="00FF4A56" w:rsidP="00FF4A56">
      <w:pPr>
        <w:pStyle w:val="ListParagraph"/>
        <w:numPr>
          <w:ilvl w:val="0"/>
          <w:numId w:val="23"/>
        </w:numPr>
        <w:shd w:val="clear" w:color="auto" w:fill="FFFFFF"/>
        <w:spacing w:after="0" w:line="285" w:lineRule="atLeast"/>
        <w:rPr>
          <w:ins w:id="645" w:author="Landes, Finian (GymLI)" w:date="2024-12-20T12:52:00Z" w16du:dateUtc="2024-12-20T11:52:00Z"/>
          <w:rFonts w:ascii="Consolas" w:eastAsia="Times New Roman" w:hAnsi="Consolas" w:cs="Times New Roman"/>
          <w:color w:val="000000"/>
          <w:kern w:val="0"/>
          <w:sz w:val="21"/>
          <w:szCs w:val="21"/>
          <w14:ligatures w14:val="none"/>
        </w:rPr>
      </w:pPr>
      <w:ins w:id="646" w:author="Landes, Finian (GymLI)" w:date="2024-12-20T12:52:00Z" w16du:dateUtc="2024-12-20T11:52:00Z">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AF00DB"/>
            <w:kern w:val="0"/>
            <w:sz w:val="21"/>
            <w:szCs w:val="21"/>
            <w14:ligatures w14:val="none"/>
          </w:rPr>
          <w:t>if</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00FF"/>
            <w:kern w:val="0"/>
            <w:sz w:val="21"/>
            <w:szCs w:val="21"/>
            <w14:ligatures w14:val="none"/>
          </w:rPr>
          <w:t>not</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1080"/>
            <w:kern w:val="0"/>
            <w:sz w:val="21"/>
            <w:szCs w:val="21"/>
            <w14:ligatures w14:val="none"/>
          </w:rPr>
          <w:t>replace</w:t>
        </w:r>
        <w:r w:rsidRPr="00FF4A56">
          <w:rPr>
            <w:rFonts w:ascii="Consolas" w:eastAsia="Times New Roman" w:hAnsi="Consolas" w:cs="Times New Roman"/>
            <w:color w:val="000000"/>
            <w:kern w:val="0"/>
            <w:sz w:val="21"/>
            <w:szCs w:val="21"/>
            <w14:ligatures w14:val="none"/>
          </w:rPr>
          <w:t>:</w:t>
        </w:r>
      </w:ins>
    </w:p>
    <w:p w14:paraId="207F0100" w14:textId="77777777" w:rsidR="00FF4A56" w:rsidRPr="00FF4A56" w:rsidRDefault="00FF4A56" w:rsidP="00FF4A56">
      <w:pPr>
        <w:pStyle w:val="ListParagraph"/>
        <w:numPr>
          <w:ilvl w:val="0"/>
          <w:numId w:val="23"/>
        </w:numPr>
        <w:shd w:val="clear" w:color="auto" w:fill="FFFFFF"/>
        <w:spacing w:after="0" w:line="285" w:lineRule="atLeast"/>
        <w:rPr>
          <w:ins w:id="647" w:author="Landes, Finian (GymLI)" w:date="2024-12-20T12:52:00Z" w16du:dateUtc="2024-12-20T11:52:00Z"/>
          <w:rFonts w:ascii="Consolas" w:eastAsia="Times New Roman" w:hAnsi="Consolas" w:cs="Times New Roman"/>
          <w:color w:val="000000"/>
          <w:kern w:val="0"/>
          <w:sz w:val="21"/>
          <w:szCs w:val="21"/>
          <w14:ligatures w14:val="none"/>
        </w:rPr>
      </w:pPr>
      <w:ins w:id="648" w:author="Landes, Finian (GymLI)" w:date="2024-12-20T12:52:00Z" w16du:dateUtc="2024-12-20T11:52:00Z">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1080"/>
            <w:kern w:val="0"/>
            <w:sz w:val="21"/>
            <w:szCs w:val="21"/>
            <w14:ligatures w14:val="none"/>
          </w:rPr>
          <w:t>n</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267F99"/>
            <w:kern w:val="0"/>
            <w:sz w:val="21"/>
            <w:szCs w:val="21"/>
            <w14:ligatures w14:val="none"/>
          </w:rPr>
          <w:t>int</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001080"/>
            <w:kern w:val="0"/>
            <w:sz w:val="21"/>
            <w:szCs w:val="21"/>
            <w14:ligatures w14:val="none"/>
          </w:rPr>
          <w:t>j</w:t>
        </w:r>
      </w:ins>
    </w:p>
    <w:p w14:paraId="4356332B" w14:textId="77777777" w:rsidR="00FF4A56" w:rsidRPr="00FF4A56" w:rsidRDefault="00FF4A56" w:rsidP="00FF4A56">
      <w:pPr>
        <w:pStyle w:val="ListParagraph"/>
        <w:numPr>
          <w:ilvl w:val="0"/>
          <w:numId w:val="23"/>
        </w:numPr>
        <w:shd w:val="clear" w:color="auto" w:fill="FFFFFF"/>
        <w:spacing w:after="0" w:line="285" w:lineRule="atLeast"/>
        <w:rPr>
          <w:ins w:id="649" w:author="Landes, Finian (GymLI)" w:date="2024-12-20T12:52:00Z" w16du:dateUtc="2024-12-20T11:52:00Z"/>
          <w:rFonts w:ascii="Consolas" w:eastAsia="Times New Roman" w:hAnsi="Consolas" w:cs="Times New Roman"/>
          <w:color w:val="000000"/>
          <w:kern w:val="0"/>
          <w:sz w:val="21"/>
          <w:szCs w:val="21"/>
          <w14:ligatures w14:val="none"/>
        </w:rPr>
      </w:pPr>
      <w:ins w:id="650" w:author="Landes, Finian (GymLI)" w:date="2024-12-20T12:52:00Z" w16du:dateUtc="2024-12-20T11:52:00Z">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AF00DB"/>
            <w:kern w:val="0"/>
            <w:sz w:val="21"/>
            <w:szCs w:val="21"/>
            <w14:ligatures w14:val="none"/>
          </w:rPr>
          <w:t>while</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00FF"/>
            <w:kern w:val="0"/>
            <w:sz w:val="21"/>
            <w:szCs w:val="21"/>
            <w14:ligatures w14:val="none"/>
          </w:rPr>
          <w:t>True</w:t>
        </w:r>
        <w:r w:rsidRPr="00FF4A56">
          <w:rPr>
            <w:rFonts w:ascii="Consolas" w:eastAsia="Times New Roman" w:hAnsi="Consolas" w:cs="Times New Roman"/>
            <w:color w:val="000000"/>
            <w:kern w:val="0"/>
            <w:sz w:val="21"/>
            <w:szCs w:val="21"/>
            <w14:ligatures w14:val="none"/>
          </w:rPr>
          <w:t>:</w:t>
        </w:r>
      </w:ins>
    </w:p>
    <w:p w14:paraId="5CF5CE1D" w14:textId="77777777" w:rsidR="00FF4A56" w:rsidRPr="00D833DB" w:rsidRDefault="00FF4A56" w:rsidP="00FF4A56">
      <w:pPr>
        <w:pStyle w:val="ListParagraph"/>
        <w:numPr>
          <w:ilvl w:val="0"/>
          <w:numId w:val="23"/>
        </w:numPr>
        <w:shd w:val="clear" w:color="auto" w:fill="FFFFFF"/>
        <w:spacing w:after="0" w:line="285" w:lineRule="atLeast"/>
        <w:rPr>
          <w:ins w:id="651" w:author="Landes, Finian (GymLI)" w:date="2024-12-20T12:52:00Z" w16du:dateUtc="2024-12-20T11:52:00Z"/>
          <w:rFonts w:ascii="Consolas" w:eastAsia="Times New Roman" w:hAnsi="Consolas" w:cs="Times New Roman"/>
          <w:color w:val="000000"/>
          <w:kern w:val="0"/>
          <w:sz w:val="21"/>
          <w:szCs w:val="21"/>
          <w:lang w:val="en-US"/>
          <w14:ligatures w14:val="none"/>
        </w:rPr>
      </w:pPr>
      <w:ins w:id="652" w:author="Landes, Finian (GymLI)" w:date="2024-12-20T12:52:00Z" w16du:dateUtc="2024-12-20T11:52:00Z">
        <w:r w:rsidRPr="00FF4A56">
          <w:rPr>
            <w:rFonts w:ascii="Consolas" w:eastAsia="Times New Roman" w:hAnsi="Consolas" w:cs="Times New Roman"/>
            <w:color w:val="000000"/>
            <w:kern w:val="0"/>
            <w:sz w:val="21"/>
            <w:szCs w:val="21"/>
            <w14:ligatures w14:val="none"/>
          </w:rPr>
          <w:t xml:space="preserve">                </w:t>
        </w:r>
        <w:r w:rsidRPr="00D833DB">
          <w:rPr>
            <w:rFonts w:ascii="Consolas" w:eastAsia="Times New Roman" w:hAnsi="Consolas" w:cs="Times New Roman"/>
            <w:color w:val="AF00DB"/>
            <w:kern w:val="0"/>
            <w:sz w:val="21"/>
            <w:szCs w:val="21"/>
            <w:lang w:val="en-US"/>
            <w14:ligatures w14:val="none"/>
          </w:rPr>
          <w:t>if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os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path</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isfile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image_dest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img_name</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".jpg"</w:t>
        </w:r>
        <w:r w:rsidRPr="00D833DB">
          <w:rPr>
            <w:rFonts w:ascii="Consolas" w:eastAsia="Times New Roman" w:hAnsi="Consolas" w:cs="Times New Roman"/>
            <w:color w:val="000000"/>
            <w:kern w:val="0"/>
            <w:sz w:val="21"/>
            <w:szCs w:val="21"/>
            <w:lang w:val="en-US"/>
            <w14:ligatures w14:val="none"/>
          </w:rPr>
          <w:t>):</w:t>
        </w:r>
      </w:ins>
    </w:p>
    <w:p w14:paraId="5CF1120A" w14:textId="77777777" w:rsidR="00FF4A56" w:rsidRPr="00FF4A56" w:rsidRDefault="00FF4A56" w:rsidP="00FF4A56">
      <w:pPr>
        <w:pStyle w:val="ListParagraph"/>
        <w:numPr>
          <w:ilvl w:val="0"/>
          <w:numId w:val="23"/>
        </w:numPr>
        <w:shd w:val="clear" w:color="auto" w:fill="FFFFFF"/>
        <w:spacing w:after="0" w:line="285" w:lineRule="atLeast"/>
        <w:rPr>
          <w:ins w:id="653" w:author="Landes, Finian (GymLI)" w:date="2024-12-20T12:52:00Z" w16du:dateUtc="2024-12-20T11:52:00Z"/>
          <w:rFonts w:ascii="Consolas" w:eastAsia="Times New Roman" w:hAnsi="Consolas" w:cs="Times New Roman"/>
          <w:color w:val="000000"/>
          <w:kern w:val="0"/>
          <w:sz w:val="21"/>
          <w:szCs w:val="21"/>
          <w14:ligatures w14:val="none"/>
        </w:rPr>
      </w:pPr>
      <w:ins w:id="654"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FF4A56">
          <w:rPr>
            <w:rFonts w:ascii="Consolas" w:eastAsia="Times New Roman" w:hAnsi="Consolas" w:cs="Times New Roman"/>
            <w:color w:val="001080"/>
            <w:kern w:val="0"/>
            <w:sz w:val="21"/>
            <w:szCs w:val="21"/>
            <w14:ligatures w14:val="none"/>
          </w:rPr>
          <w:t>n</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098658"/>
            <w:kern w:val="0"/>
            <w:sz w:val="21"/>
            <w:szCs w:val="21"/>
            <w14:ligatures w14:val="none"/>
          </w:rPr>
          <w:t>1</w:t>
        </w:r>
      </w:ins>
    </w:p>
    <w:p w14:paraId="274DEBDE" w14:textId="77777777" w:rsidR="00FF4A56" w:rsidRPr="00FF4A56" w:rsidRDefault="00FF4A56" w:rsidP="00FF4A56">
      <w:pPr>
        <w:pStyle w:val="ListParagraph"/>
        <w:numPr>
          <w:ilvl w:val="0"/>
          <w:numId w:val="23"/>
        </w:numPr>
        <w:shd w:val="clear" w:color="auto" w:fill="FFFFFF"/>
        <w:spacing w:after="0" w:line="285" w:lineRule="atLeast"/>
        <w:rPr>
          <w:ins w:id="655" w:author="Landes, Finian (GymLI)" w:date="2024-12-20T12:52:00Z" w16du:dateUtc="2024-12-20T11:52:00Z"/>
          <w:rFonts w:ascii="Consolas" w:eastAsia="Times New Roman" w:hAnsi="Consolas" w:cs="Times New Roman"/>
          <w:color w:val="000000"/>
          <w:kern w:val="0"/>
          <w:sz w:val="21"/>
          <w:szCs w:val="21"/>
          <w14:ligatures w14:val="none"/>
        </w:rPr>
      </w:pPr>
      <w:ins w:id="656" w:author="Landes, Finian (GymLI)" w:date="2024-12-20T12:52:00Z" w16du:dateUtc="2024-12-20T11:52:00Z">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1080"/>
            <w:kern w:val="0"/>
            <w:sz w:val="21"/>
            <w:szCs w:val="21"/>
            <w14:ligatures w14:val="none"/>
          </w:rPr>
          <w:t>img_name</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001080"/>
            <w:kern w:val="0"/>
            <w:sz w:val="21"/>
            <w:szCs w:val="21"/>
            <w14:ligatures w14:val="none"/>
          </w:rPr>
          <w:t>image_name</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A31515"/>
            <w:kern w:val="0"/>
            <w:sz w:val="21"/>
            <w:szCs w:val="21"/>
            <w14:ligatures w14:val="none"/>
          </w:rPr>
          <w:t>"_"</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0000FF"/>
            <w:kern w:val="0"/>
            <w:sz w:val="21"/>
            <w:szCs w:val="21"/>
            <w14:ligatures w14:val="none"/>
          </w:rPr>
          <w:t>f</w:t>
        </w:r>
        <w:r w:rsidRPr="00FF4A56">
          <w:rPr>
            <w:rFonts w:ascii="Consolas" w:eastAsia="Times New Roman" w:hAnsi="Consolas" w:cs="Times New Roman"/>
            <w:color w:val="A31515"/>
            <w:kern w:val="0"/>
            <w:sz w:val="21"/>
            <w:szCs w:val="21"/>
            <w14:ligatures w14:val="none"/>
          </w:rPr>
          <w:t>"</w:t>
        </w:r>
        <w:r w:rsidRPr="00FF4A56">
          <w:rPr>
            <w:rFonts w:ascii="Consolas" w:eastAsia="Times New Roman" w:hAnsi="Consolas" w:cs="Times New Roman"/>
            <w:color w:val="0000FF"/>
            <w:kern w:val="0"/>
            <w:sz w:val="21"/>
            <w:szCs w:val="21"/>
            <w14:ligatures w14:val="none"/>
          </w:rPr>
          <w:t>{</w:t>
        </w:r>
        <w:r w:rsidRPr="00FF4A56">
          <w:rPr>
            <w:rFonts w:ascii="Consolas" w:eastAsia="Times New Roman" w:hAnsi="Consolas" w:cs="Times New Roman"/>
            <w:color w:val="001080"/>
            <w:kern w:val="0"/>
            <w:sz w:val="21"/>
            <w:szCs w:val="21"/>
            <w14:ligatures w14:val="none"/>
          </w:rPr>
          <w:t>n</w:t>
        </w:r>
        <w:r w:rsidRPr="00FF4A56">
          <w:rPr>
            <w:rFonts w:ascii="Consolas" w:eastAsia="Times New Roman" w:hAnsi="Consolas" w:cs="Times New Roman"/>
            <w:color w:val="0000FF"/>
            <w:kern w:val="0"/>
            <w:sz w:val="21"/>
            <w:szCs w:val="21"/>
            <w14:ligatures w14:val="none"/>
          </w:rPr>
          <w:t>:02}</w:t>
        </w:r>
        <w:r w:rsidRPr="00FF4A56">
          <w:rPr>
            <w:rFonts w:ascii="Consolas" w:eastAsia="Times New Roman" w:hAnsi="Consolas" w:cs="Times New Roman"/>
            <w:color w:val="A31515"/>
            <w:kern w:val="0"/>
            <w:sz w:val="21"/>
            <w:szCs w:val="21"/>
            <w14:ligatures w14:val="none"/>
          </w:rPr>
          <w:t>"</w:t>
        </w:r>
      </w:ins>
    </w:p>
    <w:p w14:paraId="735E5C24" w14:textId="77777777" w:rsidR="00FF4A56" w:rsidRPr="00FF4A56" w:rsidRDefault="00FF4A56" w:rsidP="00FF4A56">
      <w:pPr>
        <w:pStyle w:val="ListParagraph"/>
        <w:numPr>
          <w:ilvl w:val="0"/>
          <w:numId w:val="23"/>
        </w:numPr>
        <w:shd w:val="clear" w:color="auto" w:fill="FFFFFF"/>
        <w:spacing w:after="0" w:line="285" w:lineRule="atLeast"/>
        <w:rPr>
          <w:ins w:id="657" w:author="Landes, Finian (GymLI)" w:date="2024-12-20T12:52:00Z" w16du:dateUtc="2024-12-20T11:52:00Z"/>
          <w:rFonts w:ascii="Consolas" w:eastAsia="Times New Roman" w:hAnsi="Consolas" w:cs="Times New Roman"/>
          <w:color w:val="000000"/>
          <w:kern w:val="0"/>
          <w:sz w:val="21"/>
          <w:szCs w:val="21"/>
          <w14:ligatures w14:val="none"/>
        </w:rPr>
      </w:pPr>
      <w:ins w:id="658" w:author="Landes, Finian (GymLI)" w:date="2024-12-20T12:52:00Z" w16du:dateUtc="2024-12-20T11:52:00Z">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AF00DB"/>
            <w:kern w:val="0"/>
            <w:sz w:val="21"/>
            <w:szCs w:val="21"/>
            <w14:ligatures w14:val="none"/>
          </w:rPr>
          <w:t>else</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AF00DB"/>
            <w:kern w:val="0"/>
            <w:sz w:val="21"/>
            <w:szCs w:val="21"/>
            <w14:ligatures w14:val="none"/>
          </w:rPr>
          <w:t>break</w:t>
        </w:r>
      </w:ins>
    </w:p>
    <w:p w14:paraId="0601CFA3" w14:textId="77777777" w:rsidR="00FF4A56" w:rsidRPr="00FF4A56" w:rsidRDefault="00FF4A56" w:rsidP="00FF4A56">
      <w:pPr>
        <w:pStyle w:val="ListParagraph"/>
        <w:numPr>
          <w:ilvl w:val="0"/>
          <w:numId w:val="23"/>
        </w:numPr>
        <w:shd w:val="clear" w:color="auto" w:fill="FFFFFF"/>
        <w:spacing w:after="0" w:line="285" w:lineRule="atLeast"/>
        <w:rPr>
          <w:ins w:id="659" w:author="Landes, Finian (GymLI)" w:date="2024-12-20T12:52:00Z" w16du:dateUtc="2024-12-20T11:52:00Z"/>
          <w:rFonts w:ascii="Consolas" w:eastAsia="Times New Roman" w:hAnsi="Consolas" w:cs="Times New Roman"/>
          <w:color w:val="000000"/>
          <w:kern w:val="0"/>
          <w:sz w:val="21"/>
          <w:szCs w:val="21"/>
          <w14:ligatures w14:val="none"/>
        </w:rPr>
      </w:pPr>
      <w:ins w:id="660" w:author="Landes, Finian (GymLI)" w:date="2024-12-20T12:52:00Z" w16du:dateUtc="2024-12-20T11:52:00Z">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AF00DB"/>
            <w:kern w:val="0"/>
            <w:sz w:val="21"/>
            <w:szCs w:val="21"/>
            <w14:ligatures w14:val="none"/>
          </w:rPr>
          <w:t>if</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1080"/>
            <w:kern w:val="0"/>
            <w:sz w:val="21"/>
            <w:szCs w:val="21"/>
            <w14:ligatures w14:val="none"/>
          </w:rPr>
          <w:t>_debug</w:t>
        </w:r>
        <w:r w:rsidRPr="00FF4A56">
          <w:rPr>
            <w:rFonts w:ascii="Consolas" w:eastAsia="Times New Roman" w:hAnsi="Consolas" w:cs="Times New Roman"/>
            <w:color w:val="000000"/>
            <w:kern w:val="0"/>
            <w:sz w:val="21"/>
            <w:szCs w:val="21"/>
            <w14:ligatures w14:val="none"/>
          </w:rPr>
          <w:t>:</w:t>
        </w:r>
      </w:ins>
    </w:p>
    <w:p w14:paraId="0E874BC0" w14:textId="77777777" w:rsidR="00FF4A56" w:rsidRPr="00D833DB" w:rsidRDefault="00FF4A56" w:rsidP="00FF4A56">
      <w:pPr>
        <w:pStyle w:val="ListParagraph"/>
        <w:numPr>
          <w:ilvl w:val="0"/>
          <w:numId w:val="23"/>
        </w:numPr>
        <w:shd w:val="clear" w:color="auto" w:fill="FFFFFF"/>
        <w:spacing w:after="0" w:line="285" w:lineRule="atLeast"/>
        <w:rPr>
          <w:ins w:id="661" w:author="Landes, Finian (GymLI)" w:date="2024-12-20T12:52:00Z" w16du:dateUtc="2024-12-20T11:52:00Z"/>
          <w:rFonts w:ascii="Consolas" w:eastAsia="Times New Roman" w:hAnsi="Consolas" w:cs="Times New Roman"/>
          <w:color w:val="000000"/>
          <w:kern w:val="0"/>
          <w:sz w:val="21"/>
          <w:szCs w:val="21"/>
          <w:lang w:val="en-US"/>
          <w14:ligatures w14:val="none"/>
        </w:rPr>
      </w:pPr>
      <w:ins w:id="662" w:author="Landes, Finian (GymLI)" w:date="2024-12-20T12:52:00Z" w16du:dateUtc="2024-12-20T11:52:00Z">
        <w:r w:rsidRPr="00FF4A56">
          <w:rPr>
            <w:rFonts w:ascii="Consolas" w:eastAsia="Times New Roman" w:hAnsi="Consolas" w:cs="Times New Roman"/>
            <w:color w:val="000000"/>
            <w:kern w:val="0"/>
            <w:sz w:val="21"/>
            <w:szCs w:val="21"/>
            <w14:ligatures w14:val="none"/>
          </w:rPr>
          <w:t xml:space="preserve">            </w:t>
        </w:r>
        <w:r w:rsidRPr="00D833DB">
          <w:rPr>
            <w:rFonts w:ascii="Consolas" w:eastAsia="Times New Roman" w:hAnsi="Consolas" w:cs="Times New Roman"/>
            <w:color w:val="795E26"/>
            <w:kern w:val="0"/>
            <w:sz w:val="21"/>
            <w:szCs w:val="21"/>
            <w:lang w:val="en-US"/>
            <w14:ligatures w14:val="none"/>
          </w:rPr>
          <w:t>print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n_per_cat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j</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1</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len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file_names</w:t>
        </w:r>
        <w:r w:rsidRPr="00D833DB">
          <w:rPr>
            <w:rFonts w:ascii="Consolas" w:eastAsia="Times New Roman" w:hAnsi="Consolas" w:cs="Times New Roman"/>
            <w:color w:val="000000"/>
            <w:kern w:val="0"/>
            <w:sz w:val="21"/>
            <w:szCs w:val="21"/>
            <w:lang w:val="en-US"/>
            <w14:ligatures w14:val="none"/>
          </w:rPr>
          <w:t>)) +</w:t>
        </w:r>
        <w:r w:rsidRPr="00D833DB">
          <w:rPr>
            <w:rFonts w:ascii="Consolas" w:eastAsia="Times New Roman" w:hAnsi="Consolas" w:cs="Times New Roman"/>
            <w:color w:val="A31515"/>
            <w:kern w:val="0"/>
            <w:sz w:val="21"/>
            <w:szCs w:val="21"/>
            <w:lang w:val="en-US"/>
            <w14:ligatures w14:val="none"/>
          </w:rPr>
          <w:t>" Saved Image as: "</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img_name</w:t>
        </w:r>
        <w:r w:rsidRPr="00D833DB">
          <w:rPr>
            <w:rFonts w:ascii="Consolas" w:eastAsia="Times New Roman" w:hAnsi="Consolas" w:cs="Times New Roman"/>
            <w:color w:val="000000"/>
            <w:kern w:val="0"/>
            <w:sz w:val="21"/>
            <w:szCs w:val="21"/>
            <w:lang w:val="en-US"/>
            <w14:ligatures w14:val="none"/>
          </w:rPr>
          <w:t>)</w:t>
        </w:r>
      </w:ins>
    </w:p>
    <w:p w14:paraId="63C6176F" w14:textId="0EF27527" w:rsidR="00FF4A56" w:rsidRPr="006C29A0" w:rsidRDefault="00FF4A56" w:rsidP="006C29A0">
      <w:pPr>
        <w:pStyle w:val="ListParagraph"/>
        <w:numPr>
          <w:ilvl w:val="0"/>
          <w:numId w:val="23"/>
        </w:numPr>
        <w:shd w:val="clear" w:color="auto" w:fill="FFFFFF"/>
        <w:spacing w:after="0" w:line="285" w:lineRule="atLeast"/>
        <w:rPr>
          <w:ins w:id="663" w:author="Landes, Finian (GymLI)" w:date="2024-12-20T12:52:00Z" w16du:dateUtc="2024-12-20T11:52:00Z"/>
          <w:rFonts w:ascii="Consolas" w:eastAsia="Times New Roman" w:hAnsi="Consolas" w:cs="Times New Roman"/>
          <w:color w:val="000000"/>
          <w:kern w:val="0"/>
          <w:sz w:val="21"/>
          <w:szCs w:val="21"/>
          <w14:ligatures w14:val="none"/>
        </w:rPr>
      </w:pPr>
      <w:ins w:id="664"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FF4A56">
          <w:rPr>
            <w:rFonts w:ascii="Consolas" w:eastAsia="Times New Roman" w:hAnsi="Consolas" w:cs="Times New Roman"/>
            <w:color w:val="001080"/>
            <w:kern w:val="0"/>
            <w:sz w:val="21"/>
            <w:szCs w:val="21"/>
            <w14:ligatures w14:val="none"/>
          </w:rPr>
          <w:t>img</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795E26"/>
            <w:kern w:val="0"/>
            <w:sz w:val="21"/>
            <w:szCs w:val="21"/>
            <w14:ligatures w14:val="none"/>
          </w:rPr>
          <w:t>rename_save_img</w:t>
        </w:r>
        <w:r w:rsidRPr="00FF4A56">
          <w:rPr>
            <w:rFonts w:ascii="Consolas" w:eastAsia="Times New Roman" w:hAnsi="Consolas" w:cs="Times New Roman"/>
            <w:color w:val="000000"/>
            <w:kern w:val="0"/>
            <w:sz w:val="21"/>
            <w:szCs w:val="21"/>
            <w14:ligatures w14:val="none"/>
          </w:rPr>
          <w:t>(</w:t>
        </w:r>
        <w:r w:rsidRPr="00FF4A56">
          <w:rPr>
            <w:rFonts w:ascii="Consolas" w:eastAsia="Times New Roman" w:hAnsi="Consolas" w:cs="Times New Roman"/>
            <w:color w:val="001080"/>
            <w:kern w:val="0"/>
            <w:sz w:val="21"/>
            <w:szCs w:val="21"/>
            <w14:ligatures w14:val="none"/>
          </w:rPr>
          <w:t>img</w:t>
        </w:r>
        <w:r w:rsidRPr="00FF4A56">
          <w:rPr>
            <w:rFonts w:ascii="Consolas" w:eastAsia="Times New Roman" w:hAnsi="Consolas" w:cs="Times New Roman"/>
            <w:color w:val="000000"/>
            <w:kern w:val="0"/>
            <w:sz w:val="21"/>
            <w:szCs w:val="21"/>
            <w14:ligatures w14:val="none"/>
          </w:rPr>
          <w:t xml:space="preserve">, </w:t>
        </w:r>
        <w:r w:rsidRPr="00FF4A56">
          <w:rPr>
            <w:rFonts w:ascii="Consolas" w:eastAsia="Times New Roman" w:hAnsi="Consolas" w:cs="Times New Roman"/>
            <w:color w:val="001080"/>
            <w:kern w:val="0"/>
            <w:sz w:val="21"/>
            <w:szCs w:val="21"/>
            <w14:ligatures w14:val="none"/>
          </w:rPr>
          <w:t>img_name</w:t>
        </w:r>
        <w:r w:rsidRPr="00FF4A56">
          <w:rPr>
            <w:rFonts w:ascii="Consolas" w:eastAsia="Times New Roman" w:hAnsi="Consolas" w:cs="Times New Roman"/>
            <w:color w:val="000000"/>
            <w:kern w:val="0"/>
            <w:sz w:val="21"/>
            <w:szCs w:val="21"/>
            <w14:ligatures w14:val="none"/>
          </w:rPr>
          <w:t xml:space="preserve"> , </w:t>
        </w:r>
        <w:r w:rsidRPr="00FF4A56">
          <w:rPr>
            <w:rFonts w:ascii="Consolas" w:eastAsia="Times New Roman" w:hAnsi="Consolas" w:cs="Times New Roman"/>
            <w:color w:val="001080"/>
            <w:kern w:val="0"/>
            <w:sz w:val="21"/>
            <w:szCs w:val="21"/>
            <w14:ligatures w14:val="none"/>
          </w:rPr>
          <w:t>image_dest</w:t>
        </w:r>
        <w:r w:rsidRPr="00FF4A56">
          <w:rPr>
            <w:rFonts w:ascii="Consolas" w:eastAsia="Times New Roman" w:hAnsi="Consolas" w:cs="Times New Roman"/>
            <w:color w:val="000000"/>
            <w:kern w:val="0"/>
            <w:sz w:val="21"/>
            <w:szCs w:val="21"/>
            <w14:ligatures w14:val="none"/>
          </w:rPr>
          <w:t>)</w:t>
        </w:r>
      </w:ins>
    </w:p>
    <w:p w14:paraId="00A0A5D8" w14:textId="76B2E079" w:rsidR="006C101A" w:rsidRPr="00FF4A56" w:rsidRDefault="006C101A" w:rsidP="006C101A">
      <w:pPr>
        <w:rPr>
          <w:ins w:id="665" w:author="Landes, Finian (GymLI)" w:date="2024-12-20T12:52:00Z" w16du:dateUtc="2024-12-20T11:52:00Z"/>
        </w:rPr>
      </w:pPr>
    </w:p>
    <w:p w14:paraId="4D12BFD0" w14:textId="33F9012A" w:rsidR="00DF201B" w:rsidRDefault="002D304D" w:rsidP="00FF4A56">
      <w:pPr>
        <w:pStyle w:val="Heading2"/>
        <w:numPr>
          <w:ilvl w:val="1"/>
          <w:numId w:val="7"/>
        </w:numPr>
        <w:rPr>
          <w:ins w:id="666" w:author="Landes, Finian (GymLI)" w:date="2024-12-20T12:52:00Z" w16du:dateUtc="2024-12-20T11:52:00Z"/>
        </w:rPr>
      </w:pPr>
      <w:bookmarkStart w:id="667" w:name="_Toc185591035"/>
      <w:ins w:id="668" w:author="Landes, Finian (GymLI)" w:date="2024-12-20T12:52:00Z" w16du:dateUtc="2024-12-20T11:52:00Z">
        <w:r>
          <w:t>PCA</w:t>
        </w:r>
        <w:bookmarkEnd w:id="667"/>
      </w:ins>
    </w:p>
    <w:p w14:paraId="47CB9C82" w14:textId="77777777" w:rsidR="00F90198" w:rsidRPr="00F90198" w:rsidRDefault="00F90198" w:rsidP="006C29A0">
      <w:pPr>
        <w:pStyle w:val="ListParagraph"/>
        <w:numPr>
          <w:ilvl w:val="0"/>
          <w:numId w:val="24"/>
        </w:numPr>
        <w:shd w:val="clear" w:color="auto" w:fill="FFFFFF"/>
        <w:spacing w:after="0" w:line="285" w:lineRule="atLeast"/>
        <w:rPr>
          <w:ins w:id="669" w:author="Landes, Finian (GymLI)" w:date="2024-12-20T12:52:00Z" w16du:dateUtc="2024-12-20T11:52:00Z"/>
          <w:rFonts w:ascii="Consolas" w:eastAsia="Times New Roman" w:hAnsi="Consolas" w:cs="Times New Roman"/>
          <w:color w:val="000000"/>
          <w:kern w:val="0"/>
          <w:sz w:val="21"/>
          <w:szCs w:val="21"/>
          <w14:ligatures w14:val="none"/>
        </w:rPr>
      </w:pPr>
      <w:ins w:id="670" w:author="Landes, Finian (GymLI)" w:date="2024-12-20T12:52:00Z" w16du:dateUtc="2024-12-20T11:52:00Z">
        <w:r w:rsidRPr="00F90198">
          <w:rPr>
            <w:rFonts w:ascii="Consolas" w:eastAsia="Times New Roman" w:hAnsi="Consolas" w:cs="Times New Roman"/>
            <w:color w:val="AF00DB"/>
            <w:kern w:val="0"/>
            <w:sz w:val="21"/>
            <w:szCs w:val="21"/>
            <w14:ligatures w14:val="none"/>
          </w:rPr>
          <w:t>import</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numpy</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AF00DB"/>
            <w:kern w:val="0"/>
            <w:sz w:val="21"/>
            <w:szCs w:val="21"/>
            <w14:ligatures w14:val="none"/>
          </w:rPr>
          <w:t>as</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np</w:t>
        </w:r>
      </w:ins>
    </w:p>
    <w:p w14:paraId="693FEF9B" w14:textId="77777777" w:rsidR="00F90198" w:rsidRPr="00F90198" w:rsidRDefault="00F90198" w:rsidP="006C29A0">
      <w:pPr>
        <w:pStyle w:val="ListParagraph"/>
        <w:numPr>
          <w:ilvl w:val="0"/>
          <w:numId w:val="24"/>
        </w:numPr>
        <w:shd w:val="clear" w:color="auto" w:fill="FFFFFF"/>
        <w:spacing w:after="0" w:line="285" w:lineRule="atLeast"/>
        <w:rPr>
          <w:ins w:id="671" w:author="Landes, Finian (GymLI)" w:date="2024-12-20T12:52:00Z" w16du:dateUtc="2024-12-20T11:52:00Z"/>
          <w:rFonts w:ascii="Consolas" w:eastAsia="Times New Roman" w:hAnsi="Consolas" w:cs="Times New Roman"/>
          <w:color w:val="000000"/>
          <w:kern w:val="0"/>
          <w:sz w:val="21"/>
          <w:szCs w:val="21"/>
          <w14:ligatures w14:val="none"/>
        </w:rPr>
      </w:pPr>
      <w:ins w:id="672" w:author="Landes, Finian (GymLI)" w:date="2024-12-20T12:52:00Z" w16du:dateUtc="2024-12-20T11:52:00Z">
        <w:r w:rsidRPr="00F90198">
          <w:rPr>
            <w:rFonts w:ascii="Consolas" w:eastAsia="Times New Roman" w:hAnsi="Consolas" w:cs="Times New Roman"/>
            <w:color w:val="AF00DB"/>
            <w:kern w:val="0"/>
            <w:sz w:val="21"/>
            <w:szCs w:val="21"/>
            <w14:ligatures w14:val="none"/>
          </w:rPr>
          <w:t>from</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PIL</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AF00DB"/>
            <w:kern w:val="0"/>
            <w:sz w:val="21"/>
            <w:szCs w:val="21"/>
            <w14:ligatures w14:val="none"/>
          </w:rPr>
          <w:t>import</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Image</w:t>
        </w:r>
      </w:ins>
    </w:p>
    <w:p w14:paraId="54D80472" w14:textId="77777777" w:rsidR="00F90198" w:rsidRPr="00F90198" w:rsidRDefault="00F90198" w:rsidP="006C29A0">
      <w:pPr>
        <w:pStyle w:val="ListParagraph"/>
        <w:numPr>
          <w:ilvl w:val="0"/>
          <w:numId w:val="24"/>
        </w:numPr>
        <w:shd w:val="clear" w:color="auto" w:fill="FFFFFF"/>
        <w:spacing w:after="0" w:line="285" w:lineRule="atLeast"/>
        <w:rPr>
          <w:ins w:id="673" w:author="Landes, Finian (GymLI)" w:date="2024-12-20T12:52:00Z" w16du:dateUtc="2024-12-20T11:52:00Z"/>
          <w:rFonts w:ascii="Consolas" w:eastAsia="Times New Roman" w:hAnsi="Consolas" w:cs="Times New Roman"/>
          <w:color w:val="000000"/>
          <w:kern w:val="0"/>
          <w:sz w:val="21"/>
          <w:szCs w:val="21"/>
          <w14:ligatures w14:val="none"/>
        </w:rPr>
      </w:pPr>
      <w:ins w:id="674" w:author="Landes, Finian (GymLI)" w:date="2024-12-20T12:52:00Z" w16du:dateUtc="2024-12-20T11:52:00Z">
        <w:r w:rsidRPr="00F90198">
          <w:rPr>
            <w:rFonts w:ascii="Consolas" w:eastAsia="Times New Roman" w:hAnsi="Consolas" w:cs="Times New Roman"/>
            <w:color w:val="AF00DB"/>
            <w:kern w:val="0"/>
            <w:sz w:val="21"/>
            <w:szCs w:val="21"/>
            <w14:ligatures w14:val="none"/>
          </w:rPr>
          <w:t>import</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os</w:t>
        </w:r>
      </w:ins>
    </w:p>
    <w:p w14:paraId="7E2F5BE8" w14:textId="77777777" w:rsidR="00F90198" w:rsidRPr="00F90198" w:rsidRDefault="00F90198" w:rsidP="006C29A0">
      <w:pPr>
        <w:pStyle w:val="ListParagraph"/>
        <w:numPr>
          <w:ilvl w:val="0"/>
          <w:numId w:val="24"/>
        </w:numPr>
        <w:shd w:val="clear" w:color="auto" w:fill="FFFFFF"/>
        <w:spacing w:after="0" w:line="285" w:lineRule="atLeast"/>
        <w:rPr>
          <w:ins w:id="675" w:author="Landes, Finian (GymLI)" w:date="2024-12-20T12:52:00Z" w16du:dateUtc="2024-12-20T11:52:00Z"/>
          <w:rFonts w:ascii="Consolas" w:eastAsia="Times New Roman" w:hAnsi="Consolas" w:cs="Times New Roman"/>
          <w:color w:val="000000"/>
          <w:kern w:val="0"/>
          <w:sz w:val="21"/>
          <w:szCs w:val="21"/>
          <w14:ligatures w14:val="none"/>
        </w:rPr>
      </w:pPr>
      <w:ins w:id="676" w:author="Landes, Finian (GymLI)" w:date="2024-12-20T12:52:00Z" w16du:dateUtc="2024-12-20T11:52:00Z">
        <w:r w:rsidRPr="00F90198">
          <w:rPr>
            <w:rFonts w:ascii="Consolas" w:eastAsia="Times New Roman" w:hAnsi="Consolas" w:cs="Times New Roman"/>
            <w:color w:val="AF00DB"/>
            <w:kern w:val="0"/>
            <w:sz w:val="21"/>
            <w:szCs w:val="21"/>
            <w14:ligatures w14:val="none"/>
          </w:rPr>
          <w:t>import</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matplotlib</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267F99"/>
            <w:kern w:val="0"/>
            <w:sz w:val="21"/>
            <w:szCs w:val="21"/>
            <w14:ligatures w14:val="none"/>
          </w:rPr>
          <w:t>pyplot</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AF00DB"/>
            <w:kern w:val="0"/>
            <w:sz w:val="21"/>
            <w:szCs w:val="21"/>
            <w14:ligatures w14:val="none"/>
          </w:rPr>
          <w:t>as</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plt</w:t>
        </w:r>
      </w:ins>
    </w:p>
    <w:p w14:paraId="79E5D2F5" w14:textId="77777777" w:rsidR="00F90198" w:rsidRPr="00F90198" w:rsidRDefault="00F90198" w:rsidP="006C29A0">
      <w:pPr>
        <w:pStyle w:val="ListParagraph"/>
        <w:numPr>
          <w:ilvl w:val="0"/>
          <w:numId w:val="24"/>
        </w:numPr>
        <w:shd w:val="clear" w:color="auto" w:fill="FFFFFF"/>
        <w:spacing w:after="0" w:line="285" w:lineRule="atLeast"/>
        <w:rPr>
          <w:ins w:id="677" w:author="Landes, Finian (GymLI)" w:date="2024-12-20T12:52:00Z" w16du:dateUtc="2024-12-20T11:52:00Z"/>
          <w:rFonts w:ascii="Consolas" w:eastAsia="Times New Roman" w:hAnsi="Consolas" w:cs="Times New Roman"/>
          <w:color w:val="000000"/>
          <w:kern w:val="0"/>
          <w:sz w:val="21"/>
          <w:szCs w:val="21"/>
          <w14:ligatures w14:val="none"/>
        </w:rPr>
      </w:pPr>
    </w:p>
    <w:p w14:paraId="00DAEEA1" w14:textId="77777777" w:rsidR="00F90198" w:rsidRPr="00D833DB" w:rsidRDefault="00F90198" w:rsidP="006C29A0">
      <w:pPr>
        <w:pStyle w:val="ListParagraph"/>
        <w:numPr>
          <w:ilvl w:val="0"/>
          <w:numId w:val="24"/>
        </w:numPr>
        <w:shd w:val="clear" w:color="auto" w:fill="FFFFFF"/>
        <w:spacing w:after="0" w:line="285" w:lineRule="atLeast"/>
        <w:rPr>
          <w:ins w:id="678" w:author="Landes, Finian (GymLI)" w:date="2024-12-20T12:52:00Z" w16du:dateUtc="2024-12-20T11:52:00Z"/>
          <w:rFonts w:ascii="Consolas" w:eastAsia="Times New Roman" w:hAnsi="Consolas" w:cs="Times New Roman"/>
          <w:color w:val="000000"/>
          <w:kern w:val="0"/>
          <w:sz w:val="21"/>
          <w:szCs w:val="21"/>
          <w:lang w:val="en-US"/>
          <w14:ligatures w14:val="none"/>
        </w:rPr>
      </w:pPr>
      <w:ins w:id="679" w:author="Landes, Finian (GymLI)" w:date="2024-12-20T12:52:00Z" w16du:dateUtc="2024-12-20T11:52:00Z">
        <w:r w:rsidRPr="00D833DB">
          <w:rPr>
            <w:rFonts w:ascii="Consolas" w:eastAsia="Times New Roman" w:hAnsi="Consolas" w:cs="Times New Roman"/>
            <w:color w:val="008000"/>
            <w:kern w:val="0"/>
            <w:sz w:val="21"/>
            <w:szCs w:val="21"/>
            <w:lang w:val="en-US"/>
            <w14:ligatures w14:val="none"/>
          </w:rPr>
          <w:t>#Loads Images from dir, size has to be provided (image in format size x size)</w:t>
        </w:r>
      </w:ins>
    </w:p>
    <w:p w14:paraId="6A014012" w14:textId="77777777" w:rsidR="00F90198" w:rsidRPr="00411C90" w:rsidRDefault="00F90198" w:rsidP="006C29A0">
      <w:pPr>
        <w:pStyle w:val="ListParagraph"/>
        <w:numPr>
          <w:ilvl w:val="0"/>
          <w:numId w:val="24"/>
        </w:numPr>
        <w:shd w:val="clear" w:color="auto" w:fill="FFFFFF"/>
        <w:spacing w:after="0" w:line="285" w:lineRule="atLeast"/>
        <w:rPr>
          <w:ins w:id="680" w:author="Landes, Finian (GymLI)" w:date="2024-12-20T12:52:00Z" w16du:dateUtc="2024-12-20T11:52:00Z"/>
          <w:rFonts w:ascii="Consolas" w:eastAsia="Times New Roman" w:hAnsi="Consolas" w:cs="Times New Roman"/>
          <w:color w:val="000000"/>
          <w:kern w:val="0"/>
          <w:sz w:val="21"/>
          <w:szCs w:val="21"/>
          <w:lang w:val="en-US"/>
          <w14:ligatures w14:val="none"/>
        </w:rPr>
      </w:pPr>
      <w:ins w:id="681"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#returns images as vectors and image names as list</w:t>
        </w:r>
      </w:ins>
    </w:p>
    <w:p w14:paraId="4D03EB79" w14:textId="77777777" w:rsidR="00F90198" w:rsidRPr="00D833DB" w:rsidRDefault="00F90198" w:rsidP="006C29A0">
      <w:pPr>
        <w:pStyle w:val="ListParagraph"/>
        <w:numPr>
          <w:ilvl w:val="0"/>
          <w:numId w:val="24"/>
        </w:numPr>
        <w:shd w:val="clear" w:color="auto" w:fill="FFFFFF"/>
        <w:spacing w:after="0" w:line="285" w:lineRule="atLeast"/>
        <w:rPr>
          <w:ins w:id="682" w:author="Landes, Finian (GymLI)" w:date="2024-12-20T12:52:00Z" w16du:dateUtc="2024-12-20T11:52:00Z"/>
          <w:rFonts w:ascii="Consolas" w:eastAsia="Times New Roman" w:hAnsi="Consolas" w:cs="Times New Roman"/>
          <w:color w:val="000000"/>
          <w:kern w:val="0"/>
          <w:sz w:val="21"/>
          <w:szCs w:val="21"/>
          <w:lang w:val="en-US"/>
          <w14:ligatures w14:val="none"/>
        </w:rPr>
      </w:pPr>
      <w:ins w:id="683"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load_images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dir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size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int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256</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grayscale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bool</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00FF"/>
            <w:kern w:val="0"/>
            <w:sz w:val="21"/>
            <w:szCs w:val="21"/>
            <w:lang w:val="en-US"/>
            <w14:ligatures w14:val="none"/>
          </w:rPr>
          <w:t>True</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w:t>
        </w:r>
      </w:ins>
    </w:p>
    <w:p w14:paraId="2A6D6CB5" w14:textId="77777777" w:rsidR="00F90198" w:rsidRPr="00F90198" w:rsidRDefault="00F90198" w:rsidP="006C29A0">
      <w:pPr>
        <w:pStyle w:val="ListParagraph"/>
        <w:numPr>
          <w:ilvl w:val="0"/>
          <w:numId w:val="24"/>
        </w:numPr>
        <w:shd w:val="clear" w:color="auto" w:fill="FFFFFF"/>
        <w:spacing w:after="0" w:line="285" w:lineRule="atLeast"/>
        <w:rPr>
          <w:ins w:id="684" w:author="Landes, Finian (GymLI)" w:date="2024-12-20T12:52:00Z" w16du:dateUtc="2024-12-20T11:52:00Z"/>
          <w:rFonts w:ascii="Consolas" w:eastAsia="Times New Roman" w:hAnsi="Consolas" w:cs="Times New Roman"/>
          <w:color w:val="000000"/>
          <w:kern w:val="0"/>
          <w:sz w:val="21"/>
          <w:szCs w:val="21"/>
          <w14:ligatures w14:val="none"/>
        </w:rPr>
      </w:pPr>
      <w:ins w:id="685"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F90198">
          <w:rPr>
            <w:rFonts w:ascii="Consolas" w:eastAsia="Times New Roman" w:hAnsi="Consolas" w:cs="Times New Roman"/>
            <w:color w:val="001080"/>
            <w:kern w:val="0"/>
            <w:sz w:val="21"/>
            <w:szCs w:val="21"/>
            <w14:ligatures w14:val="none"/>
          </w:rPr>
          <w:t>image_names</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list</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795E26"/>
            <w:kern w:val="0"/>
            <w:sz w:val="21"/>
            <w:szCs w:val="21"/>
            <w14:ligatures w14:val="none"/>
          </w:rPr>
          <w:t>sorted</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267F99"/>
            <w:kern w:val="0"/>
            <w:sz w:val="21"/>
            <w:szCs w:val="21"/>
            <w14:ligatures w14:val="none"/>
          </w:rPr>
          <w:t>os</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795E26"/>
            <w:kern w:val="0"/>
            <w:sz w:val="21"/>
            <w:szCs w:val="21"/>
            <w14:ligatures w14:val="none"/>
          </w:rPr>
          <w:t>listdir</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001080"/>
            <w:kern w:val="0"/>
            <w:sz w:val="21"/>
            <w:szCs w:val="21"/>
            <w14:ligatures w14:val="none"/>
          </w:rPr>
          <w:t>dir</w:t>
        </w:r>
        <w:r w:rsidRPr="00F90198">
          <w:rPr>
            <w:rFonts w:ascii="Consolas" w:eastAsia="Times New Roman" w:hAnsi="Consolas" w:cs="Times New Roman"/>
            <w:color w:val="000000"/>
            <w:kern w:val="0"/>
            <w:sz w:val="21"/>
            <w:szCs w:val="21"/>
            <w14:ligatures w14:val="none"/>
          </w:rPr>
          <w:t>))</w:t>
        </w:r>
      </w:ins>
    </w:p>
    <w:p w14:paraId="42F016DF" w14:textId="77777777" w:rsidR="00F90198" w:rsidRPr="00F90198" w:rsidRDefault="00F90198" w:rsidP="006C29A0">
      <w:pPr>
        <w:pStyle w:val="ListParagraph"/>
        <w:numPr>
          <w:ilvl w:val="0"/>
          <w:numId w:val="24"/>
        </w:numPr>
        <w:shd w:val="clear" w:color="auto" w:fill="FFFFFF"/>
        <w:spacing w:after="0" w:line="285" w:lineRule="atLeast"/>
        <w:rPr>
          <w:ins w:id="686" w:author="Landes, Finian (GymLI)" w:date="2024-12-20T12:52:00Z" w16du:dateUtc="2024-12-20T11:52:00Z"/>
          <w:rFonts w:ascii="Consolas" w:eastAsia="Times New Roman" w:hAnsi="Consolas" w:cs="Times New Roman"/>
          <w:color w:val="000000"/>
          <w:kern w:val="0"/>
          <w:sz w:val="21"/>
          <w:szCs w:val="21"/>
          <w14:ligatures w14:val="none"/>
        </w:rPr>
      </w:pPr>
      <w:ins w:id="687" w:author="Landes, Finian (GymLI)" w:date="2024-12-20T12:52:00Z" w16du:dateUtc="2024-12-20T11:52:00Z">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001080"/>
            <w:kern w:val="0"/>
            <w:sz w:val="21"/>
            <w:szCs w:val="21"/>
            <w14:ligatures w14:val="none"/>
          </w:rPr>
          <w:t>n</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int</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795E26"/>
            <w:kern w:val="0"/>
            <w:sz w:val="21"/>
            <w:szCs w:val="21"/>
            <w14:ligatures w14:val="none"/>
          </w:rPr>
          <w:t>len</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001080"/>
            <w:kern w:val="0"/>
            <w:sz w:val="21"/>
            <w:szCs w:val="21"/>
            <w14:ligatures w14:val="none"/>
          </w:rPr>
          <w:t>image_names</w:t>
        </w:r>
        <w:r w:rsidRPr="00F90198">
          <w:rPr>
            <w:rFonts w:ascii="Consolas" w:eastAsia="Times New Roman" w:hAnsi="Consolas" w:cs="Times New Roman"/>
            <w:color w:val="000000"/>
            <w:kern w:val="0"/>
            <w:sz w:val="21"/>
            <w:szCs w:val="21"/>
            <w14:ligatures w14:val="none"/>
          </w:rPr>
          <w:t>)</w:t>
        </w:r>
      </w:ins>
    </w:p>
    <w:p w14:paraId="0FAA4EEB" w14:textId="77777777" w:rsidR="00F90198" w:rsidRPr="00D833DB" w:rsidRDefault="00F90198" w:rsidP="006C29A0">
      <w:pPr>
        <w:pStyle w:val="ListParagraph"/>
        <w:numPr>
          <w:ilvl w:val="0"/>
          <w:numId w:val="24"/>
        </w:numPr>
        <w:shd w:val="clear" w:color="auto" w:fill="FFFFFF"/>
        <w:spacing w:after="0" w:line="285" w:lineRule="atLeast"/>
        <w:rPr>
          <w:ins w:id="688" w:author="Landes, Finian (GymLI)" w:date="2024-12-20T12:52:00Z" w16du:dateUtc="2024-12-20T11:52:00Z"/>
          <w:rFonts w:ascii="Consolas" w:eastAsia="Times New Roman" w:hAnsi="Consolas" w:cs="Times New Roman"/>
          <w:color w:val="000000"/>
          <w:kern w:val="0"/>
          <w:sz w:val="21"/>
          <w:szCs w:val="21"/>
          <w:lang w:val="en-US"/>
          <w14:ligatures w14:val="none"/>
        </w:rPr>
      </w:pPr>
      <w:ins w:id="689" w:author="Landes, Finian (GymLI)" w:date="2024-12-20T12:52:00Z" w16du:dateUtc="2024-12-20T11:52:00Z">
        <w:r w:rsidRPr="00F90198">
          <w:rPr>
            <w:rFonts w:ascii="Consolas" w:eastAsia="Times New Roman" w:hAnsi="Consolas" w:cs="Times New Roman"/>
            <w:color w:val="000000"/>
            <w:kern w:val="0"/>
            <w:sz w:val="21"/>
            <w:szCs w:val="21"/>
            <w14:ligatures w14:val="none"/>
          </w:rPr>
          <w:t xml:space="preserve">    </w:t>
        </w:r>
        <w:r w:rsidRPr="00D833DB">
          <w:rPr>
            <w:rFonts w:ascii="Consolas" w:eastAsia="Times New Roman" w:hAnsi="Consolas" w:cs="Times New Roman"/>
            <w:color w:val="001080"/>
            <w:kern w:val="0"/>
            <w:sz w:val="21"/>
            <w:szCs w:val="21"/>
            <w:lang w:val="en-US"/>
            <w14:ligatures w14:val="none"/>
          </w:rPr>
          <w:t>images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zeros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size</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2</w:t>
        </w:r>
        <w:r w:rsidRPr="00D833DB">
          <w:rPr>
            <w:rFonts w:ascii="Consolas" w:eastAsia="Times New Roman" w:hAnsi="Consolas" w:cs="Times New Roman"/>
            <w:color w:val="000000"/>
            <w:kern w:val="0"/>
            <w:sz w:val="21"/>
            <w:szCs w:val="21"/>
            <w:lang w:val="en-US"/>
            <w14:ligatures w14:val="none"/>
          </w:rPr>
          <w:t>])</w:t>
        </w:r>
      </w:ins>
    </w:p>
    <w:p w14:paraId="13A2420C" w14:textId="77777777" w:rsidR="00F90198" w:rsidRPr="00411C90" w:rsidRDefault="00F90198" w:rsidP="006C29A0">
      <w:pPr>
        <w:pStyle w:val="ListParagraph"/>
        <w:numPr>
          <w:ilvl w:val="0"/>
          <w:numId w:val="24"/>
        </w:numPr>
        <w:shd w:val="clear" w:color="auto" w:fill="FFFFFF"/>
        <w:spacing w:after="0" w:line="285" w:lineRule="atLeast"/>
        <w:rPr>
          <w:ins w:id="690" w:author="Landes, Finian (GymLI)" w:date="2024-12-20T12:52:00Z" w16du:dateUtc="2024-12-20T11:52:00Z"/>
          <w:rFonts w:ascii="Consolas" w:eastAsia="Times New Roman" w:hAnsi="Consolas" w:cs="Times New Roman"/>
          <w:color w:val="000000"/>
          <w:kern w:val="0"/>
          <w:sz w:val="21"/>
          <w:szCs w:val="21"/>
          <w:lang w:val="en-US"/>
          <w14:ligatures w14:val="none"/>
        </w:rPr>
      </w:pPr>
      <w:ins w:id="691"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i</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name</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enumerate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image_names</w:t>
        </w:r>
        <w:r w:rsidRPr="00411C90">
          <w:rPr>
            <w:rFonts w:ascii="Consolas" w:eastAsia="Times New Roman" w:hAnsi="Consolas" w:cs="Times New Roman"/>
            <w:color w:val="000000"/>
            <w:kern w:val="0"/>
            <w:sz w:val="21"/>
            <w:szCs w:val="21"/>
            <w:lang w:val="en-US"/>
            <w14:ligatures w14:val="none"/>
          </w:rPr>
          <w:t>):</w:t>
        </w:r>
      </w:ins>
    </w:p>
    <w:p w14:paraId="52CC946F" w14:textId="77777777" w:rsidR="00F90198" w:rsidRPr="00F90198" w:rsidRDefault="00F90198" w:rsidP="006C29A0">
      <w:pPr>
        <w:pStyle w:val="ListParagraph"/>
        <w:numPr>
          <w:ilvl w:val="0"/>
          <w:numId w:val="24"/>
        </w:numPr>
        <w:shd w:val="clear" w:color="auto" w:fill="FFFFFF"/>
        <w:spacing w:after="0" w:line="285" w:lineRule="atLeast"/>
        <w:rPr>
          <w:ins w:id="692" w:author="Landes, Finian (GymLI)" w:date="2024-12-20T12:52:00Z" w16du:dateUtc="2024-12-20T11:52:00Z"/>
          <w:rFonts w:ascii="Consolas" w:eastAsia="Times New Roman" w:hAnsi="Consolas" w:cs="Times New Roman"/>
          <w:color w:val="000000"/>
          <w:kern w:val="0"/>
          <w:sz w:val="21"/>
          <w:szCs w:val="21"/>
          <w14:ligatures w14:val="none"/>
        </w:rPr>
      </w:pPr>
      <w:ins w:id="693"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F90198">
          <w:rPr>
            <w:rFonts w:ascii="Consolas" w:eastAsia="Times New Roman" w:hAnsi="Consolas" w:cs="Times New Roman"/>
            <w:color w:val="001080"/>
            <w:kern w:val="0"/>
            <w:sz w:val="21"/>
            <w:szCs w:val="21"/>
            <w14:ligatures w14:val="none"/>
          </w:rPr>
          <w:t>img</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Image</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267F99"/>
            <w:kern w:val="0"/>
            <w:sz w:val="21"/>
            <w:szCs w:val="21"/>
            <w14:ligatures w14:val="none"/>
          </w:rPr>
          <w:t>Image</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795E26"/>
            <w:kern w:val="0"/>
            <w:sz w:val="21"/>
            <w:szCs w:val="21"/>
            <w14:ligatures w14:val="none"/>
          </w:rPr>
          <w:t>open</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001080"/>
            <w:kern w:val="0"/>
            <w:sz w:val="21"/>
            <w:szCs w:val="21"/>
            <w14:ligatures w14:val="none"/>
          </w:rPr>
          <w:t>dir</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A31515"/>
            <w:kern w:val="0"/>
            <w:sz w:val="21"/>
            <w:szCs w:val="21"/>
            <w14:ligatures w14:val="none"/>
          </w:rPr>
          <w:t>"//"</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001080"/>
            <w:kern w:val="0"/>
            <w:sz w:val="21"/>
            <w:szCs w:val="21"/>
            <w14:ligatures w14:val="none"/>
          </w:rPr>
          <w:t>name</w:t>
        </w:r>
        <w:r w:rsidRPr="00F90198">
          <w:rPr>
            <w:rFonts w:ascii="Consolas" w:eastAsia="Times New Roman" w:hAnsi="Consolas" w:cs="Times New Roman"/>
            <w:color w:val="000000"/>
            <w:kern w:val="0"/>
            <w:sz w:val="21"/>
            <w:szCs w:val="21"/>
            <w14:ligatures w14:val="none"/>
          </w:rPr>
          <w:t>)</w:t>
        </w:r>
      </w:ins>
    </w:p>
    <w:p w14:paraId="0D674A82" w14:textId="77777777" w:rsidR="00F90198" w:rsidRPr="00F90198" w:rsidRDefault="00F90198" w:rsidP="006C29A0">
      <w:pPr>
        <w:pStyle w:val="ListParagraph"/>
        <w:numPr>
          <w:ilvl w:val="0"/>
          <w:numId w:val="24"/>
        </w:numPr>
        <w:shd w:val="clear" w:color="auto" w:fill="FFFFFF"/>
        <w:spacing w:after="0" w:line="285" w:lineRule="atLeast"/>
        <w:rPr>
          <w:ins w:id="694" w:author="Landes, Finian (GymLI)" w:date="2024-12-20T12:52:00Z" w16du:dateUtc="2024-12-20T11:52:00Z"/>
          <w:rFonts w:ascii="Consolas" w:eastAsia="Times New Roman" w:hAnsi="Consolas" w:cs="Times New Roman"/>
          <w:color w:val="000000"/>
          <w:kern w:val="0"/>
          <w:sz w:val="21"/>
          <w:szCs w:val="21"/>
          <w14:ligatures w14:val="none"/>
        </w:rPr>
      </w:pPr>
      <w:ins w:id="695" w:author="Landes, Finian (GymLI)" w:date="2024-12-20T12:52:00Z" w16du:dateUtc="2024-12-20T11:52:00Z">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001080"/>
            <w:kern w:val="0"/>
            <w:sz w:val="21"/>
            <w:szCs w:val="21"/>
            <w14:ligatures w14:val="none"/>
          </w:rPr>
          <w:t>images</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001080"/>
            <w:kern w:val="0"/>
            <w:sz w:val="21"/>
            <w:szCs w:val="21"/>
            <w14:ligatures w14:val="none"/>
          </w:rPr>
          <w:t>i</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001080"/>
            <w:kern w:val="0"/>
            <w:sz w:val="21"/>
            <w:szCs w:val="21"/>
            <w14:ligatures w14:val="none"/>
          </w:rPr>
          <w:t>img</w:t>
        </w:r>
        <w:r w:rsidRPr="00F90198">
          <w:rPr>
            <w:rFonts w:ascii="Consolas" w:eastAsia="Times New Roman" w:hAnsi="Consolas" w:cs="Times New Roman"/>
            <w:color w:val="000000"/>
            <w:kern w:val="0"/>
            <w:sz w:val="21"/>
            <w:szCs w:val="21"/>
            <w14:ligatures w14:val="none"/>
          </w:rPr>
          <w:t>.getdata(</w:t>
        </w:r>
        <w:r w:rsidRPr="00F90198">
          <w:rPr>
            <w:rFonts w:ascii="Consolas" w:eastAsia="Times New Roman" w:hAnsi="Consolas" w:cs="Times New Roman"/>
            <w:color w:val="098658"/>
            <w:kern w:val="0"/>
            <w:sz w:val="21"/>
            <w:szCs w:val="21"/>
            <w14:ligatures w14:val="none"/>
          </w:rPr>
          <w:t>0</w:t>
        </w:r>
        <w:r w:rsidRPr="00F90198">
          <w:rPr>
            <w:rFonts w:ascii="Consolas" w:eastAsia="Times New Roman" w:hAnsi="Consolas" w:cs="Times New Roman"/>
            <w:color w:val="000000"/>
            <w:kern w:val="0"/>
            <w:sz w:val="21"/>
            <w:szCs w:val="21"/>
            <w14:ligatures w14:val="none"/>
          </w:rPr>
          <w:t>)</w:t>
        </w:r>
      </w:ins>
    </w:p>
    <w:p w14:paraId="4EA20B15" w14:textId="77777777" w:rsidR="00F90198" w:rsidRPr="00D833DB" w:rsidRDefault="00F90198" w:rsidP="006C29A0">
      <w:pPr>
        <w:pStyle w:val="ListParagraph"/>
        <w:numPr>
          <w:ilvl w:val="0"/>
          <w:numId w:val="24"/>
        </w:numPr>
        <w:shd w:val="clear" w:color="auto" w:fill="FFFFFF"/>
        <w:spacing w:after="0" w:line="285" w:lineRule="atLeast"/>
        <w:rPr>
          <w:ins w:id="696" w:author="Landes, Finian (GymLI)" w:date="2024-12-20T12:52:00Z" w16du:dateUtc="2024-12-20T11:52:00Z"/>
          <w:rFonts w:ascii="Consolas" w:eastAsia="Times New Roman" w:hAnsi="Consolas" w:cs="Times New Roman"/>
          <w:color w:val="000000"/>
          <w:kern w:val="0"/>
          <w:sz w:val="21"/>
          <w:szCs w:val="21"/>
          <w:lang w:val="en-US"/>
          <w14:ligatures w14:val="none"/>
        </w:rPr>
      </w:pPr>
      <w:ins w:id="697"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return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images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array</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image_names</w:t>
        </w:r>
        <w:r w:rsidRPr="00D833DB">
          <w:rPr>
            <w:rFonts w:ascii="Consolas" w:eastAsia="Times New Roman" w:hAnsi="Consolas" w:cs="Times New Roman"/>
            <w:color w:val="000000"/>
            <w:kern w:val="0"/>
            <w:sz w:val="21"/>
            <w:szCs w:val="21"/>
            <w:lang w:val="en-US"/>
            <w14:ligatures w14:val="none"/>
          </w:rPr>
          <w:t>)</w:t>
        </w:r>
      </w:ins>
    </w:p>
    <w:p w14:paraId="399004C3" w14:textId="77777777" w:rsidR="00F90198" w:rsidRPr="00D833DB" w:rsidRDefault="00F90198" w:rsidP="006C29A0">
      <w:pPr>
        <w:pStyle w:val="ListParagraph"/>
        <w:numPr>
          <w:ilvl w:val="0"/>
          <w:numId w:val="24"/>
        </w:numPr>
        <w:shd w:val="clear" w:color="auto" w:fill="FFFFFF"/>
        <w:spacing w:after="0" w:line="285" w:lineRule="atLeast"/>
        <w:rPr>
          <w:ins w:id="698" w:author="Landes, Finian (GymLI)" w:date="2024-12-20T12:52:00Z" w16du:dateUtc="2024-12-20T11:52:00Z"/>
          <w:rFonts w:ascii="Consolas" w:eastAsia="Times New Roman" w:hAnsi="Consolas" w:cs="Times New Roman"/>
          <w:color w:val="000000"/>
          <w:kern w:val="0"/>
          <w:sz w:val="21"/>
          <w:szCs w:val="21"/>
          <w:lang w:val="en-US"/>
          <w14:ligatures w14:val="none"/>
        </w:rPr>
      </w:pPr>
    </w:p>
    <w:p w14:paraId="65138866" w14:textId="77777777" w:rsidR="00F90198" w:rsidRPr="00411C90" w:rsidRDefault="00F90198" w:rsidP="006C29A0">
      <w:pPr>
        <w:pStyle w:val="ListParagraph"/>
        <w:numPr>
          <w:ilvl w:val="0"/>
          <w:numId w:val="24"/>
        </w:numPr>
        <w:shd w:val="clear" w:color="auto" w:fill="FFFFFF"/>
        <w:spacing w:after="0" w:line="285" w:lineRule="atLeast"/>
        <w:rPr>
          <w:ins w:id="699" w:author="Landes, Finian (GymLI)" w:date="2024-12-20T12:52:00Z" w16du:dateUtc="2024-12-20T11:52:00Z"/>
          <w:rFonts w:ascii="Consolas" w:eastAsia="Times New Roman" w:hAnsi="Consolas" w:cs="Times New Roman"/>
          <w:color w:val="000000"/>
          <w:kern w:val="0"/>
          <w:sz w:val="21"/>
          <w:szCs w:val="21"/>
          <w:lang w:val="en-US"/>
          <w14:ligatures w14:val="none"/>
        </w:rPr>
      </w:pPr>
      <w:ins w:id="700"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#Generates a random train and test set with n_test test items</w:t>
        </w:r>
      </w:ins>
    </w:p>
    <w:p w14:paraId="3964AFE9" w14:textId="77777777" w:rsidR="00F90198" w:rsidRPr="00411C90" w:rsidRDefault="00F90198" w:rsidP="006C29A0">
      <w:pPr>
        <w:pStyle w:val="ListParagraph"/>
        <w:numPr>
          <w:ilvl w:val="0"/>
          <w:numId w:val="24"/>
        </w:numPr>
        <w:shd w:val="clear" w:color="auto" w:fill="FFFFFF"/>
        <w:spacing w:after="0" w:line="285" w:lineRule="atLeast"/>
        <w:rPr>
          <w:ins w:id="701" w:author="Landes, Finian (GymLI)" w:date="2024-12-20T12:52:00Z" w16du:dateUtc="2024-12-20T11:52:00Z"/>
          <w:rFonts w:ascii="Consolas" w:eastAsia="Times New Roman" w:hAnsi="Consolas" w:cs="Times New Roman"/>
          <w:color w:val="000000"/>
          <w:kern w:val="0"/>
          <w:sz w:val="21"/>
          <w:szCs w:val="21"/>
          <w:lang w:val="en-US"/>
          <w14:ligatures w14:val="none"/>
        </w:rPr>
      </w:pPr>
      <w:ins w:id="702"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#returns train and test images and train and test names</w:t>
        </w:r>
      </w:ins>
    </w:p>
    <w:p w14:paraId="66BD44F9" w14:textId="77777777" w:rsidR="00F90198" w:rsidRPr="00D833DB" w:rsidRDefault="00F90198" w:rsidP="006C29A0">
      <w:pPr>
        <w:pStyle w:val="ListParagraph"/>
        <w:numPr>
          <w:ilvl w:val="0"/>
          <w:numId w:val="24"/>
        </w:numPr>
        <w:shd w:val="clear" w:color="auto" w:fill="FFFFFF"/>
        <w:spacing w:after="0" w:line="285" w:lineRule="atLeast"/>
        <w:rPr>
          <w:ins w:id="703" w:author="Landes, Finian (GymLI)" w:date="2024-12-20T12:52:00Z" w16du:dateUtc="2024-12-20T11:52:00Z"/>
          <w:rFonts w:ascii="Consolas" w:eastAsia="Times New Roman" w:hAnsi="Consolas" w:cs="Times New Roman"/>
          <w:color w:val="000000"/>
          <w:kern w:val="0"/>
          <w:sz w:val="21"/>
          <w:szCs w:val="21"/>
          <w:lang w:val="en-US"/>
          <w14:ligatures w14:val="none"/>
        </w:rPr>
      </w:pPr>
      <w:ins w:id="704"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get_train_test_dataset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images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image_names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n_test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int</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tuple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w:t>
        </w:r>
      </w:ins>
    </w:p>
    <w:p w14:paraId="060C01AB" w14:textId="77777777" w:rsidR="00F90198" w:rsidRPr="00F90198" w:rsidRDefault="00F90198" w:rsidP="006C29A0">
      <w:pPr>
        <w:pStyle w:val="ListParagraph"/>
        <w:numPr>
          <w:ilvl w:val="0"/>
          <w:numId w:val="24"/>
        </w:numPr>
        <w:shd w:val="clear" w:color="auto" w:fill="FFFFFF"/>
        <w:spacing w:after="0" w:line="285" w:lineRule="atLeast"/>
        <w:rPr>
          <w:ins w:id="705" w:author="Landes, Finian (GymLI)" w:date="2024-12-20T12:52:00Z" w16du:dateUtc="2024-12-20T11:52:00Z"/>
          <w:rFonts w:ascii="Consolas" w:eastAsia="Times New Roman" w:hAnsi="Consolas" w:cs="Times New Roman"/>
          <w:color w:val="000000"/>
          <w:kern w:val="0"/>
          <w:sz w:val="21"/>
          <w:szCs w:val="21"/>
          <w14:ligatures w14:val="none"/>
        </w:rPr>
      </w:pPr>
      <w:ins w:id="706"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F90198">
          <w:rPr>
            <w:rFonts w:ascii="Consolas" w:eastAsia="Times New Roman" w:hAnsi="Consolas" w:cs="Times New Roman"/>
            <w:color w:val="001080"/>
            <w:kern w:val="0"/>
            <w:sz w:val="21"/>
            <w:szCs w:val="21"/>
            <w14:ligatures w14:val="none"/>
          </w:rPr>
          <w:t>indices</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list</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267F99"/>
            <w:kern w:val="0"/>
            <w:sz w:val="21"/>
            <w:szCs w:val="21"/>
            <w14:ligatures w14:val="none"/>
          </w:rPr>
          <w:t>np</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267F99"/>
            <w:kern w:val="0"/>
            <w:sz w:val="21"/>
            <w:szCs w:val="21"/>
            <w14:ligatures w14:val="none"/>
          </w:rPr>
          <w:t>random</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001080"/>
            <w:kern w:val="0"/>
            <w:sz w:val="21"/>
            <w:szCs w:val="21"/>
            <w14:ligatures w14:val="none"/>
          </w:rPr>
          <w:t>choice</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795E26"/>
            <w:kern w:val="0"/>
            <w:sz w:val="21"/>
            <w:szCs w:val="21"/>
            <w14:ligatures w14:val="none"/>
          </w:rPr>
          <w:t>len</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001080"/>
            <w:kern w:val="0"/>
            <w:sz w:val="21"/>
            <w:szCs w:val="21"/>
            <w14:ligatures w14:val="none"/>
          </w:rPr>
          <w:t>images</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001080"/>
            <w:kern w:val="0"/>
            <w:sz w:val="21"/>
            <w:szCs w:val="21"/>
            <w14:ligatures w14:val="none"/>
          </w:rPr>
          <w:t>n_test</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001080"/>
            <w:kern w:val="0"/>
            <w:sz w:val="21"/>
            <w:szCs w:val="21"/>
            <w14:ligatures w14:val="none"/>
          </w:rPr>
          <w:t>replace</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0000FF"/>
            <w:kern w:val="0"/>
            <w:sz w:val="21"/>
            <w:szCs w:val="21"/>
            <w14:ligatures w14:val="none"/>
          </w:rPr>
          <w:t>False</w:t>
        </w:r>
        <w:r w:rsidRPr="00F90198">
          <w:rPr>
            <w:rFonts w:ascii="Consolas" w:eastAsia="Times New Roman" w:hAnsi="Consolas" w:cs="Times New Roman"/>
            <w:color w:val="000000"/>
            <w:kern w:val="0"/>
            <w:sz w:val="21"/>
            <w:szCs w:val="21"/>
            <w14:ligatures w14:val="none"/>
          </w:rPr>
          <w:t>)</w:t>
        </w:r>
      </w:ins>
    </w:p>
    <w:p w14:paraId="15A89E3E" w14:textId="77777777" w:rsidR="00F90198" w:rsidRPr="00D833DB" w:rsidRDefault="00F90198" w:rsidP="006C29A0">
      <w:pPr>
        <w:pStyle w:val="ListParagraph"/>
        <w:numPr>
          <w:ilvl w:val="0"/>
          <w:numId w:val="24"/>
        </w:numPr>
        <w:shd w:val="clear" w:color="auto" w:fill="FFFFFF"/>
        <w:spacing w:after="0" w:line="285" w:lineRule="atLeast"/>
        <w:rPr>
          <w:ins w:id="707" w:author="Landes, Finian (GymLI)" w:date="2024-12-20T12:52:00Z" w16du:dateUtc="2024-12-20T11:52:00Z"/>
          <w:rFonts w:ascii="Consolas" w:eastAsia="Times New Roman" w:hAnsi="Consolas" w:cs="Times New Roman"/>
          <w:color w:val="000000"/>
          <w:kern w:val="0"/>
          <w:sz w:val="21"/>
          <w:szCs w:val="21"/>
          <w:lang w:val="en-US"/>
          <w14:ligatures w14:val="none"/>
        </w:rPr>
      </w:pPr>
      <w:ins w:id="708"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test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images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indices</w:t>
        </w:r>
        <w:r w:rsidRPr="00D833DB">
          <w:rPr>
            <w:rFonts w:ascii="Consolas" w:eastAsia="Times New Roman" w:hAnsi="Consolas" w:cs="Times New Roman"/>
            <w:color w:val="000000"/>
            <w:kern w:val="0"/>
            <w:sz w:val="21"/>
            <w:szCs w:val="21"/>
            <w:lang w:val="en-US"/>
            <w14:ligatures w14:val="none"/>
          </w:rPr>
          <w:t>]</w:t>
        </w:r>
      </w:ins>
    </w:p>
    <w:p w14:paraId="00CB6EF1" w14:textId="77777777" w:rsidR="00F90198" w:rsidRPr="00411C90" w:rsidRDefault="00F90198" w:rsidP="006C29A0">
      <w:pPr>
        <w:pStyle w:val="ListParagraph"/>
        <w:numPr>
          <w:ilvl w:val="0"/>
          <w:numId w:val="24"/>
        </w:numPr>
        <w:shd w:val="clear" w:color="auto" w:fill="FFFFFF"/>
        <w:spacing w:after="0" w:line="285" w:lineRule="atLeast"/>
        <w:rPr>
          <w:ins w:id="709" w:author="Landes, Finian (GymLI)" w:date="2024-12-20T12:52:00Z" w16du:dateUtc="2024-12-20T11:52:00Z"/>
          <w:rFonts w:ascii="Consolas" w:eastAsia="Times New Roman" w:hAnsi="Consolas" w:cs="Times New Roman"/>
          <w:color w:val="000000"/>
          <w:kern w:val="0"/>
          <w:sz w:val="21"/>
          <w:szCs w:val="21"/>
          <w:lang w:val="en-US"/>
          <w14:ligatures w14:val="none"/>
        </w:rPr>
      </w:pPr>
      <w:ins w:id="710"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names_test</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list</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267F99"/>
            <w:kern w:val="0"/>
            <w:sz w:val="21"/>
            <w:szCs w:val="21"/>
            <w:lang w:val="en-US"/>
            <w14:ligatures w14:val="none"/>
          </w:rPr>
          <w:t>str</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image_names</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indices</w:t>
        </w:r>
        <w:r w:rsidRPr="00411C90">
          <w:rPr>
            <w:rFonts w:ascii="Consolas" w:eastAsia="Times New Roman" w:hAnsi="Consolas" w:cs="Times New Roman"/>
            <w:color w:val="000000"/>
            <w:kern w:val="0"/>
            <w:sz w:val="21"/>
            <w:szCs w:val="21"/>
            <w:lang w:val="en-US"/>
            <w14:ligatures w14:val="none"/>
          </w:rPr>
          <w:t>]</w:t>
        </w:r>
      </w:ins>
    </w:p>
    <w:p w14:paraId="176BD2CB" w14:textId="77777777" w:rsidR="00F90198" w:rsidRPr="00F90198" w:rsidRDefault="00F90198" w:rsidP="006C29A0">
      <w:pPr>
        <w:pStyle w:val="ListParagraph"/>
        <w:numPr>
          <w:ilvl w:val="0"/>
          <w:numId w:val="24"/>
        </w:numPr>
        <w:shd w:val="clear" w:color="auto" w:fill="FFFFFF"/>
        <w:spacing w:after="0" w:line="285" w:lineRule="atLeast"/>
        <w:rPr>
          <w:ins w:id="711" w:author="Landes, Finian (GymLI)" w:date="2024-12-20T12:52:00Z" w16du:dateUtc="2024-12-20T11:52:00Z"/>
          <w:rFonts w:ascii="Consolas" w:eastAsia="Times New Roman" w:hAnsi="Consolas" w:cs="Times New Roman"/>
          <w:color w:val="000000"/>
          <w:kern w:val="0"/>
          <w:sz w:val="21"/>
          <w:szCs w:val="21"/>
          <w14:ligatures w14:val="none"/>
        </w:rPr>
      </w:pPr>
      <w:ins w:id="712"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F90198">
          <w:rPr>
            <w:rFonts w:ascii="Consolas" w:eastAsia="Times New Roman" w:hAnsi="Consolas" w:cs="Times New Roman"/>
            <w:color w:val="001080"/>
            <w:kern w:val="0"/>
            <w:sz w:val="21"/>
            <w:szCs w:val="21"/>
            <w14:ligatures w14:val="none"/>
          </w:rPr>
          <w:t>train</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np</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267F99"/>
            <w:kern w:val="0"/>
            <w:sz w:val="21"/>
            <w:szCs w:val="21"/>
            <w14:ligatures w14:val="none"/>
          </w:rPr>
          <w:t>ndarray</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267F99"/>
            <w:kern w:val="0"/>
            <w:sz w:val="21"/>
            <w:szCs w:val="21"/>
            <w14:ligatures w14:val="none"/>
          </w:rPr>
          <w:t>np</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795E26"/>
            <w:kern w:val="0"/>
            <w:sz w:val="21"/>
            <w:szCs w:val="21"/>
            <w14:ligatures w14:val="none"/>
          </w:rPr>
          <w:t>delete</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001080"/>
            <w:kern w:val="0"/>
            <w:sz w:val="21"/>
            <w:szCs w:val="21"/>
            <w14:ligatures w14:val="none"/>
          </w:rPr>
          <w:t>images</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001080"/>
            <w:kern w:val="0"/>
            <w:sz w:val="21"/>
            <w:szCs w:val="21"/>
            <w14:ligatures w14:val="none"/>
          </w:rPr>
          <w:t>indices</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001080"/>
            <w:kern w:val="0"/>
            <w:sz w:val="21"/>
            <w:szCs w:val="21"/>
            <w14:ligatures w14:val="none"/>
          </w:rPr>
          <w:t>axis</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098658"/>
            <w:kern w:val="0"/>
            <w:sz w:val="21"/>
            <w:szCs w:val="21"/>
            <w14:ligatures w14:val="none"/>
          </w:rPr>
          <w:t>0</w:t>
        </w:r>
        <w:r w:rsidRPr="00F90198">
          <w:rPr>
            <w:rFonts w:ascii="Consolas" w:eastAsia="Times New Roman" w:hAnsi="Consolas" w:cs="Times New Roman"/>
            <w:color w:val="000000"/>
            <w:kern w:val="0"/>
            <w:sz w:val="21"/>
            <w:szCs w:val="21"/>
            <w14:ligatures w14:val="none"/>
          </w:rPr>
          <w:t>)</w:t>
        </w:r>
      </w:ins>
    </w:p>
    <w:p w14:paraId="1E8274EA" w14:textId="77777777" w:rsidR="00F90198" w:rsidRPr="00F90198" w:rsidRDefault="00F90198" w:rsidP="006C29A0">
      <w:pPr>
        <w:pStyle w:val="ListParagraph"/>
        <w:numPr>
          <w:ilvl w:val="0"/>
          <w:numId w:val="24"/>
        </w:numPr>
        <w:shd w:val="clear" w:color="auto" w:fill="FFFFFF"/>
        <w:spacing w:after="0" w:line="285" w:lineRule="atLeast"/>
        <w:rPr>
          <w:ins w:id="713" w:author="Landes, Finian (GymLI)" w:date="2024-12-20T12:52:00Z" w16du:dateUtc="2024-12-20T11:52:00Z"/>
          <w:rFonts w:ascii="Consolas" w:eastAsia="Times New Roman" w:hAnsi="Consolas" w:cs="Times New Roman"/>
          <w:color w:val="000000"/>
          <w:kern w:val="0"/>
          <w:sz w:val="21"/>
          <w:szCs w:val="21"/>
          <w14:ligatures w14:val="none"/>
        </w:rPr>
      </w:pPr>
      <w:ins w:id="714" w:author="Landes, Finian (GymLI)" w:date="2024-12-20T12:52:00Z" w16du:dateUtc="2024-12-20T11:52:00Z">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001080"/>
            <w:kern w:val="0"/>
            <w:sz w:val="21"/>
            <w:szCs w:val="21"/>
            <w14:ligatures w14:val="none"/>
          </w:rPr>
          <w:t>names_train</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list</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267F99"/>
            <w:kern w:val="0"/>
            <w:sz w:val="21"/>
            <w:szCs w:val="21"/>
            <w14:ligatures w14:val="none"/>
          </w:rPr>
          <w:t>str</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267F99"/>
            <w:kern w:val="0"/>
            <w:sz w:val="21"/>
            <w:szCs w:val="21"/>
            <w14:ligatures w14:val="none"/>
          </w:rPr>
          <w:t>np</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795E26"/>
            <w:kern w:val="0"/>
            <w:sz w:val="21"/>
            <w:szCs w:val="21"/>
            <w14:ligatures w14:val="none"/>
          </w:rPr>
          <w:t>delete</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001080"/>
            <w:kern w:val="0"/>
            <w:sz w:val="21"/>
            <w:szCs w:val="21"/>
            <w14:ligatures w14:val="none"/>
          </w:rPr>
          <w:t>image_names</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001080"/>
            <w:kern w:val="0"/>
            <w:sz w:val="21"/>
            <w:szCs w:val="21"/>
            <w14:ligatures w14:val="none"/>
          </w:rPr>
          <w:t>indices</w:t>
        </w:r>
        <w:r w:rsidRPr="00F90198">
          <w:rPr>
            <w:rFonts w:ascii="Consolas" w:eastAsia="Times New Roman" w:hAnsi="Consolas" w:cs="Times New Roman"/>
            <w:color w:val="000000"/>
            <w:kern w:val="0"/>
            <w:sz w:val="21"/>
            <w:szCs w:val="21"/>
            <w14:ligatures w14:val="none"/>
          </w:rPr>
          <w:t>)</w:t>
        </w:r>
      </w:ins>
    </w:p>
    <w:p w14:paraId="0DCBF8B5" w14:textId="77777777" w:rsidR="00F90198" w:rsidRPr="00411C90" w:rsidRDefault="00F90198" w:rsidP="006C29A0">
      <w:pPr>
        <w:pStyle w:val="ListParagraph"/>
        <w:numPr>
          <w:ilvl w:val="0"/>
          <w:numId w:val="24"/>
        </w:numPr>
        <w:shd w:val="clear" w:color="auto" w:fill="FFFFFF"/>
        <w:spacing w:after="0" w:line="285" w:lineRule="atLeast"/>
        <w:rPr>
          <w:ins w:id="715" w:author="Landes, Finian (GymLI)" w:date="2024-12-20T12:52:00Z" w16du:dateUtc="2024-12-20T11:52:00Z"/>
          <w:rFonts w:ascii="Consolas" w:eastAsia="Times New Roman" w:hAnsi="Consolas" w:cs="Times New Roman"/>
          <w:color w:val="000000"/>
          <w:kern w:val="0"/>
          <w:sz w:val="21"/>
          <w:szCs w:val="21"/>
          <w:lang w:val="en-US"/>
          <w14:ligatures w14:val="none"/>
        </w:rPr>
      </w:pPr>
      <w:ins w:id="716"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return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train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test</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names_train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names_test</w:t>
        </w:r>
      </w:ins>
    </w:p>
    <w:p w14:paraId="651102B8" w14:textId="77777777" w:rsidR="00F90198" w:rsidRPr="00411C90" w:rsidRDefault="00F90198" w:rsidP="006C29A0">
      <w:pPr>
        <w:pStyle w:val="ListParagraph"/>
        <w:numPr>
          <w:ilvl w:val="0"/>
          <w:numId w:val="24"/>
        </w:numPr>
        <w:shd w:val="clear" w:color="auto" w:fill="FFFFFF"/>
        <w:spacing w:after="0" w:line="285" w:lineRule="atLeast"/>
        <w:rPr>
          <w:ins w:id="717" w:author="Landes, Finian (GymLI)" w:date="2024-12-20T12:52:00Z" w16du:dateUtc="2024-12-20T11:52:00Z"/>
          <w:rFonts w:ascii="Consolas" w:eastAsia="Times New Roman" w:hAnsi="Consolas" w:cs="Times New Roman"/>
          <w:color w:val="000000"/>
          <w:kern w:val="0"/>
          <w:sz w:val="21"/>
          <w:szCs w:val="21"/>
          <w:lang w:val="en-US"/>
          <w14:ligatures w14:val="none"/>
        </w:rPr>
      </w:pPr>
    </w:p>
    <w:p w14:paraId="58A22F90" w14:textId="77777777" w:rsidR="00F90198" w:rsidRPr="00411C90" w:rsidRDefault="00F90198" w:rsidP="006C29A0">
      <w:pPr>
        <w:pStyle w:val="ListParagraph"/>
        <w:numPr>
          <w:ilvl w:val="0"/>
          <w:numId w:val="24"/>
        </w:numPr>
        <w:shd w:val="clear" w:color="auto" w:fill="FFFFFF"/>
        <w:spacing w:after="0" w:line="285" w:lineRule="atLeast"/>
        <w:rPr>
          <w:ins w:id="718" w:author="Landes, Finian (GymLI)" w:date="2024-12-20T12:52:00Z" w16du:dateUtc="2024-12-20T11:52:00Z"/>
          <w:rFonts w:ascii="Consolas" w:eastAsia="Times New Roman" w:hAnsi="Consolas" w:cs="Times New Roman"/>
          <w:color w:val="000000"/>
          <w:kern w:val="0"/>
          <w:sz w:val="21"/>
          <w:szCs w:val="21"/>
          <w:lang w:val="en-US"/>
          <w14:ligatures w14:val="none"/>
        </w:rPr>
      </w:pPr>
      <w:ins w:id="719"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#Using the coeff_matrix, the eigenfaces and the meanface returns the index of the image which lies closest to point</w:t>
        </w:r>
      </w:ins>
    </w:p>
    <w:p w14:paraId="610779E2" w14:textId="77777777" w:rsidR="00F90198" w:rsidRPr="00F90198" w:rsidRDefault="00F90198" w:rsidP="006C29A0">
      <w:pPr>
        <w:pStyle w:val="ListParagraph"/>
        <w:numPr>
          <w:ilvl w:val="0"/>
          <w:numId w:val="24"/>
        </w:numPr>
        <w:shd w:val="clear" w:color="auto" w:fill="FFFFFF"/>
        <w:spacing w:after="0" w:line="285" w:lineRule="atLeast"/>
        <w:rPr>
          <w:ins w:id="720" w:author="Landes, Finian (GymLI)" w:date="2024-12-20T12:52:00Z" w16du:dateUtc="2024-12-20T11:52:00Z"/>
          <w:rFonts w:ascii="Consolas" w:eastAsia="Times New Roman" w:hAnsi="Consolas" w:cs="Times New Roman"/>
          <w:color w:val="000000"/>
          <w:kern w:val="0"/>
          <w:sz w:val="21"/>
          <w:szCs w:val="21"/>
          <w14:ligatures w14:val="none"/>
        </w:rPr>
      </w:pPr>
      <w:ins w:id="721" w:author="Landes, Finian (GymLI)" w:date="2024-12-20T12:52:00Z" w16du:dateUtc="2024-12-20T11:52:00Z">
        <w:r w:rsidRPr="00F90198">
          <w:rPr>
            <w:rFonts w:ascii="Consolas" w:eastAsia="Times New Roman" w:hAnsi="Consolas" w:cs="Times New Roman"/>
            <w:color w:val="008000"/>
            <w:kern w:val="0"/>
            <w:sz w:val="21"/>
            <w:szCs w:val="21"/>
            <w14:ligatures w14:val="none"/>
          </w:rPr>
          <w:t>#Returns index of closest image</w:t>
        </w:r>
      </w:ins>
    </w:p>
    <w:p w14:paraId="76DBB362" w14:textId="77777777" w:rsidR="00F90198" w:rsidRPr="00D833DB" w:rsidRDefault="00F90198" w:rsidP="006C29A0">
      <w:pPr>
        <w:pStyle w:val="ListParagraph"/>
        <w:numPr>
          <w:ilvl w:val="0"/>
          <w:numId w:val="24"/>
        </w:numPr>
        <w:shd w:val="clear" w:color="auto" w:fill="FFFFFF"/>
        <w:spacing w:after="0" w:line="285" w:lineRule="atLeast"/>
        <w:rPr>
          <w:ins w:id="722" w:author="Landes, Finian (GymLI)" w:date="2024-12-20T12:52:00Z" w16du:dateUtc="2024-12-20T11:52:00Z"/>
          <w:rFonts w:ascii="Consolas" w:eastAsia="Times New Roman" w:hAnsi="Consolas" w:cs="Times New Roman"/>
          <w:color w:val="000000"/>
          <w:kern w:val="0"/>
          <w:sz w:val="21"/>
          <w:szCs w:val="21"/>
          <w:lang w:val="en-US"/>
          <w14:ligatures w14:val="none"/>
        </w:rPr>
      </w:pPr>
      <w:ins w:id="723"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closest_neighbour</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point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meanface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eigenfaces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coeff_mat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int</w:t>
        </w:r>
        <w:r w:rsidRPr="00D833DB">
          <w:rPr>
            <w:rFonts w:ascii="Consolas" w:eastAsia="Times New Roman" w:hAnsi="Consolas" w:cs="Times New Roman"/>
            <w:color w:val="000000"/>
            <w:kern w:val="0"/>
            <w:sz w:val="21"/>
            <w:szCs w:val="21"/>
            <w:lang w:val="en-US"/>
            <w14:ligatures w14:val="none"/>
          </w:rPr>
          <w:t>:</w:t>
        </w:r>
      </w:ins>
    </w:p>
    <w:p w14:paraId="657DA019" w14:textId="77777777" w:rsidR="00F90198" w:rsidRPr="00D833DB" w:rsidRDefault="00F90198" w:rsidP="006C29A0">
      <w:pPr>
        <w:pStyle w:val="ListParagraph"/>
        <w:numPr>
          <w:ilvl w:val="0"/>
          <w:numId w:val="24"/>
        </w:numPr>
        <w:shd w:val="clear" w:color="auto" w:fill="FFFFFF"/>
        <w:spacing w:after="0" w:line="285" w:lineRule="atLeast"/>
        <w:rPr>
          <w:ins w:id="724" w:author="Landes, Finian (GymLI)" w:date="2024-12-20T12:52:00Z" w16du:dateUtc="2024-12-20T11:52:00Z"/>
          <w:rFonts w:ascii="Consolas" w:eastAsia="Times New Roman" w:hAnsi="Consolas" w:cs="Times New Roman"/>
          <w:color w:val="000000"/>
          <w:kern w:val="0"/>
          <w:sz w:val="21"/>
          <w:szCs w:val="21"/>
          <w:lang w:val="en-US"/>
          <w14:ligatures w14:val="none"/>
        </w:rPr>
      </w:pPr>
      <w:ins w:id="725"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c1</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matmul</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eigenfaces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meanface</w:t>
        </w:r>
        <w:r w:rsidRPr="00D833DB">
          <w:rPr>
            <w:rFonts w:ascii="Consolas" w:eastAsia="Times New Roman" w:hAnsi="Consolas" w:cs="Times New Roman"/>
            <w:color w:val="000000"/>
            <w:kern w:val="0"/>
            <w:sz w:val="21"/>
            <w:szCs w:val="21"/>
            <w:lang w:val="en-US"/>
            <w14:ligatures w14:val="none"/>
          </w:rPr>
          <w:t>)</w:t>
        </w:r>
      </w:ins>
    </w:p>
    <w:p w14:paraId="1F73D5B2" w14:textId="77777777" w:rsidR="00F90198" w:rsidRPr="00D833DB" w:rsidRDefault="00F90198" w:rsidP="006C29A0">
      <w:pPr>
        <w:pStyle w:val="ListParagraph"/>
        <w:numPr>
          <w:ilvl w:val="0"/>
          <w:numId w:val="24"/>
        </w:numPr>
        <w:shd w:val="clear" w:color="auto" w:fill="FFFFFF"/>
        <w:spacing w:after="0" w:line="285" w:lineRule="atLeast"/>
        <w:rPr>
          <w:ins w:id="726" w:author="Landes, Finian (GymLI)" w:date="2024-12-20T12:52:00Z" w16du:dateUtc="2024-12-20T11:52:00Z"/>
          <w:rFonts w:ascii="Consolas" w:eastAsia="Times New Roman" w:hAnsi="Consolas" w:cs="Times New Roman"/>
          <w:color w:val="000000"/>
          <w:kern w:val="0"/>
          <w:sz w:val="21"/>
          <w:szCs w:val="21"/>
          <w:lang w:val="en-US"/>
          <w14:ligatures w14:val="none"/>
        </w:rPr>
      </w:pPr>
      <w:ins w:id="727"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distances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sum</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c1</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coeff_mat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98658"/>
            <w:kern w:val="0"/>
            <w:sz w:val="21"/>
            <w:szCs w:val="21"/>
            <w:lang w:val="en-US"/>
            <w14:ligatures w14:val="none"/>
          </w:rPr>
          <w:t>2</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axis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98658"/>
            <w:kern w:val="0"/>
            <w:sz w:val="21"/>
            <w:szCs w:val="21"/>
            <w:lang w:val="en-US"/>
            <w14:ligatures w14:val="none"/>
          </w:rPr>
          <w:t>1</w:t>
        </w:r>
        <w:r w:rsidRPr="00D833DB">
          <w:rPr>
            <w:rFonts w:ascii="Consolas" w:eastAsia="Times New Roman" w:hAnsi="Consolas" w:cs="Times New Roman"/>
            <w:color w:val="000000"/>
            <w:kern w:val="0"/>
            <w:sz w:val="21"/>
            <w:szCs w:val="21"/>
            <w:lang w:val="en-US"/>
            <w14:ligatures w14:val="none"/>
          </w:rPr>
          <w:t>)</w:t>
        </w:r>
      </w:ins>
    </w:p>
    <w:p w14:paraId="39D9D5BF" w14:textId="77777777" w:rsidR="00F90198" w:rsidRPr="00F90198" w:rsidRDefault="00F90198" w:rsidP="006C29A0">
      <w:pPr>
        <w:pStyle w:val="ListParagraph"/>
        <w:numPr>
          <w:ilvl w:val="0"/>
          <w:numId w:val="24"/>
        </w:numPr>
        <w:shd w:val="clear" w:color="auto" w:fill="FFFFFF"/>
        <w:spacing w:after="0" w:line="285" w:lineRule="atLeast"/>
        <w:rPr>
          <w:ins w:id="728" w:author="Landes, Finian (GymLI)" w:date="2024-12-20T12:52:00Z" w16du:dateUtc="2024-12-20T11:52:00Z"/>
          <w:rFonts w:ascii="Consolas" w:eastAsia="Times New Roman" w:hAnsi="Consolas" w:cs="Times New Roman"/>
          <w:color w:val="000000"/>
          <w:kern w:val="0"/>
          <w:sz w:val="21"/>
          <w:szCs w:val="21"/>
          <w14:ligatures w14:val="none"/>
        </w:rPr>
      </w:pPr>
      <w:ins w:id="729"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F90198">
          <w:rPr>
            <w:rFonts w:ascii="Consolas" w:eastAsia="Times New Roman" w:hAnsi="Consolas" w:cs="Times New Roman"/>
            <w:color w:val="AF00DB"/>
            <w:kern w:val="0"/>
            <w:sz w:val="21"/>
            <w:szCs w:val="21"/>
            <w14:ligatures w14:val="none"/>
          </w:rPr>
          <w:t>return</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np</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795E26"/>
            <w:kern w:val="0"/>
            <w:sz w:val="21"/>
            <w:szCs w:val="21"/>
            <w14:ligatures w14:val="none"/>
          </w:rPr>
          <w:t>argmin</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001080"/>
            <w:kern w:val="0"/>
            <w:sz w:val="21"/>
            <w:szCs w:val="21"/>
            <w14:ligatures w14:val="none"/>
          </w:rPr>
          <w:t>distances</w:t>
        </w:r>
        <w:r w:rsidRPr="00F90198">
          <w:rPr>
            <w:rFonts w:ascii="Consolas" w:eastAsia="Times New Roman" w:hAnsi="Consolas" w:cs="Times New Roman"/>
            <w:color w:val="000000"/>
            <w:kern w:val="0"/>
            <w:sz w:val="21"/>
            <w:szCs w:val="21"/>
            <w14:ligatures w14:val="none"/>
          </w:rPr>
          <w:t>)</w:t>
        </w:r>
      </w:ins>
    </w:p>
    <w:p w14:paraId="74E9D02F" w14:textId="77777777" w:rsidR="00F90198" w:rsidRPr="00F90198" w:rsidRDefault="00F90198" w:rsidP="006C29A0">
      <w:pPr>
        <w:pStyle w:val="ListParagraph"/>
        <w:numPr>
          <w:ilvl w:val="0"/>
          <w:numId w:val="24"/>
        </w:numPr>
        <w:shd w:val="clear" w:color="auto" w:fill="FFFFFF"/>
        <w:spacing w:after="0" w:line="285" w:lineRule="atLeast"/>
        <w:rPr>
          <w:ins w:id="730" w:author="Landes, Finian (GymLI)" w:date="2024-12-20T12:52:00Z" w16du:dateUtc="2024-12-20T11:52:00Z"/>
          <w:rFonts w:ascii="Consolas" w:eastAsia="Times New Roman" w:hAnsi="Consolas" w:cs="Times New Roman"/>
          <w:color w:val="000000"/>
          <w:kern w:val="0"/>
          <w:sz w:val="21"/>
          <w:szCs w:val="21"/>
          <w14:ligatures w14:val="none"/>
        </w:rPr>
      </w:pPr>
    </w:p>
    <w:p w14:paraId="48E48612" w14:textId="77777777" w:rsidR="00F90198" w:rsidRPr="00411C90" w:rsidRDefault="00F90198" w:rsidP="006C29A0">
      <w:pPr>
        <w:pStyle w:val="ListParagraph"/>
        <w:numPr>
          <w:ilvl w:val="0"/>
          <w:numId w:val="24"/>
        </w:numPr>
        <w:shd w:val="clear" w:color="auto" w:fill="FFFFFF"/>
        <w:spacing w:after="0" w:line="285" w:lineRule="atLeast"/>
        <w:rPr>
          <w:ins w:id="731" w:author="Landes, Finian (GymLI)" w:date="2024-12-20T12:52:00Z" w16du:dateUtc="2024-12-20T11:52:00Z"/>
          <w:rFonts w:ascii="Consolas" w:eastAsia="Times New Roman" w:hAnsi="Consolas" w:cs="Times New Roman"/>
          <w:color w:val="000000"/>
          <w:kern w:val="0"/>
          <w:sz w:val="21"/>
          <w:szCs w:val="21"/>
          <w:lang w:val="en-US"/>
          <w14:ligatures w14:val="none"/>
        </w:rPr>
      </w:pPr>
      <w:ins w:id="732"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#Creates a matrix from the meanface, the eigenfaces and the passed points, which is used to increase efficiency of the PCA-Algorithm</w:t>
        </w:r>
      </w:ins>
    </w:p>
    <w:p w14:paraId="01F84911" w14:textId="77777777" w:rsidR="00F90198" w:rsidRPr="00411C90" w:rsidRDefault="00F90198" w:rsidP="006C29A0">
      <w:pPr>
        <w:pStyle w:val="ListParagraph"/>
        <w:numPr>
          <w:ilvl w:val="0"/>
          <w:numId w:val="24"/>
        </w:numPr>
        <w:shd w:val="clear" w:color="auto" w:fill="FFFFFF"/>
        <w:spacing w:after="0" w:line="285" w:lineRule="atLeast"/>
        <w:rPr>
          <w:ins w:id="733" w:author="Landes, Finian (GymLI)" w:date="2024-12-20T12:52:00Z" w16du:dateUtc="2024-12-20T11:52:00Z"/>
          <w:rFonts w:ascii="Consolas" w:eastAsia="Times New Roman" w:hAnsi="Consolas" w:cs="Times New Roman"/>
          <w:color w:val="000000"/>
          <w:kern w:val="0"/>
          <w:sz w:val="21"/>
          <w:szCs w:val="21"/>
          <w:lang w:val="en-US"/>
          <w14:ligatures w14:val="none"/>
        </w:rPr>
      </w:pPr>
      <w:ins w:id="734"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#Returns a matrix in form n x n where n is the number of images</w:t>
        </w:r>
      </w:ins>
    </w:p>
    <w:p w14:paraId="2D17D390" w14:textId="77777777" w:rsidR="00F90198" w:rsidRPr="00D833DB" w:rsidRDefault="00F90198" w:rsidP="006C29A0">
      <w:pPr>
        <w:pStyle w:val="ListParagraph"/>
        <w:numPr>
          <w:ilvl w:val="0"/>
          <w:numId w:val="24"/>
        </w:numPr>
        <w:shd w:val="clear" w:color="auto" w:fill="FFFFFF"/>
        <w:spacing w:after="0" w:line="285" w:lineRule="atLeast"/>
        <w:rPr>
          <w:ins w:id="735" w:author="Landes, Finian (GymLI)" w:date="2024-12-20T12:52:00Z" w16du:dateUtc="2024-12-20T11:52:00Z"/>
          <w:rFonts w:ascii="Consolas" w:eastAsia="Times New Roman" w:hAnsi="Consolas" w:cs="Times New Roman"/>
          <w:color w:val="000000"/>
          <w:kern w:val="0"/>
          <w:sz w:val="21"/>
          <w:szCs w:val="21"/>
          <w:lang w:val="en-US"/>
          <w14:ligatures w14:val="none"/>
        </w:rPr>
      </w:pPr>
      <w:ins w:id="736"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coeff_matrix</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meanface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eigenfaces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w:t>
        </w:r>
      </w:ins>
    </w:p>
    <w:p w14:paraId="061C129C" w14:textId="77777777" w:rsidR="00F90198" w:rsidRPr="00D833DB" w:rsidRDefault="00F90198" w:rsidP="006C29A0">
      <w:pPr>
        <w:pStyle w:val="ListParagraph"/>
        <w:numPr>
          <w:ilvl w:val="0"/>
          <w:numId w:val="24"/>
        </w:numPr>
        <w:shd w:val="clear" w:color="auto" w:fill="FFFFFF"/>
        <w:spacing w:after="0" w:line="285" w:lineRule="atLeast"/>
        <w:rPr>
          <w:ins w:id="737" w:author="Landes, Finian (GymLI)" w:date="2024-12-20T12:52:00Z" w16du:dateUtc="2024-12-20T11:52:00Z"/>
          <w:rFonts w:ascii="Consolas" w:eastAsia="Times New Roman" w:hAnsi="Consolas" w:cs="Times New Roman"/>
          <w:color w:val="000000"/>
          <w:kern w:val="0"/>
          <w:sz w:val="21"/>
          <w:szCs w:val="21"/>
          <w:lang w:val="en-US"/>
          <w14:ligatures w14:val="none"/>
        </w:rPr>
      </w:pPr>
      <w:ins w:id="738"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return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matmul</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eigenfaces</w:t>
        </w:r>
        <w:r w:rsidRPr="00D833DB">
          <w:rPr>
            <w:rFonts w:ascii="Consolas" w:eastAsia="Times New Roman" w:hAnsi="Consolas" w:cs="Times New Roman"/>
            <w:color w:val="000000"/>
            <w:kern w:val="0"/>
            <w:sz w:val="21"/>
            <w:szCs w:val="21"/>
            <w:lang w:val="en-US"/>
            <w14:ligatures w14:val="none"/>
          </w:rPr>
          <w:t>,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meanface</w:t>
        </w:r>
        <w:r w:rsidRPr="00D833DB">
          <w:rPr>
            <w:rFonts w:ascii="Consolas" w:eastAsia="Times New Roman" w:hAnsi="Consolas" w:cs="Times New Roman"/>
            <w:color w:val="000000"/>
            <w:kern w:val="0"/>
            <w:sz w:val="21"/>
            <w:szCs w:val="21"/>
            <w:lang w:val="en-US"/>
            <w14:ligatures w14:val="none"/>
          </w:rPr>
          <w:t>).T)</w:t>
        </w:r>
      </w:ins>
    </w:p>
    <w:p w14:paraId="7E02A63D" w14:textId="77777777" w:rsidR="00F90198" w:rsidRPr="00D833DB" w:rsidRDefault="00F90198" w:rsidP="006C29A0">
      <w:pPr>
        <w:pStyle w:val="ListParagraph"/>
        <w:numPr>
          <w:ilvl w:val="0"/>
          <w:numId w:val="24"/>
        </w:numPr>
        <w:shd w:val="clear" w:color="auto" w:fill="FFFFFF"/>
        <w:spacing w:after="0" w:line="285" w:lineRule="atLeast"/>
        <w:rPr>
          <w:ins w:id="739" w:author="Landes, Finian (GymLI)" w:date="2024-12-20T12:52:00Z" w16du:dateUtc="2024-12-20T11:52:00Z"/>
          <w:rFonts w:ascii="Consolas" w:eastAsia="Times New Roman" w:hAnsi="Consolas" w:cs="Times New Roman"/>
          <w:color w:val="000000"/>
          <w:kern w:val="0"/>
          <w:sz w:val="21"/>
          <w:szCs w:val="21"/>
          <w:lang w:val="en-US"/>
          <w14:ligatures w14:val="none"/>
        </w:rPr>
      </w:pPr>
    </w:p>
    <w:p w14:paraId="46B05B82" w14:textId="77777777" w:rsidR="00F90198" w:rsidRPr="00411C90" w:rsidRDefault="00F90198" w:rsidP="006C29A0">
      <w:pPr>
        <w:pStyle w:val="ListParagraph"/>
        <w:numPr>
          <w:ilvl w:val="0"/>
          <w:numId w:val="24"/>
        </w:numPr>
        <w:shd w:val="clear" w:color="auto" w:fill="FFFFFF"/>
        <w:spacing w:after="0" w:line="285" w:lineRule="atLeast"/>
        <w:rPr>
          <w:ins w:id="740" w:author="Landes, Finian (GymLI)" w:date="2024-12-20T12:52:00Z" w16du:dateUtc="2024-12-20T11:52:00Z"/>
          <w:rFonts w:ascii="Consolas" w:eastAsia="Times New Roman" w:hAnsi="Consolas" w:cs="Times New Roman"/>
          <w:color w:val="000000"/>
          <w:kern w:val="0"/>
          <w:sz w:val="21"/>
          <w:szCs w:val="21"/>
          <w:lang w:val="en-US"/>
          <w14:ligatures w14:val="none"/>
        </w:rPr>
      </w:pPr>
      <w:ins w:id="741"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 xml:space="preserve">#Saves an image with a given filename stable for image in any format </w:t>
        </w:r>
      </w:ins>
    </w:p>
    <w:p w14:paraId="76B3730C" w14:textId="77777777" w:rsidR="00F90198" w:rsidRPr="00F90198" w:rsidRDefault="00F90198" w:rsidP="006C29A0">
      <w:pPr>
        <w:pStyle w:val="ListParagraph"/>
        <w:numPr>
          <w:ilvl w:val="0"/>
          <w:numId w:val="24"/>
        </w:numPr>
        <w:shd w:val="clear" w:color="auto" w:fill="FFFFFF"/>
        <w:spacing w:after="0" w:line="285" w:lineRule="atLeast"/>
        <w:rPr>
          <w:ins w:id="742" w:author="Landes, Finian (GymLI)" w:date="2024-12-20T12:52:00Z" w16du:dateUtc="2024-12-20T11:52:00Z"/>
          <w:rFonts w:ascii="Consolas" w:eastAsia="Times New Roman" w:hAnsi="Consolas" w:cs="Times New Roman"/>
          <w:color w:val="000000"/>
          <w:kern w:val="0"/>
          <w:sz w:val="21"/>
          <w:szCs w:val="21"/>
          <w14:ligatures w14:val="none"/>
        </w:rPr>
      </w:pPr>
      <w:ins w:id="743" w:author="Landes, Finian (GymLI)" w:date="2024-12-20T12:52:00Z" w16du:dateUtc="2024-12-20T11:52:00Z">
        <w:r w:rsidRPr="00F90198">
          <w:rPr>
            <w:rFonts w:ascii="Consolas" w:eastAsia="Times New Roman" w:hAnsi="Consolas" w:cs="Times New Roman"/>
            <w:color w:val="008000"/>
            <w:kern w:val="0"/>
            <w:sz w:val="21"/>
            <w:szCs w:val="21"/>
            <w14:ligatures w14:val="none"/>
          </w:rPr>
          <w:t>#Returns None</w:t>
        </w:r>
      </w:ins>
    </w:p>
    <w:p w14:paraId="5D5197FB" w14:textId="77777777" w:rsidR="00F90198" w:rsidRPr="00D833DB" w:rsidRDefault="00F90198" w:rsidP="006C29A0">
      <w:pPr>
        <w:pStyle w:val="ListParagraph"/>
        <w:numPr>
          <w:ilvl w:val="0"/>
          <w:numId w:val="24"/>
        </w:numPr>
        <w:shd w:val="clear" w:color="auto" w:fill="FFFFFF"/>
        <w:spacing w:after="0" w:line="285" w:lineRule="atLeast"/>
        <w:rPr>
          <w:ins w:id="744" w:author="Landes, Finian (GymLI)" w:date="2024-12-20T12:52:00Z" w16du:dateUtc="2024-12-20T11:52:00Z"/>
          <w:rFonts w:ascii="Consolas" w:eastAsia="Times New Roman" w:hAnsi="Consolas" w:cs="Times New Roman"/>
          <w:color w:val="000000"/>
          <w:kern w:val="0"/>
          <w:sz w:val="21"/>
          <w:szCs w:val="21"/>
          <w:lang w:val="en-US"/>
          <w14:ligatures w14:val="none"/>
        </w:rPr>
      </w:pPr>
      <w:ins w:id="745"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save_image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picture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filename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location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"..\Processed Images\Eigenfaces"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size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int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256</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0000FF"/>
            <w:kern w:val="0"/>
            <w:sz w:val="21"/>
            <w:szCs w:val="21"/>
            <w:lang w:val="en-US"/>
            <w14:ligatures w14:val="none"/>
          </w:rPr>
          <w:t>None</w:t>
        </w:r>
        <w:r w:rsidRPr="00D833DB">
          <w:rPr>
            <w:rFonts w:ascii="Consolas" w:eastAsia="Times New Roman" w:hAnsi="Consolas" w:cs="Times New Roman"/>
            <w:color w:val="000000"/>
            <w:kern w:val="0"/>
            <w:sz w:val="21"/>
            <w:szCs w:val="21"/>
            <w:lang w:val="en-US"/>
            <w14:ligatures w14:val="none"/>
          </w:rPr>
          <w:t>:</w:t>
        </w:r>
      </w:ins>
    </w:p>
    <w:p w14:paraId="1E406582" w14:textId="77777777" w:rsidR="00F90198" w:rsidRPr="00411C90" w:rsidRDefault="00F90198" w:rsidP="006C29A0">
      <w:pPr>
        <w:pStyle w:val="ListParagraph"/>
        <w:numPr>
          <w:ilvl w:val="0"/>
          <w:numId w:val="24"/>
        </w:numPr>
        <w:shd w:val="clear" w:color="auto" w:fill="FFFFFF"/>
        <w:spacing w:after="0" w:line="285" w:lineRule="atLeast"/>
        <w:rPr>
          <w:ins w:id="746" w:author="Landes, Finian (GymLI)" w:date="2024-12-20T12:52:00Z" w16du:dateUtc="2024-12-20T11:52:00Z"/>
          <w:rFonts w:ascii="Consolas" w:eastAsia="Times New Roman" w:hAnsi="Consolas" w:cs="Times New Roman"/>
          <w:color w:val="000000"/>
          <w:kern w:val="0"/>
          <w:sz w:val="21"/>
          <w:szCs w:val="21"/>
          <w:lang w:val="en-US"/>
          <w14:ligatures w14:val="none"/>
        </w:rPr>
      </w:pPr>
      <w:ins w:id="747"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min_val</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float</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267F99"/>
            <w:kern w:val="0"/>
            <w:sz w:val="21"/>
            <w:szCs w:val="21"/>
            <w:lang w:val="en-US"/>
            <w14:ligatures w14:val="none"/>
          </w:rPr>
          <w:t>np</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min</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picture</w:t>
        </w:r>
        <w:r w:rsidRPr="00411C90">
          <w:rPr>
            <w:rFonts w:ascii="Consolas" w:eastAsia="Times New Roman" w:hAnsi="Consolas" w:cs="Times New Roman"/>
            <w:color w:val="000000"/>
            <w:kern w:val="0"/>
            <w:sz w:val="21"/>
            <w:szCs w:val="21"/>
            <w:lang w:val="en-US"/>
            <w14:ligatures w14:val="none"/>
          </w:rPr>
          <w:t>)</w:t>
        </w:r>
      </w:ins>
    </w:p>
    <w:p w14:paraId="2782E03B" w14:textId="77777777" w:rsidR="00F90198" w:rsidRPr="00F90198" w:rsidRDefault="00F90198" w:rsidP="006C29A0">
      <w:pPr>
        <w:pStyle w:val="ListParagraph"/>
        <w:numPr>
          <w:ilvl w:val="0"/>
          <w:numId w:val="24"/>
        </w:numPr>
        <w:shd w:val="clear" w:color="auto" w:fill="FFFFFF"/>
        <w:spacing w:after="0" w:line="285" w:lineRule="atLeast"/>
        <w:rPr>
          <w:ins w:id="748" w:author="Landes, Finian (GymLI)" w:date="2024-12-20T12:52:00Z" w16du:dateUtc="2024-12-20T11:52:00Z"/>
          <w:rFonts w:ascii="Consolas" w:eastAsia="Times New Roman" w:hAnsi="Consolas" w:cs="Times New Roman"/>
          <w:color w:val="000000"/>
          <w:kern w:val="0"/>
          <w:sz w:val="21"/>
          <w:szCs w:val="21"/>
          <w14:ligatures w14:val="none"/>
        </w:rPr>
      </w:pPr>
      <w:ins w:id="749"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F90198">
          <w:rPr>
            <w:rFonts w:ascii="Consolas" w:eastAsia="Times New Roman" w:hAnsi="Consolas" w:cs="Times New Roman"/>
            <w:color w:val="001080"/>
            <w:kern w:val="0"/>
            <w:sz w:val="21"/>
            <w:szCs w:val="21"/>
            <w14:ligatures w14:val="none"/>
          </w:rPr>
          <w:t>picture</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001080"/>
            <w:kern w:val="0"/>
            <w:sz w:val="21"/>
            <w:szCs w:val="21"/>
            <w14:ligatures w14:val="none"/>
          </w:rPr>
          <w:t>picture</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795E26"/>
            <w:kern w:val="0"/>
            <w:sz w:val="21"/>
            <w:szCs w:val="21"/>
            <w14:ligatures w14:val="none"/>
          </w:rPr>
          <w:t>-</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001080"/>
            <w:kern w:val="0"/>
            <w:sz w:val="21"/>
            <w:szCs w:val="21"/>
            <w14:ligatures w14:val="none"/>
          </w:rPr>
          <w:t>min_val</w:t>
        </w:r>
      </w:ins>
    </w:p>
    <w:p w14:paraId="62E0ED28" w14:textId="77777777" w:rsidR="00F90198" w:rsidRPr="00411C90" w:rsidRDefault="00F90198" w:rsidP="006C29A0">
      <w:pPr>
        <w:pStyle w:val="ListParagraph"/>
        <w:numPr>
          <w:ilvl w:val="0"/>
          <w:numId w:val="24"/>
        </w:numPr>
        <w:shd w:val="clear" w:color="auto" w:fill="FFFFFF"/>
        <w:spacing w:after="0" w:line="285" w:lineRule="atLeast"/>
        <w:rPr>
          <w:ins w:id="750" w:author="Landes, Finian (GymLI)" w:date="2024-12-20T12:52:00Z" w16du:dateUtc="2024-12-20T11:52:00Z"/>
          <w:rFonts w:ascii="Consolas" w:eastAsia="Times New Roman" w:hAnsi="Consolas" w:cs="Times New Roman"/>
          <w:color w:val="000000"/>
          <w:kern w:val="0"/>
          <w:sz w:val="21"/>
          <w:szCs w:val="21"/>
          <w:lang w:val="en-US"/>
          <w14:ligatures w14:val="none"/>
        </w:rPr>
      </w:pPr>
      <w:ins w:id="751"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picture</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picture</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267F99"/>
            <w:kern w:val="0"/>
            <w:sz w:val="21"/>
            <w:szCs w:val="21"/>
            <w:lang w:val="en-US"/>
            <w14:ligatures w14:val="none"/>
          </w:rPr>
          <w:t>np</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max</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picture</w:t>
        </w:r>
        <w:r w:rsidRPr="00411C90">
          <w:rPr>
            <w:rFonts w:ascii="Consolas" w:eastAsia="Times New Roman" w:hAnsi="Consolas" w:cs="Times New Roman"/>
            <w:color w:val="000000"/>
            <w:kern w:val="0"/>
            <w:sz w:val="21"/>
            <w:szCs w:val="21"/>
            <w:lang w:val="en-US"/>
            <w14:ligatures w14:val="none"/>
          </w:rPr>
          <w:t>)</w:t>
        </w:r>
      </w:ins>
    </w:p>
    <w:p w14:paraId="69F6FA6F" w14:textId="77777777" w:rsidR="00F90198" w:rsidRPr="00D833DB" w:rsidRDefault="00F90198" w:rsidP="006C29A0">
      <w:pPr>
        <w:pStyle w:val="ListParagraph"/>
        <w:numPr>
          <w:ilvl w:val="0"/>
          <w:numId w:val="24"/>
        </w:numPr>
        <w:shd w:val="clear" w:color="auto" w:fill="FFFFFF"/>
        <w:spacing w:after="0" w:line="285" w:lineRule="atLeast"/>
        <w:rPr>
          <w:ins w:id="752" w:author="Landes, Finian (GymLI)" w:date="2024-12-20T12:52:00Z" w16du:dateUtc="2024-12-20T11:52:00Z"/>
          <w:rFonts w:ascii="Consolas" w:eastAsia="Times New Roman" w:hAnsi="Consolas" w:cs="Times New Roman"/>
          <w:color w:val="000000"/>
          <w:kern w:val="0"/>
          <w:sz w:val="21"/>
          <w:szCs w:val="21"/>
          <w:lang w:val="en-US"/>
          <w14:ligatures w14:val="none"/>
        </w:rPr>
      </w:pPr>
      <w:ins w:id="753"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picture</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255</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picture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astype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uint8</w:t>
        </w:r>
        <w:r w:rsidRPr="00D833DB">
          <w:rPr>
            <w:rFonts w:ascii="Consolas" w:eastAsia="Times New Roman" w:hAnsi="Consolas" w:cs="Times New Roman"/>
            <w:color w:val="000000"/>
            <w:kern w:val="0"/>
            <w:sz w:val="21"/>
            <w:szCs w:val="21"/>
            <w:lang w:val="en-US"/>
            <w14:ligatures w14:val="none"/>
          </w:rPr>
          <w:t>)</w:t>
        </w:r>
      </w:ins>
    </w:p>
    <w:p w14:paraId="42F26B89" w14:textId="77777777" w:rsidR="00F90198" w:rsidRPr="00D833DB" w:rsidRDefault="00F90198" w:rsidP="006C29A0">
      <w:pPr>
        <w:pStyle w:val="ListParagraph"/>
        <w:numPr>
          <w:ilvl w:val="0"/>
          <w:numId w:val="24"/>
        </w:numPr>
        <w:shd w:val="clear" w:color="auto" w:fill="FFFFFF"/>
        <w:spacing w:after="0" w:line="285" w:lineRule="atLeast"/>
        <w:rPr>
          <w:ins w:id="754" w:author="Landes, Finian (GymLI)" w:date="2024-12-20T12:52:00Z" w16du:dateUtc="2024-12-20T11:52:00Z"/>
          <w:rFonts w:ascii="Consolas" w:eastAsia="Times New Roman" w:hAnsi="Consolas" w:cs="Times New Roman"/>
          <w:color w:val="000000"/>
          <w:kern w:val="0"/>
          <w:sz w:val="21"/>
          <w:szCs w:val="21"/>
          <w:lang w:val="en-US"/>
          <w14:ligatures w14:val="none"/>
        </w:rPr>
      </w:pPr>
      <w:ins w:id="755"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n_picture</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reshape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picture</w:t>
        </w:r>
        <w:r w:rsidRPr="00D833DB">
          <w:rPr>
            <w:rFonts w:ascii="Consolas" w:eastAsia="Times New Roman" w:hAnsi="Consolas" w:cs="Times New Roman"/>
            <w:color w:val="000000"/>
            <w:kern w:val="0"/>
            <w:sz w:val="21"/>
            <w:szCs w:val="21"/>
            <w:lang w:val="en-US"/>
            <w14:ligatures w14:val="none"/>
          </w:rPr>
          <w:t>, (</w:t>
        </w:r>
        <w:r w:rsidRPr="00D833DB">
          <w:rPr>
            <w:rFonts w:ascii="Consolas" w:eastAsia="Times New Roman" w:hAnsi="Consolas" w:cs="Times New Roman"/>
            <w:color w:val="001080"/>
            <w:kern w:val="0"/>
            <w:sz w:val="21"/>
            <w:szCs w:val="21"/>
            <w:lang w:val="en-US"/>
            <w14:ligatures w14:val="none"/>
          </w:rPr>
          <w:t>size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size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astype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dtype</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uint8</w:t>
        </w:r>
        <w:r w:rsidRPr="00D833DB">
          <w:rPr>
            <w:rFonts w:ascii="Consolas" w:eastAsia="Times New Roman" w:hAnsi="Consolas" w:cs="Times New Roman"/>
            <w:color w:val="000000"/>
            <w:kern w:val="0"/>
            <w:sz w:val="21"/>
            <w:szCs w:val="21"/>
            <w:lang w:val="en-US"/>
            <w14:ligatures w14:val="none"/>
          </w:rPr>
          <w:t>)</w:t>
        </w:r>
      </w:ins>
    </w:p>
    <w:p w14:paraId="6914403B" w14:textId="77777777" w:rsidR="00F90198" w:rsidRPr="00D833DB" w:rsidRDefault="00F90198" w:rsidP="006C29A0">
      <w:pPr>
        <w:pStyle w:val="ListParagraph"/>
        <w:numPr>
          <w:ilvl w:val="0"/>
          <w:numId w:val="24"/>
        </w:numPr>
        <w:shd w:val="clear" w:color="auto" w:fill="FFFFFF"/>
        <w:spacing w:after="0" w:line="285" w:lineRule="atLeast"/>
        <w:rPr>
          <w:ins w:id="756" w:author="Landes, Finian (GymLI)" w:date="2024-12-20T12:52:00Z" w16du:dateUtc="2024-12-20T11:52:00Z"/>
          <w:rFonts w:ascii="Consolas" w:eastAsia="Times New Roman" w:hAnsi="Consolas" w:cs="Times New Roman"/>
          <w:color w:val="000000"/>
          <w:kern w:val="0"/>
          <w:sz w:val="21"/>
          <w:szCs w:val="21"/>
          <w:lang w:val="en-US"/>
          <w14:ligatures w14:val="none"/>
        </w:rPr>
      </w:pPr>
      <w:ins w:id="757"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plt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imshow</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n_picture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cmap</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"gray"</w:t>
        </w:r>
        <w:r w:rsidRPr="00D833DB">
          <w:rPr>
            <w:rFonts w:ascii="Consolas" w:eastAsia="Times New Roman" w:hAnsi="Consolas" w:cs="Times New Roman"/>
            <w:color w:val="000000"/>
            <w:kern w:val="0"/>
            <w:sz w:val="21"/>
            <w:szCs w:val="21"/>
            <w:lang w:val="en-US"/>
            <w14:ligatures w14:val="none"/>
          </w:rPr>
          <w:t>)</w:t>
        </w:r>
      </w:ins>
    </w:p>
    <w:p w14:paraId="48F112FD" w14:textId="77777777" w:rsidR="00F90198" w:rsidRPr="00F90198" w:rsidRDefault="00F90198" w:rsidP="006C29A0">
      <w:pPr>
        <w:pStyle w:val="ListParagraph"/>
        <w:numPr>
          <w:ilvl w:val="0"/>
          <w:numId w:val="24"/>
        </w:numPr>
        <w:shd w:val="clear" w:color="auto" w:fill="FFFFFF"/>
        <w:spacing w:after="0" w:line="285" w:lineRule="atLeast"/>
        <w:rPr>
          <w:ins w:id="758" w:author="Landes, Finian (GymLI)" w:date="2024-12-20T12:52:00Z" w16du:dateUtc="2024-12-20T11:52:00Z"/>
          <w:rFonts w:ascii="Consolas" w:eastAsia="Times New Roman" w:hAnsi="Consolas" w:cs="Times New Roman"/>
          <w:color w:val="000000"/>
          <w:kern w:val="0"/>
          <w:sz w:val="21"/>
          <w:szCs w:val="21"/>
          <w14:ligatures w14:val="none"/>
        </w:rPr>
      </w:pPr>
      <w:ins w:id="759"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F90198">
          <w:rPr>
            <w:rFonts w:ascii="Consolas" w:eastAsia="Times New Roman" w:hAnsi="Consolas" w:cs="Times New Roman"/>
            <w:color w:val="267F99"/>
            <w:kern w:val="0"/>
            <w:sz w:val="21"/>
            <w:szCs w:val="21"/>
            <w14:ligatures w14:val="none"/>
          </w:rPr>
          <w:t>plt</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795E26"/>
            <w:kern w:val="0"/>
            <w:sz w:val="21"/>
            <w:szCs w:val="21"/>
            <w14:ligatures w14:val="none"/>
          </w:rPr>
          <w:t>show</w:t>
        </w:r>
        <w:r w:rsidRPr="00F90198">
          <w:rPr>
            <w:rFonts w:ascii="Consolas" w:eastAsia="Times New Roman" w:hAnsi="Consolas" w:cs="Times New Roman"/>
            <w:color w:val="000000"/>
            <w:kern w:val="0"/>
            <w:sz w:val="21"/>
            <w:szCs w:val="21"/>
            <w14:ligatures w14:val="none"/>
          </w:rPr>
          <w:t>()</w:t>
        </w:r>
      </w:ins>
    </w:p>
    <w:p w14:paraId="637261E7" w14:textId="77777777" w:rsidR="00F90198" w:rsidRPr="00411C90" w:rsidRDefault="00F90198" w:rsidP="006C29A0">
      <w:pPr>
        <w:pStyle w:val="ListParagraph"/>
        <w:numPr>
          <w:ilvl w:val="0"/>
          <w:numId w:val="24"/>
        </w:numPr>
        <w:shd w:val="clear" w:color="auto" w:fill="FFFFFF"/>
        <w:spacing w:after="0" w:line="285" w:lineRule="atLeast"/>
        <w:rPr>
          <w:ins w:id="760" w:author="Landes, Finian (GymLI)" w:date="2024-12-20T12:52:00Z" w16du:dateUtc="2024-12-20T11:52:00Z"/>
          <w:rFonts w:ascii="Consolas" w:eastAsia="Times New Roman" w:hAnsi="Consolas" w:cs="Times New Roman"/>
          <w:color w:val="000000"/>
          <w:kern w:val="0"/>
          <w:sz w:val="21"/>
          <w:szCs w:val="21"/>
          <w:lang w:val="en-US"/>
          <w14:ligatures w14:val="none"/>
        </w:rPr>
      </w:pPr>
      <w:ins w:id="761"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im</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267F99"/>
            <w:kern w:val="0"/>
            <w:sz w:val="21"/>
            <w:szCs w:val="21"/>
            <w:lang w:val="en-US"/>
            <w14:ligatures w14:val="none"/>
          </w:rPr>
          <w:t>Image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795E26"/>
            <w:kern w:val="0"/>
            <w:sz w:val="21"/>
            <w:szCs w:val="21"/>
            <w:lang w:val="en-US"/>
            <w14:ligatures w14:val="none"/>
          </w:rPr>
          <w:t>fromarray</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n_picture</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mode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A31515"/>
            <w:kern w:val="0"/>
            <w:sz w:val="21"/>
            <w:szCs w:val="21"/>
            <w:lang w:val="en-US"/>
            <w14:ligatures w14:val="none"/>
          </w:rPr>
          <w:t>"L"</w:t>
        </w:r>
        <w:r w:rsidRPr="00411C90">
          <w:rPr>
            <w:rFonts w:ascii="Consolas" w:eastAsia="Times New Roman" w:hAnsi="Consolas" w:cs="Times New Roman"/>
            <w:color w:val="000000"/>
            <w:kern w:val="0"/>
            <w:sz w:val="21"/>
            <w:szCs w:val="21"/>
            <w:lang w:val="en-US"/>
            <w14:ligatures w14:val="none"/>
          </w:rPr>
          <w:t>)</w:t>
        </w:r>
      </w:ins>
    </w:p>
    <w:p w14:paraId="3622CDA2" w14:textId="77777777" w:rsidR="00F90198" w:rsidRPr="00F90198" w:rsidRDefault="00F90198" w:rsidP="006C29A0">
      <w:pPr>
        <w:pStyle w:val="ListParagraph"/>
        <w:numPr>
          <w:ilvl w:val="0"/>
          <w:numId w:val="24"/>
        </w:numPr>
        <w:shd w:val="clear" w:color="auto" w:fill="FFFFFF"/>
        <w:spacing w:after="0" w:line="285" w:lineRule="atLeast"/>
        <w:rPr>
          <w:ins w:id="762" w:author="Landes, Finian (GymLI)" w:date="2024-12-20T12:52:00Z" w16du:dateUtc="2024-12-20T11:52:00Z"/>
          <w:rFonts w:ascii="Consolas" w:eastAsia="Times New Roman" w:hAnsi="Consolas" w:cs="Times New Roman"/>
          <w:color w:val="000000"/>
          <w:kern w:val="0"/>
          <w:sz w:val="21"/>
          <w:szCs w:val="21"/>
          <w14:ligatures w14:val="none"/>
        </w:rPr>
      </w:pPr>
      <w:ins w:id="763"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F90198">
          <w:rPr>
            <w:rFonts w:ascii="Consolas" w:eastAsia="Times New Roman" w:hAnsi="Consolas" w:cs="Times New Roman"/>
            <w:color w:val="001080"/>
            <w:kern w:val="0"/>
            <w:sz w:val="21"/>
            <w:szCs w:val="21"/>
            <w14:ligatures w14:val="none"/>
          </w:rPr>
          <w:t>im</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795E26"/>
            <w:kern w:val="0"/>
            <w:sz w:val="21"/>
            <w:szCs w:val="21"/>
            <w14:ligatures w14:val="none"/>
          </w:rPr>
          <w:t>save</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001080"/>
            <w:kern w:val="0"/>
            <w:sz w:val="21"/>
            <w:szCs w:val="21"/>
            <w14:ligatures w14:val="none"/>
          </w:rPr>
          <w:t>location</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A31515"/>
            <w:kern w:val="0"/>
            <w:sz w:val="21"/>
            <w:szCs w:val="21"/>
            <w14:ligatures w14:val="none"/>
          </w:rPr>
          <w:t>"/"</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001080"/>
            <w:kern w:val="0"/>
            <w:sz w:val="21"/>
            <w:szCs w:val="21"/>
            <w14:ligatures w14:val="none"/>
          </w:rPr>
          <w:t>filename</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A31515"/>
            <w:kern w:val="0"/>
            <w:sz w:val="21"/>
            <w:szCs w:val="21"/>
            <w14:ligatures w14:val="none"/>
          </w:rPr>
          <w:t>".jpg"</w:t>
        </w:r>
        <w:r w:rsidRPr="00F90198">
          <w:rPr>
            <w:rFonts w:ascii="Consolas" w:eastAsia="Times New Roman" w:hAnsi="Consolas" w:cs="Times New Roman"/>
            <w:color w:val="000000"/>
            <w:kern w:val="0"/>
            <w:sz w:val="21"/>
            <w:szCs w:val="21"/>
            <w14:ligatures w14:val="none"/>
          </w:rPr>
          <w:t>)</w:t>
        </w:r>
      </w:ins>
    </w:p>
    <w:p w14:paraId="70379D36" w14:textId="77777777" w:rsidR="00F90198" w:rsidRPr="00F90198" w:rsidRDefault="00F90198" w:rsidP="006C29A0">
      <w:pPr>
        <w:pStyle w:val="ListParagraph"/>
        <w:numPr>
          <w:ilvl w:val="0"/>
          <w:numId w:val="24"/>
        </w:numPr>
        <w:shd w:val="clear" w:color="auto" w:fill="FFFFFF"/>
        <w:spacing w:after="0" w:line="285" w:lineRule="atLeast"/>
        <w:rPr>
          <w:ins w:id="764" w:author="Landes, Finian (GymLI)" w:date="2024-12-20T12:52:00Z" w16du:dateUtc="2024-12-20T11:52:00Z"/>
          <w:rFonts w:ascii="Consolas" w:eastAsia="Times New Roman" w:hAnsi="Consolas" w:cs="Times New Roman"/>
          <w:color w:val="000000"/>
          <w:kern w:val="0"/>
          <w:sz w:val="21"/>
          <w:szCs w:val="21"/>
          <w14:ligatures w14:val="none"/>
        </w:rPr>
      </w:pPr>
    </w:p>
    <w:p w14:paraId="209706E6" w14:textId="77777777" w:rsidR="00F90198" w:rsidRPr="00411C90" w:rsidRDefault="00F90198" w:rsidP="006C29A0">
      <w:pPr>
        <w:pStyle w:val="ListParagraph"/>
        <w:numPr>
          <w:ilvl w:val="0"/>
          <w:numId w:val="24"/>
        </w:numPr>
        <w:shd w:val="clear" w:color="auto" w:fill="FFFFFF"/>
        <w:spacing w:after="0" w:line="285" w:lineRule="atLeast"/>
        <w:rPr>
          <w:ins w:id="765" w:author="Landes, Finian (GymLI)" w:date="2024-12-20T12:52:00Z" w16du:dateUtc="2024-12-20T11:52:00Z"/>
          <w:rFonts w:ascii="Consolas" w:eastAsia="Times New Roman" w:hAnsi="Consolas" w:cs="Times New Roman"/>
          <w:color w:val="000000"/>
          <w:kern w:val="0"/>
          <w:sz w:val="21"/>
          <w:szCs w:val="21"/>
          <w:lang w:val="en-US"/>
          <w14:ligatures w14:val="none"/>
        </w:rPr>
      </w:pPr>
      <w:ins w:id="766"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 xml:space="preserve">#Gets the successes of a given test set </w:t>
        </w:r>
      </w:ins>
    </w:p>
    <w:p w14:paraId="5CF056C8" w14:textId="77777777" w:rsidR="00F90198" w:rsidRPr="00411C90" w:rsidRDefault="00F90198" w:rsidP="006C29A0">
      <w:pPr>
        <w:pStyle w:val="ListParagraph"/>
        <w:numPr>
          <w:ilvl w:val="0"/>
          <w:numId w:val="24"/>
        </w:numPr>
        <w:shd w:val="clear" w:color="auto" w:fill="FFFFFF"/>
        <w:spacing w:after="0" w:line="285" w:lineRule="atLeast"/>
        <w:rPr>
          <w:ins w:id="767" w:author="Landes, Finian (GymLI)" w:date="2024-12-20T12:52:00Z" w16du:dateUtc="2024-12-20T11:52:00Z"/>
          <w:rFonts w:ascii="Consolas" w:eastAsia="Times New Roman" w:hAnsi="Consolas" w:cs="Times New Roman"/>
          <w:color w:val="000000"/>
          <w:kern w:val="0"/>
          <w:sz w:val="21"/>
          <w:szCs w:val="21"/>
          <w:lang w:val="en-US"/>
          <w14:ligatures w14:val="none"/>
        </w:rPr>
      </w:pPr>
      <w:ins w:id="768"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#Returns the percentage of correct predictions</w:t>
        </w:r>
      </w:ins>
    </w:p>
    <w:p w14:paraId="0B3E1D76" w14:textId="77777777" w:rsidR="00F90198" w:rsidRPr="00D833DB" w:rsidRDefault="00F90198" w:rsidP="006C29A0">
      <w:pPr>
        <w:pStyle w:val="ListParagraph"/>
        <w:numPr>
          <w:ilvl w:val="0"/>
          <w:numId w:val="24"/>
        </w:numPr>
        <w:shd w:val="clear" w:color="auto" w:fill="FFFFFF"/>
        <w:spacing w:after="0" w:line="285" w:lineRule="atLeast"/>
        <w:rPr>
          <w:ins w:id="769" w:author="Landes, Finian (GymLI)" w:date="2024-12-20T12:52:00Z" w16du:dateUtc="2024-12-20T11:52:00Z"/>
          <w:rFonts w:ascii="Consolas" w:eastAsia="Times New Roman" w:hAnsi="Consolas" w:cs="Times New Roman"/>
          <w:color w:val="000000"/>
          <w:kern w:val="0"/>
          <w:sz w:val="21"/>
          <w:szCs w:val="21"/>
          <w:lang w:val="en-US"/>
          <w14:ligatures w14:val="none"/>
        </w:rPr>
      </w:pPr>
      <w:ins w:id="770"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get_successes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test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meanface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eigenfaces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coeff_mat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names_train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names_test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float</w:t>
        </w:r>
        <w:r w:rsidRPr="00D833DB">
          <w:rPr>
            <w:rFonts w:ascii="Consolas" w:eastAsia="Times New Roman" w:hAnsi="Consolas" w:cs="Times New Roman"/>
            <w:color w:val="000000"/>
            <w:kern w:val="0"/>
            <w:sz w:val="21"/>
            <w:szCs w:val="21"/>
            <w:lang w:val="en-US"/>
            <w14:ligatures w14:val="none"/>
          </w:rPr>
          <w:t>:</w:t>
        </w:r>
      </w:ins>
    </w:p>
    <w:p w14:paraId="68FCF36F" w14:textId="77777777" w:rsidR="00F90198" w:rsidRPr="00F90198" w:rsidRDefault="00F90198" w:rsidP="006C29A0">
      <w:pPr>
        <w:pStyle w:val="ListParagraph"/>
        <w:numPr>
          <w:ilvl w:val="0"/>
          <w:numId w:val="24"/>
        </w:numPr>
        <w:shd w:val="clear" w:color="auto" w:fill="FFFFFF"/>
        <w:spacing w:after="0" w:line="285" w:lineRule="atLeast"/>
        <w:rPr>
          <w:ins w:id="771" w:author="Landes, Finian (GymLI)" w:date="2024-12-20T12:52:00Z" w16du:dateUtc="2024-12-20T11:52:00Z"/>
          <w:rFonts w:ascii="Consolas" w:eastAsia="Times New Roman" w:hAnsi="Consolas" w:cs="Times New Roman"/>
          <w:color w:val="000000"/>
          <w:kern w:val="0"/>
          <w:sz w:val="21"/>
          <w:szCs w:val="21"/>
          <w14:ligatures w14:val="none"/>
        </w:rPr>
      </w:pPr>
      <w:ins w:id="772"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F90198">
          <w:rPr>
            <w:rFonts w:ascii="Consolas" w:eastAsia="Times New Roman" w:hAnsi="Consolas" w:cs="Times New Roman"/>
            <w:color w:val="001080"/>
            <w:kern w:val="0"/>
            <w:sz w:val="21"/>
            <w:szCs w:val="21"/>
            <w14:ligatures w14:val="none"/>
          </w:rPr>
          <w:t>successes</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int</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098658"/>
            <w:kern w:val="0"/>
            <w:sz w:val="21"/>
            <w:szCs w:val="21"/>
            <w14:ligatures w14:val="none"/>
          </w:rPr>
          <w:t>0</w:t>
        </w:r>
      </w:ins>
    </w:p>
    <w:p w14:paraId="4B13D2AC" w14:textId="77777777" w:rsidR="00F90198" w:rsidRPr="00411C90" w:rsidRDefault="00F90198" w:rsidP="006C29A0">
      <w:pPr>
        <w:pStyle w:val="ListParagraph"/>
        <w:numPr>
          <w:ilvl w:val="0"/>
          <w:numId w:val="24"/>
        </w:numPr>
        <w:shd w:val="clear" w:color="auto" w:fill="FFFFFF"/>
        <w:spacing w:after="0" w:line="285" w:lineRule="atLeast"/>
        <w:rPr>
          <w:ins w:id="773" w:author="Landes, Finian (GymLI)" w:date="2024-12-20T12:52:00Z" w16du:dateUtc="2024-12-20T11:52:00Z"/>
          <w:rFonts w:ascii="Consolas" w:eastAsia="Times New Roman" w:hAnsi="Consolas" w:cs="Times New Roman"/>
          <w:color w:val="000000"/>
          <w:kern w:val="0"/>
          <w:sz w:val="21"/>
          <w:szCs w:val="21"/>
          <w:lang w:val="en-US"/>
          <w14:ligatures w14:val="none"/>
        </w:rPr>
      </w:pPr>
      <w:ins w:id="774"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j</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range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795E26"/>
            <w:kern w:val="0"/>
            <w:sz w:val="21"/>
            <w:szCs w:val="21"/>
            <w:lang w:val="en-US"/>
            <w14:ligatures w14:val="none"/>
          </w:rPr>
          <w:t>len</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test</w:t>
        </w:r>
        <w:r w:rsidRPr="00411C90">
          <w:rPr>
            <w:rFonts w:ascii="Consolas" w:eastAsia="Times New Roman" w:hAnsi="Consolas" w:cs="Times New Roman"/>
            <w:color w:val="000000"/>
            <w:kern w:val="0"/>
            <w:sz w:val="21"/>
            <w:szCs w:val="21"/>
            <w:lang w:val="en-US"/>
            <w14:ligatures w14:val="none"/>
          </w:rPr>
          <w:t>)):</w:t>
        </w:r>
      </w:ins>
    </w:p>
    <w:p w14:paraId="5285F929" w14:textId="77777777" w:rsidR="00F90198" w:rsidRPr="00D833DB" w:rsidRDefault="00F90198" w:rsidP="006C29A0">
      <w:pPr>
        <w:pStyle w:val="ListParagraph"/>
        <w:numPr>
          <w:ilvl w:val="0"/>
          <w:numId w:val="24"/>
        </w:numPr>
        <w:shd w:val="clear" w:color="auto" w:fill="FFFFFF"/>
        <w:spacing w:after="0" w:line="285" w:lineRule="atLeast"/>
        <w:rPr>
          <w:ins w:id="775" w:author="Landes, Finian (GymLI)" w:date="2024-12-20T12:52:00Z" w16du:dateUtc="2024-12-20T11:52:00Z"/>
          <w:rFonts w:ascii="Consolas" w:eastAsia="Times New Roman" w:hAnsi="Consolas" w:cs="Times New Roman"/>
          <w:color w:val="000000"/>
          <w:kern w:val="0"/>
          <w:sz w:val="21"/>
          <w:szCs w:val="21"/>
          <w:lang w:val="en-US"/>
          <w14:ligatures w14:val="none"/>
        </w:rPr>
      </w:pPr>
      <w:ins w:id="776"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test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j</w:t>
        </w:r>
        <w:r w:rsidRPr="00D833DB">
          <w:rPr>
            <w:rFonts w:ascii="Consolas" w:eastAsia="Times New Roman" w:hAnsi="Consolas" w:cs="Times New Roman"/>
            <w:color w:val="000000"/>
            <w:kern w:val="0"/>
            <w:sz w:val="21"/>
            <w:szCs w:val="21"/>
            <w:lang w:val="en-US"/>
            <w14:ligatures w14:val="none"/>
          </w:rPr>
          <w:t>]</w:t>
        </w:r>
      </w:ins>
    </w:p>
    <w:p w14:paraId="78B46A37" w14:textId="77777777" w:rsidR="00F90198" w:rsidRPr="00D833DB" w:rsidRDefault="00F90198" w:rsidP="006C29A0">
      <w:pPr>
        <w:pStyle w:val="ListParagraph"/>
        <w:numPr>
          <w:ilvl w:val="0"/>
          <w:numId w:val="24"/>
        </w:numPr>
        <w:shd w:val="clear" w:color="auto" w:fill="FFFFFF"/>
        <w:spacing w:after="0" w:line="285" w:lineRule="atLeast"/>
        <w:rPr>
          <w:ins w:id="777" w:author="Landes, Finian (GymLI)" w:date="2024-12-20T12:52:00Z" w16du:dateUtc="2024-12-20T11:52:00Z"/>
          <w:rFonts w:ascii="Consolas" w:eastAsia="Times New Roman" w:hAnsi="Consolas" w:cs="Times New Roman"/>
          <w:color w:val="000000"/>
          <w:kern w:val="0"/>
          <w:sz w:val="21"/>
          <w:szCs w:val="21"/>
          <w:lang w:val="en-US"/>
          <w14:ligatures w14:val="none"/>
        </w:rPr>
      </w:pPr>
      <w:ins w:id="778"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int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795E26"/>
            <w:kern w:val="0"/>
            <w:sz w:val="21"/>
            <w:szCs w:val="21"/>
            <w:lang w:val="en-US"/>
            <w14:ligatures w14:val="none"/>
          </w:rPr>
          <w:t>closest_neighbour</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meanface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eigenfaces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coeff_mat</w:t>
        </w:r>
        <w:r w:rsidRPr="00D833DB">
          <w:rPr>
            <w:rFonts w:ascii="Consolas" w:eastAsia="Times New Roman" w:hAnsi="Consolas" w:cs="Times New Roman"/>
            <w:color w:val="000000"/>
            <w:kern w:val="0"/>
            <w:sz w:val="21"/>
            <w:szCs w:val="21"/>
            <w:lang w:val="en-US"/>
            <w14:ligatures w14:val="none"/>
          </w:rPr>
          <w:t>)</w:t>
        </w:r>
      </w:ins>
    </w:p>
    <w:p w14:paraId="3C5BB565" w14:textId="77777777" w:rsidR="00F90198" w:rsidRPr="00D833DB" w:rsidRDefault="00F90198" w:rsidP="006C29A0">
      <w:pPr>
        <w:pStyle w:val="ListParagraph"/>
        <w:numPr>
          <w:ilvl w:val="0"/>
          <w:numId w:val="24"/>
        </w:numPr>
        <w:shd w:val="clear" w:color="auto" w:fill="FFFFFF"/>
        <w:spacing w:after="0" w:line="285" w:lineRule="atLeast"/>
        <w:rPr>
          <w:ins w:id="779" w:author="Landes, Finian (GymLI)" w:date="2024-12-20T12:52:00Z" w16du:dateUtc="2024-12-20T11:52:00Z"/>
          <w:rFonts w:ascii="Consolas" w:eastAsia="Times New Roman" w:hAnsi="Consolas" w:cs="Times New Roman"/>
          <w:color w:val="000000"/>
          <w:kern w:val="0"/>
          <w:sz w:val="21"/>
          <w:szCs w:val="21"/>
          <w:lang w:val="en-US"/>
          <w14:ligatures w14:val="none"/>
        </w:rPr>
      </w:pPr>
      <w:ins w:id="780"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pred_name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names_train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98658"/>
            <w:kern w:val="0"/>
            <w:sz w:val="21"/>
            <w:szCs w:val="21"/>
            <w:lang w:val="en-US"/>
            <w14:ligatures w14:val="none"/>
          </w:rPr>
          <w:t>7</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8000"/>
            <w:kern w:val="0"/>
            <w:sz w:val="21"/>
            <w:szCs w:val="21"/>
            <w:lang w:val="en-US"/>
            <w14:ligatures w14:val="none"/>
          </w:rPr>
          <w:t>#Removes image name suffix _XX.jpg</w:t>
        </w:r>
      </w:ins>
    </w:p>
    <w:p w14:paraId="254AAF72" w14:textId="77777777" w:rsidR="00F90198" w:rsidRPr="00D833DB" w:rsidRDefault="00F90198" w:rsidP="006C29A0">
      <w:pPr>
        <w:pStyle w:val="ListParagraph"/>
        <w:numPr>
          <w:ilvl w:val="0"/>
          <w:numId w:val="24"/>
        </w:numPr>
        <w:shd w:val="clear" w:color="auto" w:fill="FFFFFF"/>
        <w:spacing w:after="0" w:line="285" w:lineRule="atLeast"/>
        <w:rPr>
          <w:ins w:id="781" w:author="Landes, Finian (GymLI)" w:date="2024-12-20T12:52:00Z" w16du:dateUtc="2024-12-20T11:52:00Z"/>
          <w:rFonts w:ascii="Consolas" w:eastAsia="Times New Roman" w:hAnsi="Consolas" w:cs="Times New Roman"/>
          <w:color w:val="000000"/>
          <w:kern w:val="0"/>
          <w:sz w:val="21"/>
          <w:szCs w:val="21"/>
          <w:lang w:val="en-US"/>
          <w14:ligatures w14:val="none"/>
        </w:rPr>
      </w:pPr>
      <w:ins w:id="782"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real_name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names_test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j</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98658"/>
            <w:kern w:val="0"/>
            <w:sz w:val="21"/>
            <w:szCs w:val="21"/>
            <w:lang w:val="en-US"/>
            <w14:ligatures w14:val="none"/>
          </w:rPr>
          <w:t>7</w:t>
        </w:r>
        <w:r w:rsidRPr="00D833DB">
          <w:rPr>
            <w:rFonts w:ascii="Consolas" w:eastAsia="Times New Roman" w:hAnsi="Consolas" w:cs="Times New Roman"/>
            <w:color w:val="000000"/>
            <w:kern w:val="0"/>
            <w:sz w:val="21"/>
            <w:szCs w:val="21"/>
            <w:lang w:val="en-US"/>
            <w14:ligatures w14:val="none"/>
          </w:rPr>
          <w:t>]</w:t>
        </w:r>
      </w:ins>
    </w:p>
    <w:p w14:paraId="3D397464" w14:textId="77777777" w:rsidR="00F90198" w:rsidRPr="00411C90" w:rsidRDefault="00F90198" w:rsidP="006C29A0">
      <w:pPr>
        <w:pStyle w:val="ListParagraph"/>
        <w:numPr>
          <w:ilvl w:val="0"/>
          <w:numId w:val="24"/>
        </w:numPr>
        <w:shd w:val="clear" w:color="auto" w:fill="FFFFFF"/>
        <w:spacing w:after="0" w:line="285" w:lineRule="atLeast"/>
        <w:rPr>
          <w:ins w:id="783" w:author="Landes, Finian (GymLI)" w:date="2024-12-20T12:52:00Z" w16du:dateUtc="2024-12-20T11:52:00Z"/>
          <w:rFonts w:ascii="Consolas" w:eastAsia="Times New Roman" w:hAnsi="Consolas" w:cs="Times New Roman"/>
          <w:color w:val="000000"/>
          <w:kern w:val="0"/>
          <w:sz w:val="21"/>
          <w:szCs w:val="21"/>
          <w:lang w:val="en-US"/>
          <w14:ligatures w14:val="none"/>
        </w:rPr>
      </w:pPr>
      <w:ins w:id="784"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successes</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real_name</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pred_name</w:t>
        </w:r>
        <w:r w:rsidRPr="00411C90">
          <w:rPr>
            <w:rFonts w:ascii="Consolas" w:eastAsia="Times New Roman" w:hAnsi="Consolas" w:cs="Times New Roman"/>
            <w:color w:val="000000"/>
            <w:kern w:val="0"/>
            <w:sz w:val="21"/>
            <w:szCs w:val="21"/>
            <w:lang w:val="en-US"/>
            <w14:ligatures w14:val="none"/>
          </w:rPr>
          <w:t>)</w:t>
        </w:r>
      </w:ins>
    </w:p>
    <w:p w14:paraId="60330135" w14:textId="77777777" w:rsidR="00F90198" w:rsidRPr="00F90198" w:rsidRDefault="00F90198" w:rsidP="006C29A0">
      <w:pPr>
        <w:pStyle w:val="ListParagraph"/>
        <w:numPr>
          <w:ilvl w:val="0"/>
          <w:numId w:val="24"/>
        </w:numPr>
        <w:shd w:val="clear" w:color="auto" w:fill="FFFFFF"/>
        <w:spacing w:after="0" w:line="285" w:lineRule="atLeast"/>
        <w:rPr>
          <w:ins w:id="785" w:author="Landes, Finian (GymLI)" w:date="2024-12-20T12:52:00Z" w16du:dateUtc="2024-12-20T11:52:00Z"/>
          <w:rFonts w:ascii="Consolas" w:eastAsia="Times New Roman" w:hAnsi="Consolas" w:cs="Times New Roman"/>
          <w:color w:val="000000"/>
          <w:kern w:val="0"/>
          <w:sz w:val="21"/>
          <w:szCs w:val="21"/>
          <w14:ligatures w14:val="none"/>
        </w:rPr>
      </w:pPr>
      <w:ins w:id="786"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F90198">
          <w:rPr>
            <w:rFonts w:ascii="Consolas" w:eastAsia="Times New Roman" w:hAnsi="Consolas" w:cs="Times New Roman"/>
            <w:color w:val="AF00DB"/>
            <w:kern w:val="0"/>
            <w:sz w:val="21"/>
            <w:szCs w:val="21"/>
            <w14:ligatures w14:val="none"/>
          </w:rPr>
          <w:t>return</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001080"/>
            <w:kern w:val="0"/>
            <w:sz w:val="21"/>
            <w:szCs w:val="21"/>
            <w14:ligatures w14:val="none"/>
          </w:rPr>
          <w:t>successes</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795E26"/>
            <w:kern w:val="0"/>
            <w:sz w:val="21"/>
            <w:szCs w:val="21"/>
            <w14:ligatures w14:val="none"/>
          </w:rPr>
          <w:t>len</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001080"/>
            <w:kern w:val="0"/>
            <w:sz w:val="21"/>
            <w:szCs w:val="21"/>
            <w14:ligatures w14:val="none"/>
          </w:rPr>
          <w:t>test</w:t>
        </w:r>
        <w:r w:rsidRPr="00F90198">
          <w:rPr>
            <w:rFonts w:ascii="Consolas" w:eastAsia="Times New Roman" w:hAnsi="Consolas" w:cs="Times New Roman"/>
            <w:color w:val="000000"/>
            <w:kern w:val="0"/>
            <w:sz w:val="21"/>
            <w:szCs w:val="21"/>
            <w14:ligatures w14:val="none"/>
          </w:rPr>
          <w:t>)</w:t>
        </w:r>
      </w:ins>
    </w:p>
    <w:p w14:paraId="1FC24923" w14:textId="77777777" w:rsidR="00F90198" w:rsidRPr="00F90198" w:rsidRDefault="00F90198" w:rsidP="006C29A0">
      <w:pPr>
        <w:pStyle w:val="ListParagraph"/>
        <w:numPr>
          <w:ilvl w:val="0"/>
          <w:numId w:val="24"/>
        </w:numPr>
        <w:shd w:val="clear" w:color="auto" w:fill="FFFFFF"/>
        <w:spacing w:after="0" w:line="285" w:lineRule="atLeast"/>
        <w:rPr>
          <w:ins w:id="787" w:author="Landes, Finian (GymLI)" w:date="2024-12-20T12:52:00Z" w16du:dateUtc="2024-12-20T11:52:00Z"/>
          <w:rFonts w:ascii="Consolas" w:eastAsia="Times New Roman" w:hAnsi="Consolas" w:cs="Times New Roman"/>
          <w:color w:val="000000"/>
          <w:kern w:val="0"/>
          <w:sz w:val="21"/>
          <w:szCs w:val="21"/>
          <w14:ligatures w14:val="none"/>
        </w:rPr>
      </w:pPr>
      <w:ins w:id="788" w:author="Landes, Finian (GymLI)" w:date="2024-12-20T12:52:00Z" w16du:dateUtc="2024-12-20T11:52:00Z">
        <w:r w:rsidRPr="00F90198">
          <w:rPr>
            <w:rFonts w:ascii="Consolas" w:eastAsia="Times New Roman" w:hAnsi="Consolas" w:cs="Times New Roman"/>
            <w:color w:val="000000"/>
            <w:kern w:val="0"/>
            <w:sz w:val="21"/>
            <w:szCs w:val="21"/>
            <w14:ligatures w14:val="none"/>
          </w:rPr>
          <w:t xml:space="preserve">    </w:t>
        </w:r>
      </w:ins>
    </w:p>
    <w:p w14:paraId="7B7C995B" w14:textId="77777777" w:rsidR="00F90198" w:rsidRPr="00D833DB" w:rsidRDefault="00F90198" w:rsidP="006C29A0">
      <w:pPr>
        <w:pStyle w:val="ListParagraph"/>
        <w:numPr>
          <w:ilvl w:val="0"/>
          <w:numId w:val="24"/>
        </w:numPr>
        <w:shd w:val="clear" w:color="auto" w:fill="FFFFFF"/>
        <w:spacing w:after="0" w:line="285" w:lineRule="atLeast"/>
        <w:rPr>
          <w:ins w:id="789" w:author="Landes, Finian (GymLI)" w:date="2024-12-20T12:52:00Z" w16du:dateUtc="2024-12-20T11:52:00Z"/>
          <w:rFonts w:ascii="Consolas" w:eastAsia="Times New Roman" w:hAnsi="Consolas" w:cs="Times New Roman"/>
          <w:color w:val="000000"/>
          <w:kern w:val="0"/>
          <w:sz w:val="21"/>
          <w:szCs w:val="21"/>
          <w:lang w:val="fr-CH"/>
          <w14:ligatures w14:val="none"/>
        </w:rPr>
      </w:pPr>
      <w:ins w:id="790" w:author="Landes, Finian (GymLI)" w:date="2024-12-20T12:52:00Z" w16du:dateUtc="2024-12-20T11:52:00Z">
        <w:r w:rsidRPr="00D833DB">
          <w:rPr>
            <w:rFonts w:ascii="Consolas" w:eastAsia="Times New Roman" w:hAnsi="Consolas" w:cs="Times New Roman"/>
            <w:color w:val="001080"/>
            <w:kern w:val="0"/>
            <w:sz w:val="21"/>
            <w:szCs w:val="21"/>
            <w:lang w:val="fr-CH"/>
            <w14:ligatures w14:val="none"/>
          </w:rPr>
          <w:t>image_dir_train</w:t>
        </w:r>
        <w:r w:rsidRPr="00D833DB">
          <w:rPr>
            <w:rFonts w:ascii="Consolas" w:eastAsia="Times New Roman" w:hAnsi="Consolas" w:cs="Times New Roman"/>
            <w:color w:val="000000"/>
            <w:kern w:val="0"/>
            <w:sz w:val="21"/>
            <w:szCs w:val="21"/>
            <w:lang w:val="fr-CH"/>
            <w14:ligatures w14:val="none"/>
          </w:rPr>
          <w:t xml:space="preserve">: </w:t>
        </w:r>
        <w:r w:rsidRPr="00D833DB">
          <w:rPr>
            <w:rFonts w:ascii="Consolas" w:eastAsia="Times New Roman" w:hAnsi="Consolas" w:cs="Times New Roman"/>
            <w:color w:val="267F99"/>
            <w:kern w:val="0"/>
            <w:sz w:val="21"/>
            <w:szCs w:val="21"/>
            <w:lang w:val="fr-CH"/>
            <w14:ligatures w14:val="none"/>
          </w:rPr>
          <w:t>str</w:t>
        </w:r>
        <w:r w:rsidRPr="00D833DB">
          <w:rPr>
            <w:rFonts w:ascii="Consolas" w:eastAsia="Times New Roman" w:hAnsi="Consolas" w:cs="Times New Roman"/>
            <w:color w:val="000000"/>
            <w:kern w:val="0"/>
            <w:sz w:val="21"/>
            <w:szCs w:val="21"/>
            <w:lang w:val="fr-CH"/>
            <w14:ligatures w14:val="none"/>
          </w:rPr>
          <w:t xml:space="preserve"> = </w:t>
        </w:r>
        <w:r w:rsidRPr="00D833DB">
          <w:rPr>
            <w:rFonts w:ascii="Consolas" w:eastAsia="Times New Roman" w:hAnsi="Consolas" w:cs="Times New Roman"/>
            <w:color w:val="A31515"/>
            <w:kern w:val="0"/>
            <w:sz w:val="21"/>
            <w:szCs w:val="21"/>
            <w:lang w:val="fr-CH"/>
            <w14:ligatures w14:val="none"/>
          </w:rPr>
          <w:t>"..\Processed Images\Train"</w:t>
        </w:r>
      </w:ins>
    </w:p>
    <w:p w14:paraId="7614297F" w14:textId="77777777" w:rsidR="00F90198" w:rsidRPr="00D833DB" w:rsidRDefault="00F90198" w:rsidP="006C29A0">
      <w:pPr>
        <w:pStyle w:val="ListParagraph"/>
        <w:numPr>
          <w:ilvl w:val="0"/>
          <w:numId w:val="24"/>
        </w:numPr>
        <w:shd w:val="clear" w:color="auto" w:fill="FFFFFF"/>
        <w:spacing w:after="0" w:line="285" w:lineRule="atLeast"/>
        <w:rPr>
          <w:ins w:id="791" w:author="Landes, Finian (GymLI)" w:date="2024-12-20T12:52:00Z" w16du:dateUtc="2024-12-20T11:52:00Z"/>
          <w:rFonts w:ascii="Consolas" w:eastAsia="Times New Roman" w:hAnsi="Consolas" w:cs="Times New Roman"/>
          <w:color w:val="000000"/>
          <w:kern w:val="0"/>
          <w:sz w:val="21"/>
          <w:szCs w:val="21"/>
          <w:lang w:val="en-US"/>
          <w14:ligatures w14:val="none"/>
        </w:rPr>
      </w:pPr>
      <w:ins w:id="792" w:author="Landes, Finian (GymLI)" w:date="2024-12-20T12:52:00Z" w16du:dateUtc="2024-12-20T11:52:00Z">
        <w:r w:rsidRPr="00D833DB">
          <w:rPr>
            <w:rFonts w:ascii="Consolas" w:eastAsia="Times New Roman" w:hAnsi="Consolas" w:cs="Times New Roman"/>
            <w:color w:val="001080"/>
            <w:kern w:val="0"/>
            <w:sz w:val="21"/>
            <w:szCs w:val="21"/>
            <w:lang w:val="en-US"/>
            <w14:ligatures w14:val="none"/>
          </w:rPr>
          <w:t>image_dir_test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"..\Processed Images\Test"</w:t>
        </w:r>
      </w:ins>
    </w:p>
    <w:p w14:paraId="7E88EDA3" w14:textId="77777777" w:rsidR="00F90198" w:rsidRPr="00F90198" w:rsidRDefault="00F90198" w:rsidP="006C29A0">
      <w:pPr>
        <w:pStyle w:val="ListParagraph"/>
        <w:numPr>
          <w:ilvl w:val="0"/>
          <w:numId w:val="24"/>
        </w:numPr>
        <w:shd w:val="clear" w:color="auto" w:fill="FFFFFF"/>
        <w:spacing w:after="0" w:line="285" w:lineRule="atLeast"/>
        <w:rPr>
          <w:ins w:id="793" w:author="Landes, Finian (GymLI)" w:date="2024-12-20T12:52:00Z" w16du:dateUtc="2024-12-20T11:52:00Z"/>
          <w:rFonts w:ascii="Consolas" w:eastAsia="Times New Roman" w:hAnsi="Consolas" w:cs="Times New Roman"/>
          <w:color w:val="000000"/>
          <w:kern w:val="0"/>
          <w:sz w:val="21"/>
          <w:szCs w:val="21"/>
          <w14:ligatures w14:val="none"/>
        </w:rPr>
      </w:pPr>
      <w:ins w:id="794" w:author="Landes, Finian (GymLI)" w:date="2024-12-20T12:52:00Z" w16du:dateUtc="2024-12-20T11:52:00Z">
        <w:r w:rsidRPr="00F90198">
          <w:rPr>
            <w:rFonts w:ascii="Consolas" w:eastAsia="Times New Roman" w:hAnsi="Consolas" w:cs="Times New Roman"/>
            <w:color w:val="001080"/>
            <w:kern w:val="0"/>
            <w:sz w:val="21"/>
            <w:szCs w:val="21"/>
            <w14:ligatures w14:val="none"/>
          </w:rPr>
          <w:t>n_test_images</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int</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098658"/>
            <w:kern w:val="0"/>
            <w:sz w:val="21"/>
            <w:szCs w:val="21"/>
            <w14:ligatures w14:val="none"/>
          </w:rPr>
          <w:t>50</w:t>
        </w:r>
      </w:ins>
    </w:p>
    <w:p w14:paraId="661173D5" w14:textId="77777777" w:rsidR="00F90198" w:rsidRPr="00411C90" w:rsidRDefault="00F90198" w:rsidP="006C29A0">
      <w:pPr>
        <w:pStyle w:val="ListParagraph"/>
        <w:numPr>
          <w:ilvl w:val="0"/>
          <w:numId w:val="24"/>
        </w:numPr>
        <w:shd w:val="clear" w:color="auto" w:fill="FFFFFF"/>
        <w:spacing w:after="0" w:line="285" w:lineRule="atLeast"/>
        <w:rPr>
          <w:ins w:id="795" w:author="Landes, Finian (GymLI)" w:date="2024-12-20T12:52:00Z" w16du:dateUtc="2024-12-20T11:52:00Z"/>
          <w:rFonts w:ascii="Consolas" w:eastAsia="Times New Roman" w:hAnsi="Consolas" w:cs="Times New Roman"/>
          <w:color w:val="000000"/>
          <w:kern w:val="0"/>
          <w:sz w:val="21"/>
          <w:szCs w:val="21"/>
          <w:lang w:val="fr-CH"/>
          <w14:ligatures w14:val="none"/>
        </w:rPr>
      </w:pPr>
      <w:ins w:id="796" w:author="Landes, Finian (GymLI)" w:date="2024-12-20T12:52:00Z" w16du:dateUtc="2024-12-20T11:52:00Z">
        <w:r w:rsidRPr="00411C90">
          <w:rPr>
            <w:rFonts w:ascii="Consolas" w:eastAsia="Times New Roman" w:hAnsi="Consolas" w:cs="Times New Roman"/>
            <w:color w:val="001080"/>
            <w:kern w:val="0"/>
            <w:sz w:val="21"/>
            <w:szCs w:val="21"/>
            <w:lang w:val="fr-CH"/>
            <w14:ligatures w14:val="none"/>
          </w:rPr>
          <w:t>train</w:t>
        </w:r>
        <w:r w:rsidRPr="00411C90">
          <w:rPr>
            <w:rFonts w:ascii="Consolas" w:eastAsia="Times New Roman" w:hAnsi="Consolas" w:cs="Times New Roman"/>
            <w:color w:val="000000"/>
            <w:kern w:val="0"/>
            <w:sz w:val="21"/>
            <w:szCs w:val="21"/>
            <w:lang w:val="fr-CH"/>
            <w14:ligatures w14:val="none"/>
          </w:rPr>
          <w:t xml:space="preserve">, </w:t>
        </w:r>
        <w:r w:rsidRPr="00411C90">
          <w:rPr>
            <w:rFonts w:ascii="Consolas" w:eastAsia="Times New Roman" w:hAnsi="Consolas" w:cs="Times New Roman"/>
            <w:color w:val="001080"/>
            <w:kern w:val="0"/>
            <w:sz w:val="21"/>
            <w:szCs w:val="21"/>
            <w:lang w:val="fr-CH"/>
            <w14:ligatures w14:val="none"/>
          </w:rPr>
          <w:t>names_train</w:t>
        </w:r>
        <w:r w:rsidRPr="00411C90">
          <w:rPr>
            <w:rFonts w:ascii="Consolas" w:eastAsia="Times New Roman" w:hAnsi="Consolas" w:cs="Times New Roman"/>
            <w:color w:val="000000"/>
            <w:kern w:val="0"/>
            <w:sz w:val="21"/>
            <w:szCs w:val="21"/>
            <w:lang w:val="fr-CH"/>
            <w14:ligatures w14:val="none"/>
          </w:rPr>
          <w:t xml:space="preserve"> = </w:t>
        </w:r>
        <w:r w:rsidRPr="00411C90">
          <w:rPr>
            <w:rFonts w:ascii="Consolas" w:eastAsia="Times New Roman" w:hAnsi="Consolas" w:cs="Times New Roman"/>
            <w:color w:val="795E26"/>
            <w:kern w:val="0"/>
            <w:sz w:val="21"/>
            <w:szCs w:val="21"/>
            <w:lang w:val="fr-CH"/>
            <w14:ligatures w14:val="none"/>
          </w:rPr>
          <w:t>load_images</w:t>
        </w:r>
        <w:r w:rsidRPr="00411C90">
          <w:rPr>
            <w:rFonts w:ascii="Consolas" w:eastAsia="Times New Roman" w:hAnsi="Consolas" w:cs="Times New Roman"/>
            <w:color w:val="000000"/>
            <w:kern w:val="0"/>
            <w:sz w:val="21"/>
            <w:szCs w:val="21"/>
            <w:lang w:val="fr-CH"/>
            <w14:ligatures w14:val="none"/>
          </w:rPr>
          <w:t>(</w:t>
        </w:r>
        <w:r w:rsidRPr="00411C90">
          <w:rPr>
            <w:rFonts w:ascii="Consolas" w:eastAsia="Times New Roman" w:hAnsi="Consolas" w:cs="Times New Roman"/>
            <w:color w:val="001080"/>
            <w:kern w:val="0"/>
            <w:sz w:val="21"/>
            <w:szCs w:val="21"/>
            <w:lang w:val="fr-CH"/>
            <w14:ligatures w14:val="none"/>
          </w:rPr>
          <w:t>image_dir_train</w:t>
        </w:r>
        <w:r w:rsidRPr="00411C90">
          <w:rPr>
            <w:rFonts w:ascii="Consolas" w:eastAsia="Times New Roman" w:hAnsi="Consolas" w:cs="Times New Roman"/>
            <w:color w:val="000000"/>
            <w:kern w:val="0"/>
            <w:sz w:val="21"/>
            <w:szCs w:val="21"/>
            <w:lang w:val="fr-CH"/>
            <w14:ligatures w14:val="none"/>
          </w:rPr>
          <w:t>)</w:t>
        </w:r>
      </w:ins>
    </w:p>
    <w:p w14:paraId="4695A8B1" w14:textId="77777777" w:rsidR="00F90198" w:rsidRPr="00411C90" w:rsidRDefault="00F90198" w:rsidP="006C29A0">
      <w:pPr>
        <w:pStyle w:val="ListParagraph"/>
        <w:numPr>
          <w:ilvl w:val="0"/>
          <w:numId w:val="24"/>
        </w:numPr>
        <w:shd w:val="clear" w:color="auto" w:fill="FFFFFF"/>
        <w:spacing w:after="0" w:line="285" w:lineRule="atLeast"/>
        <w:rPr>
          <w:ins w:id="797" w:author="Landes, Finian (GymLI)" w:date="2024-12-20T12:52:00Z" w16du:dateUtc="2024-12-20T11:52:00Z"/>
          <w:rFonts w:ascii="Consolas" w:eastAsia="Times New Roman" w:hAnsi="Consolas" w:cs="Times New Roman"/>
          <w:color w:val="000000"/>
          <w:kern w:val="0"/>
          <w:sz w:val="21"/>
          <w:szCs w:val="21"/>
          <w:lang w:val="en-US"/>
          <w14:ligatures w14:val="none"/>
        </w:rPr>
      </w:pPr>
      <w:ins w:id="798" w:author="Landes, Finian (GymLI)" w:date="2024-12-20T12:52:00Z" w16du:dateUtc="2024-12-20T11:52:00Z">
        <w:r w:rsidRPr="00411C90">
          <w:rPr>
            <w:rFonts w:ascii="Consolas" w:eastAsia="Times New Roman" w:hAnsi="Consolas" w:cs="Times New Roman"/>
            <w:color w:val="001080"/>
            <w:kern w:val="0"/>
            <w:sz w:val="21"/>
            <w:szCs w:val="21"/>
            <w:lang w:val="en-US"/>
            <w14:ligatures w14:val="none"/>
          </w:rPr>
          <w:t>test</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names_test</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795E26"/>
            <w:kern w:val="0"/>
            <w:sz w:val="21"/>
            <w:szCs w:val="21"/>
            <w:lang w:val="en-US"/>
            <w14:ligatures w14:val="none"/>
          </w:rPr>
          <w:t>load_images</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image_dir_test</w:t>
        </w:r>
        <w:r w:rsidRPr="00411C90">
          <w:rPr>
            <w:rFonts w:ascii="Consolas" w:eastAsia="Times New Roman" w:hAnsi="Consolas" w:cs="Times New Roman"/>
            <w:color w:val="000000"/>
            <w:kern w:val="0"/>
            <w:sz w:val="21"/>
            <w:szCs w:val="21"/>
            <w:lang w:val="en-US"/>
            <w14:ligatures w14:val="none"/>
          </w:rPr>
          <w:t>)</w:t>
        </w:r>
      </w:ins>
    </w:p>
    <w:p w14:paraId="767560DE" w14:textId="77777777" w:rsidR="00F90198" w:rsidRPr="00411C90" w:rsidRDefault="00F90198" w:rsidP="006C29A0">
      <w:pPr>
        <w:pStyle w:val="ListParagraph"/>
        <w:numPr>
          <w:ilvl w:val="0"/>
          <w:numId w:val="24"/>
        </w:numPr>
        <w:shd w:val="clear" w:color="auto" w:fill="FFFFFF"/>
        <w:spacing w:after="0" w:line="285" w:lineRule="atLeast"/>
        <w:rPr>
          <w:ins w:id="799" w:author="Landes, Finian (GymLI)" w:date="2024-12-20T12:52:00Z" w16du:dateUtc="2024-12-20T11:52:00Z"/>
          <w:rFonts w:ascii="Consolas" w:eastAsia="Times New Roman" w:hAnsi="Consolas" w:cs="Times New Roman"/>
          <w:color w:val="000000"/>
          <w:kern w:val="0"/>
          <w:sz w:val="21"/>
          <w:szCs w:val="21"/>
          <w:lang w:val="en-US"/>
          <w14:ligatures w14:val="none"/>
        </w:rPr>
      </w:pPr>
    </w:p>
    <w:p w14:paraId="10122B4C" w14:textId="77777777" w:rsidR="00F90198" w:rsidRPr="00411C90" w:rsidRDefault="00F90198" w:rsidP="006C29A0">
      <w:pPr>
        <w:pStyle w:val="ListParagraph"/>
        <w:numPr>
          <w:ilvl w:val="0"/>
          <w:numId w:val="24"/>
        </w:numPr>
        <w:shd w:val="clear" w:color="auto" w:fill="FFFFFF"/>
        <w:spacing w:after="0" w:line="285" w:lineRule="atLeast"/>
        <w:rPr>
          <w:ins w:id="800" w:author="Landes, Finian (GymLI)" w:date="2024-12-20T12:52:00Z" w16du:dateUtc="2024-12-20T11:52:00Z"/>
          <w:rFonts w:ascii="Consolas" w:eastAsia="Times New Roman" w:hAnsi="Consolas" w:cs="Times New Roman"/>
          <w:color w:val="000000"/>
          <w:kern w:val="0"/>
          <w:sz w:val="21"/>
          <w:szCs w:val="21"/>
          <w:lang w:val="en-US"/>
          <w14:ligatures w14:val="none"/>
        </w:rPr>
      </w:pPr>
      <w:ins w:id="801"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#Comment out the upper test set, and get some test pictures from the train data</w:t>
        </w:r>
      </w:ins>
    </w:p>
    <w:p w14:paraId="2413C5D2" w14:textId="77777777" w:rsidR="00F90198" w:rsidRPr="00F90198" w:rsidRDefault="00F90198" w:rsidP="006C29A0">
      <w:pPr>
        <w:pStyle w:val="ListParagraph"/>
        <w:numPr>
          <w:ilvl w:val="0"/>
          <w:numId w:val="24"/>
        </w:numPr>
        <w:shd w:val="clear" w:color="auto" w:fill="FFFFFF"/>
        <w:spacing w:after="0" w:line="285" w:lineRule="atLeast"/>
        <w:rPr>
          <w:ins w:id="802" w:author="Landes, Finian (GymLI)" w:date="2024-12-20T12:52:00Z" w16du:dateUtc="2024-12-20T11:52:00Z"/>
          <w:rFonts w:ascii="Consolas" w:eastAsia="Times New Roman" w:hAnsi="Consolas" w:cs="Times New Roman"/>
          <w:color w:val="000000"/>
          <w:kern w:val="0"/>
          <w:sz w:val="21"/>
          <w:szCs w:val="21"/>
          <w14:ligatures w14:val="none"/>
        </w:rPr>
      </w:pPr>
      <w:ins w:id="803" w:author="Landes, Finian (GymLI)" w:date="2024-12-20T12:52:00Z" w16du:dateUtc="2024-12-20T11:52:00Z">
        <w:r w:rsidRPr="00F90198">
          <w:rPr>
            <w:rFonts w:ascii="Consolas" w:eastAsia="Times New Roman" w:hAnsi="Consolas" w:cs="Times New Roman"/>
            <w:color w:val="008000"/>
            <w:kern w:val="0"/>
            <w:sz w:val="21"/>
            <w:szCs w:val="21"/>
            <w14:ligatures w14:val="none"/>
          </w:rPr>
          <w:t>#train, test, names_train, names_test = get_train_test_dataset(train, names_train, n_test_images)</w:t>
        </w:r>
      </w:ins>
    </w:p>
    <w:p w14:paraId="2598E082" w14:textId="77777777" w:rsidR="00F90198" w:rsidRPr="00D833DB" w:rsidRDefault="00F90198" w:rsidP="006C29A0">
      <w:pPr>
        <w:pStyle w:val="ListParagraph"/>
        <w:numPr>
          <w:ilvl w:val="0"/>
          <w:numId w:val="24"/>
        </w:numPr>
        <w:shd w:val="clear" w:color="auto" w:fill="FFFFFF"/>
        <w:spacing w:after="0" w:line="285" w:lineRule="atLeast"/>
        <w:rPr>
          <w:ins w:id="804" w:author="Landes, Finian (GymLI)" w:date="2024-12-20T12:52:00Z" w16du:dateUtc="2024-12-20T11:52:00Z"/>
          <w:rFonts w:ascii="Consolas" w:eastAsia="Times New Roman" w:hAnsi="Consolas" w:cs="Times New Roman"/>
          <w:color w:val="000000"/>
          <w:kern w:val="0"/>
          <w:sz w:val="21"/>
          <w:szCs w:val="21"/>
          <w:lang w:val="en-US"/>
          <w14:ligatures w14:val="none"/>
        </w:rPr>
      </w:pPr>
      <w:ins w:id="805" w:author="Landes, Finian (GymLI)" w:date="2024-12-20T12:52:00Z" w16du:dateUtc="2024-12-20T11:52:00Z">
        <w:r w:rsidRPr="00D833DB">
          <w:rPr>
            <w:rFonts w:ascii="Consolas" w:eastAsia="Times New Roman" w:hAnsi="Consolas" w:cs="Times New Roman"/>
            <w:color w:val="001080"/>
            <w:kern w:val="0"/>
            <w:sz w:val="21"/>
            <w:szCs w:val="21"/>
            <w:lang w:val="en-US"/>
            <w14:ligatures w14:val="none"/>
          </w:rPr>
          <w:t>meanface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mean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train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axis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98658"/>
            <w:kern w:val="0"/>
            <w:sz w:val="21"/>
            <w:szCs w:val="21"/>
            <w:lang w:val="en-US"/>
            <w14:ligatures w14:val="none"/>
          </w:rPr>
          <w:t>0</w:t>
        </w:r>
        <w:r w:rsidRPr="00D833DB">
          <w:rPr>
            <w:rFonts w:ascii="Consolas" w:eastAsia="Times New Roman" w:hAnsi="Consolas" w:cs="Times New Roman"/>
            <w:color w:val="000000"/>
            <w:kern w:val="0"/>
            <w:sz w:val="21"/>
            <w:szCs w:val="21"/>
            <w:lang w:val="en-US"/>
            <w14:ligatures w14:val="none"/>
          </w:rPr>
          <w:t>)</w:t>
        </w:r>
      </w:ins>
    </w:p>
    <w:p w14:paraId="74E99F2F" w14:textId="77777777" w:rsidR="00F90198" w:rsidRPr="00F90198" w:rsidRDefault="00F90198" w:rsidP="006C29A0">
      <w:pPr>
        <w:pStyle w:val="ListParagraph"/>
        <w:numPr>
          <w:ilvl w:val="0"/>
          <w:numId w:val="24"/>
        </w:numPr>
        <w:shd w:val="clear" w:color="auto" w:fill="FFFFFF"/>
        <w:spacing w:after="0" w:line="285" w:lineRule="atLeast"/>
        <w:rPr>
          <w:ins w:id="806" w:author="Landes, Finian (GymLI)" w:date="2024-12-20T12:52:00Z" w16du:dateUtc="2024-12-20T11:52:00Z"/>
          <w:rFonts w:ascii="Consolas" w:eastAsia="Times New Roman" w:hAnsi="Consolas" w:cs="Times New Roman"/>
          <w:color w:val="000000"/>
          <w:kern w:val="0"/>
          <w:sz w:val="21"/>
          <w:szCs w:val="21"/>
          <w14:ligatures w14:val="none"/>
        </w:rPr>
      </w:pPr>
      <w:ins w:id="807" w:author="Landes, Finian (GymLI)" w:date="2024-12-20T12:52:00Z" w16du:dateUtc="2024-12-20T11:52:00Z">
        <w:r w:rsidRPr="00F90198">
          <w:rPr>
            <w:rFonts w:ascii="Consolas" w:eastAsia="Times New Roman" w:hAnsi="Consolas" w:cs="Times New Roman"/>
            <w:color w:val="0070C1"/>
            <w:kern w:val="0"/>
            <w:sz w:val="21"/>
            <w:szCs w:val="21"/>
            <w14:ligatures w14:val="none"/>
          </w:rPr>
          <w:t>A</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np</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267F99"/>
            <w:kern w:val="0"/>
            <w:sz w:val="21"/>
            <w:szCs w:val="21"/>
            <w14:ligatures w14:val="none"/>
          </w:rPr>
          <w:t>ndarray</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001080"/>
            <w:kern w:val="0"/>
            <w:sz w:val="21"/>
            <w:szCs w:val="21"/>
            <w14:ligatures w14:val="none"/>
          </w:rPr>
          <w:t>train</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795E26"/>
            <w:kern w:val="0"/>
            <w:sz w:val="21"/>
            <w:szCs w:val="21"/>
            <w14:ligatures w14:val="none"/>
          </w:rPr>
          <w:t>-</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001080"/>
            <w:kern w:val="0"/>
            <w:sz w:val="21"/>
            <w:szCs w:val="21"/>
            <w14:ligatures w14:val="none"/>
          </w:rPr>
          <w:t>meanface</w:t>
        </w:r>
      </w:ins>
    </w:p>
    <w:p w14:paraId="418CC49C" w14:textId="77777777" w:rsidR="00F90198" w:rsidRPr="00F90198" w:rsidRDefault="00F90198" w:rsidP="006C29A0">
      <w:pPr>
        <w:pStyle w:val="ListParagraph"/>
        <w:numPr>
          <w:ilvl w:val="0"/>
          <w:numId w:val="24"/>
        </w:numPr>
        <w:shd w:val="clear" w:color="auto" w:fill="FFFFFF"/>
        <w:spacing w:after="0" w:line="285" w:lineRule="atLeast"/>
        <w:rPr>
          <w:ins w:id="808" w:author="Landes, Finian (GymLI)" w:date="2024-12-20T12:52:00Z" w16du:dateUtc="2024-12-20T11:52:00Z"/>
          <w:rFonts w:ascii="Consolas" w:eastAsia="Times New Roman" w:hAnsi="Consolas" w:cs="Times New Roman"/>
          <w:color w:val="000000"/>
          <w:kern w:val="0"/>
          <w:sz w:val="21"/>
          <w:szCs w:val="21"/>
          <w14:ligatures w14:val="none"/>
        </w:rPr>
      </w:pPr>
      <w:ins w:id="809" w:author="Landes, Finian (GymLI)" w:date="2024-12-20T12:52:00Z" w16du:dateUtc="2024-12-20T11:52:00Z">
        <w:r w:rsidRPr="00F90198">
          <w:rPr>
            <w:rFonts w:ascii="Consolas" w:eastAsia="Times New Roman" w:hAnsi="Consolas" w:cs="Times New Roman"/>
            <w:color w:val="001080"/>
            <w:kern w:val="0"/>
            <w:sz w:val="21"/>
            <w:szCs w:val="21"/>
            <w14:ligatures w14:val="none"/>
          </w:rPr>
          <w:t>eigenfaces</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001080"/>
            <w:kern w:val="0"/>
            <w:sz w:val="21"/>
            <w:szCs w:val="21"/>
            <w14:ligatures w14:val="none"/>
          </w:rPr>
          <w:t>s</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0070C1"/>
            <w:kern w:val="0"/>
            <w:sz w:val="21"/>
            <w:szCs w:val="21"/>
            <w14:ligatures w14:val="none"/>
          </w:rPr>
          <w:t>VT</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267F99"/>
            <w:kern w:val="0"/>
            <w:sz w:val="21"/>
            <w:szCs w:val="21"/>
            <w14:ligatures w14:val="none"/>
          </w:rPr>
          <w:t>np</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267F99"/>
            <w:kern w:val="0"/>
            <w:sz w:val="21"/>
            <w:szCs w:val="21"/>
            <w14:ligatures w14:val="none"/>
          </w:rPr>
          <w:t>linalg</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795E26"/>
            <w:kern w:val="0"/>
            <w:sz w:val="21"/>
            <w:szCs w:val="21"/>
            <w14:ligatures w14:val="none"/>
          </w:rPr>
          <w:t>svd</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0070C1"/>
            <w:kern w:val="0"/>
            <w:sz w:val="21"/>
            <w:szCs w:val="21"/>
            <w14:ligatures w14:val="none"/>
          </w:rPr>
          <w:t>A</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795E26"/>
            <w:kern w:val="0"/>
            <w:sz w:val="21"/>
            <w:szCs w:val="21"/>
            <w14:ligatures w14:val="none"/>
          </w:rPr>
          <w:t>transpose</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001080"/>
            <w:kern w:val="0"/>
            <w:sz w:val="21"/>
            <w:szCs w:val="21"/>
            <w14:ligatures w14:val="none"/>
          </w:rPr>
          <w:t>full_matrices</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0000FF"/>
            <w:kern w:val="0"/>
            <w:sz w:val="21"/>
            <w:szCs w:val="21"/>
            <w14:ligatures w14:val="none"/>
          </w:rPr>
          <w:t>False</w:t>
        </w:r>
        <w:r w:rsidRPr="00F90198">
          <w:rPr>
            <w:rFonts w:ascii="Consolas" w:eastAsia="Times New Roman" w:hAnsi="Consolas" w:cs="Times New Roman"/>
            <w:color w:val="000000"/>
            <w:kern w:val="0"/>
            <w:sz w:val="21"/>
            <w:szCs w:val="21"/>
            <w14:ligatures w14:val="none"/>
          </w:rPr>
          <w:t>)</w:t>
        </w:r>
      </w:ins>
    </w:p>
    <w:p w14:paraId="505F7C4C" w14:textId="77777777" w:rsidR="00F90198" w:rsidRPr="00F90198" w:rsidRDefault="00F90198" w:rsidP="006C29A0">
      <w:pPr>
        <w:pStyle w:val="ListParagraph"/>
        <w:numPr>
          <w:ilvl w:val="0"/>
          <w:numId w:val="24"/>
        </w:numPr>
        <w:shd w:val="clear" w:color="auto" w:fill="FFFFFF"/>
        <w:spacing w:after="0" w:line="285" w:lineRule="atLeast"/>
        <w:rPr>
          <w:ins w:id="810" w:author="Landes, Finian (GymLI)" w:date="2024-12-20T12:52:00Z" w16du:dateUtc="2024-12-20T11:52:00Z"/>
          <w:rFonts w:ascii="Consolas" w:eastAsia="Times New Roman" w:hAnsi="Consolas" w:cs="Times New Roman"/>
          <w:color w:val="000000"/>
          <w:kern w:val="0"/>
          <w:sz w:val="21"/>
          <w:szCs w:val="21"/>
          <w14:ligatures w14:val="none"/>
        </w:rPr>
      </w:pPr>
      <w:ins w:id="811" w:author="Landes, Finian (GymLI)" w:date="2024-12-20T12:52:00Z" w16du:dateUtc="2024-12-20T11:52:00Z">
        <w:r w:rsidRPr="00F90198">
          <w:rPr>
            <w:rFonts w:ascii="Consolas" w:eastAsia="Times New Roman" w:hAnsi="Consolas" w:cs="Times New Roman"/>
            <w:color w:val="001080"/>
            <w:kern w:val="0"/>
            <w:sz w:val="21"/>
            <w:szCs w:val="21"/>
            <w14:ligatures w14:val="none"/>
          </w:rPr>
          <w:t>eigenfaces</w:t>
        </w:r>
        <w:r w:rsidRPr="00F90198">
          <w:rPr>
            <w:rFonts w:ascii="Consolas" w:eastAsia="Times New Roman" w:hAnsi="Consolas" w:cs="Times New Roman"/>
            <w:color w:val="000000"/>
            <w:kern w:val="0"/>
            <w:sz w:val="21"/>
            <w:szCs w:val="21"/>
            <w14:ligatures w14:val="none"/>
          </w:rPr>
          <w:t xml:space="preserve">: </w:t>
        </w:r>
        <w:r w:rsidRPr="00F90198">
          <w:rPr>
            <w:rFonts w:ascii="Consolas" w:eastAsia="Times New Roman" w:hAnsi="Consolas" w:cs="Times New Roman"/>
            <w:color w:val="267F99"/>
            <w:kern w:val="0"/>
            <w:sz w:val="21"/>
            <w:szCs w:val="21"/>
            <w14:ligatures w14:val="none"/>
          </w:rPr>
          <w:t>np</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267F99"/>
            <w:kern w:val="0"/>
            <w:sz w:val="21"/>
            <w:szCs w:val="21"/>
            <w14:ligatures w14:val="none"/>
          </w:rPr>
          <w:t>ndarray</w:t>
        </w:r>
        <w:r w:rsidRPr="00F90198">
          <w:rPr>
            <w:rFonts w:ascii="Consolas" w:eastAsia="Times New Roman" w:hAnsi="Consolas" w:cs="Times New Roman"/>
            <w:color w:val="000000"/>
            <w:kern w:val="0"/>
            <w:sz w:val="21"/>
            <w:szCs w:val="21"/>
            <w14:ligatures w14:val="none"/>
          </w:rPr>
          <w:t xml:space="preserve"> = </w:t>
        </w:r>
        <w:r w:rsidRPr="00F90198">
          <w:rPr>
            <w:rFonts w:ascii="Consolas" w:eastAsia="Times New Roman" w:hAnsi="Consolas" w:cs="Times New Roman"/>
            <w:color w:val="001080"/>
            <w:kern w:val="0"/>
            <w:sz w:val="21"/>
            <w:szCs w:val="21"/>
            <w14:ligatures w14:val="none"/>
          </w:rPr>
          <w:t>eigenfaces</w:t>
        </w:r>
        <w:r w:rsidRPr="00F90198">
          <w:rPr>
            <w:rFonts w:ascii="Consolas" w:eastAsia="Times New Roman" w:hAnsi="Consolas" w:cs="Times New Roman"/>
            <w:color w:val="000000"/>
            <w:kern w:val="0"/>
            <w:sz w:val="21"/>
            <w:szCs w:val="21"/>
            <w14:ligatures w14:val="none"/>
          </w:rPr>
          <w:t>.</w:t>
        </w:r>
        <w:r w:rsidRPr="00F90198">
          <w:rPr>
            <w:rFonts w:ascii="Consolas" w:eastAsia="Times New Roman" w:hAnsi="Consolas" w:cs="Times New Roman"/>
            <w:color w:val="795E26"/>
            <w:kern w:val="0"/>
            <w:sz w:val="21"/>
            <w:szCs w:val="21"/>
            <w14:ligatures w14:val="none"/>
          </w:rPr>
          <w:t>transpose</w:t>
        </w:r>
        <w:r w:rsidRPr="00F90198">
          <w:rPr>
            <w:rFonts w:ascii="Consolas" w:eastAsia="Times New Roman" w:hAnsi="Consolas" w:cs="Times New Roman"/>
            <w:color w:val="000000"/>
            <w:kern w:val="0"/>
            <w:sz w:val="21"/>
            <w:szCs w:val="21"/>
            <w14:ligatures w14:val="none"/>
          </w:rPr>
          <w:t>()</w:t>
        </w:r>
      </w:ins>
    </w:p>
    <w:p w14:paraId="7A305176" w14:textId="77777777" w:rsidR="00F90198" w:rsidRPr="00D833DB" w:rsidRDefault="00F90198" w:rsidP="006C29A0">
      <w:pPr>
        <w:pStyle w:val="ListParagraph"/>
        <w:numPr>
          <w:ilvl w:val="0"/>
          <w:numId w:val="24"/>
        </w:numPr>
        <w:shd w:val="clear" w:color="auto" w:fill="FFFFFF"/>
        <w:spacing w:after="0" w:line="285" w:lineRule="atLeast"/>
        <w:rPr>
          <w:ins w:id="812" w:author="Landes, Finian (GymLI)" w:date="2024-12-20T12:52:00Z" w16du:dateUtc="2024-12-20T11:52:00Z"/>
          <w:rFonts w:ascii="Consolas" w:eastAsia="Times New Roman" w:hAnsi="Consolas" w:cs="Times New Roman"/>
          <w:color w:val="000000"/>
          <w:kern w:val="0"/>
          <w:sz w:val="21"/>
          <w:szCs w:val="21"/>
          <w:lang w:val="en-US"/>
          <w14:ligatures w14:val="none"/>
        </w:rPr>
      </w:pPr>
      <w:ins w:id="813" w:author="Landes, Finian (GymLI)" w:date="2024-12-20T12:52:00Z" w16du:dateUtc="2024-12-20T11:52:00Z">
        <w:r w:rsidRPr="00D833DB">
          <w:rPr>
            <w:rFonts w:ascii="Consolas" w:eastAsia="Times New Roman" w:hAnsi="Consolas" w:cs="Times New Roman"/>
            <w:color w:val="001080"/>
            <w:kern w:val="0"/>
            <w:sz w:val="21"/>
            <w:szCs w:val="21"/>
            <w:lang w:val="en-US"/>
            <w14:ligatures w14:val="none"/>
          </w:rPr>
          <w:t>eigenfaces</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eigenfaces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98658"/>
            <w:kern w:val="0"/>
            <w:sz w:val="21"/>
            <w:szCs w:val="21"/>
            <w:lang w:val="en-US"/>
            <w14:ligatures w14:val="none"/>
          </w:rPr>
          <w:t>50</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8000"/>
            <w:kern w:val="0"/>
            <w:sz w:val="21"/>
            <w:szCs w:val="21"/>
            <w:lang w:val="en-US"/>
            <w14:ligatures w14:val="none"/>
          </w:rPr>
          <w:t>#Use only the N first eigenfaces</w:t>
        </w:r>
      </w:ins>
    </w:p>
    <w:p w14:paraId="2AB2249D" w14:textId="77777777" w:rsidR="00F90198" w:rsidRPr="00D833DB" w:rsidRDefault="00F90198" w:rsidP="006C29A0">
      <w:pPr>
        <w:pStyle w:val="ListParagraph"/>
        <w:numPr>
          <w:ilvl w:val="0"/>
          <w:numId w:val="24"/>
        </w:numPr>
        <w:shd w:val="clear" w:color="auto" w:fill="FFFFFF"/>
        <w:spacing w:after="0" w:line="285" w:lineRule="atLeast"/>
        <w:rPr>
          <w:ins w:id="814" w:author="Landes, Finian (GymLI)" w:date="2024-12-20T12:52:00Z" w16du:dateUtc="2024-12-20T11:52:00Z"/>
          <w:rFonts w:ascii="Consolas" w:eastAsia="Times New Roman" w:hAnsi="Consolas" w:cs="Times New Roman"/>
          <w:color w:val="000000"/>
          <w:kern w:val="0"/>
          <w:sz w:val="21"/>
          <w:szCs w:val="21"/>
          <w:lang w:val="fr-CH"/>
          <w14:ligatures w14:val="none"/>
        </w:rPr>
      </w:pPr>
      <w:ins w:id="815" w:author="Landes, Finian (GymLI)" w:date="2024-12-20T12:52:00Z" w16du:dateUtc="2024-12-20T11:52:00Z">
        <w:r w:rsidRPr="00D833DB">
          <w:rPr>
            <w:rFonts w:ascii="Consolas" w:eastAsia="Times New Roman" w:hAnsi="Consolas" w:cs="Times New Roman"/>
            <w:color w:val="001080"/>
            <w:kern w:val="0"/>
            <w:sz w:val="21"/>
            <w:szCs w:val="21"/>
            <w:lang w:val="fr-CH"/>
            <w14:ligatures w14:val="none"/>
          </w:rPr>
          <w:t>coeff_mat</w:t>
        </w:r>
        <w:r w:rsidRPr="00D833DB">
          <w:rPr>
            <w:rFonts w:ascii="Consolas" w:eastAsia="Times New Roman" w:hAnsi="Consolas" w:cs="Times New Roman"/>
            <w:color w:val="000000"/>
            <w:kern w:val="0"/>
            <w:sz w:val="21"/>
            <w:szCs w:val="21"/>
            <w:lang w:val="fr-CH"/>
            <w14:ligatures w14:val="none"/>
          </w:rPr>
          <w:t xml:space="preserve">: </w:t>
        </w:r>
        <w:r w:rsidRPr="00D833DB">
          <w:rPr>
            <w:rFonts w:ascii="Consolas" w:eastAsia="Times New Roman" w:hAnsi="Consolas" w:cs="Times New Roman"/>
            <w:color w:val="267F99"/>
            <w:kern w:val="0"/>
            <w:sz w:val="21"/>
            <w:szCs w:val="21"/>
            <w:lang w:val="fr-CH"/>
            <w14:ligatures w14:val="none"/>
          </w:rPr>
          <w:t>np</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267F99"/>
            <w:kern w:val="0"/>
            <w:sz w:val="21"/>
            <w:szCs w:val="21"/>
            <w:lang w:val="fr-CH"/>
            <w14:ligatures w14:val="none"/>
          </w:rPr>
          <w:t>ndarray</w:t>
        </w:r>
        <w:r w:rsidRPr="00D833DB">
          <w:rPr>
            <w:rFonts w:ascii="Consolas" w:eastAsia="Times New Roman" w:hAnsi="Consolas" w:cs="Times New Roman"/>
            <w:color w:val="000000"/>
            <w:kern w:val="0"/>
            <w:sz w:val="21"/>
            <w:szCs w:val="21"/>
            <w:lang w:val="fr-CH"/>
            <w14:ligatures w14:val="none"/>
          </w:rPr>
          <w:t xml:space="preserve"> = </w:t>
        </w:r>
        <w:r w:rsidRPr="00D833DB">
          <w:rPr>
            <w:rFonts w:ascii="Consolas" w:eastAsia="Times New Roman" w:hAnsi="Consolas" w:cs="Times New Roman"/>
            <w:color w:val="795E26"/>
            <w:kern w:val="0"/>
            <w:sz w:val="21"/>
            <w:szCs w:val="21"/>
            <w:lang w:val="fr-CH"/>
            <w14:ligatures w14:val="none"/>
          </w:rPr>
          <w:t>coeff_matrix</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001080"/>
            <w:kern w:val="0"/>
            <w:sz w:val="21"/>
            <w:szCs w:val="21"/>
            <w:lang w:val="fr-CH"/>
            <w14:ligatures w14:val="none"/>
          </w:rPr>
          <w:t>meanface</w:t>
        </w:r>
        <w:r w:rsidRPr="00D833DB">
          <w:rPr>
            <w:rFonts w:ascii="Consolas" w:eastAsia="Times New Roman" w:hAnsi="Consolas" w:cs="Times New Roman"/>
            <w:color w:val="000000"/>
            <w:kern w:val="0"/>
            <w:sz w:val="21"/>
            <w:szCs w:val="21"/>
            <w:lang w:val="fr-CH"/>
            <w14:ligatures w14:val="none"/>
          </w:rPr>
          <w:t xml:space="preserve">, </w:t>
        </w:r>
        <w:r w:rsidRPr="00D833DB">
          <w:rPr>
            <w:rFonts w:ascii="Consolas" w:eastAsia="Times New Roman" w:hAnsi="Consolas" w:cs="Times New Roman"/>
            <w:color w:val="001080"/>
            <w:kern w:val="0"/>
            <w:sz w:val="21"/>
            <w:szCs w:val="21"/>
            <w:lang w:val="fr-CH"/>
            <w14:ligatures w14:val="none"/>
          </w:rPr>
          <w:t>eigenfaces</w:t>
        </w:r>
        <w:r w:rsidRPr="00D833DB">
          <w:rPr>
            <w:rFonts w:ascii="Consolas" w:eastAsia="Times New Roman" w:hAnsi="Consolas" w:cs="Times New Roman"/>
            <w:color w:val="000000"/>
            <w:kern w:val="0"/>
            <w:sz w:val="21"/>
            <w:szCs w:val="21"/>
            <w:lang w:val="fr-CH"/>
            <w14:ligatures w14:val="none"/>
          </w:rPr>
          <w:t xml:space="preserve">, </w:t>
        </w:r>
        <w:r w:rsidRPr="00D833DB">
          <w:rPr>
            <w:rFonts w:ascii="Consolas" w:eastAsia="Times New Roman" w:hAnsi="Consolas" w:cs="Times New Roman"/>
            <w:color w:val="001080"/>
            <w:kern w:val="0"/>
            <w:sz w:val="21"/>
            <w:szCs w:val="21"/>
            <w:lang w:val="fr-CH"/>
            <w14:ligatures w14:val="none"/>
          </w:rPr>
          <w:t>train</w:t>
        </w:r>
        <w:r w:rsidRPr="00D833DB">
          <w:rPr>
            <w:rFonts w:ascii="Consolas" w:eastAsia="Times New Roman" w:hAnsi="Consolas" w:cs="Times New Roman"/>
            <w:color w:val="000000"/>
            <w:kern w:val="0"/>
            <w:sz w:val="21"/>
            <w:szCs w:val="21"/>
            <w:lang w:val="fr-CH"/>
            <w14:ligatures w14:val="none"/>
          </w:rPr>
          <w:t>)</w:t>
        </w:r>
      </w:ins>
    </w:p>
    <w:p w14:paraId="0F33618C" w14:textId="77777777" w:rsidR="00F90198" w:rsidRPr="00D833DB" w:rsidRDefault="00F90198" w:rsidP="006C29A0">
      <w:pPr>
        <w:pStyle w:val="ListParagraph"/>
        <w:numPr>
          <w:ilvl w:val="0"/>
          <w:numId w:val="24"/>
        </w:numPr>
        <w:shd w:val="clear" w:color="auto" w:fill="FFFFFF"/>
        <w:spacing w:after="0" w:line="285" w:lineRule="atLeast"/>
        <w:rPr>
          <w:ins w:id="816" w:author="Landes, Finian (GymLI)" w:date="2024-12-20T12:52:00Z" w16du:dateUtc="2024-12-20T11:52:00Z"/>
          <w:rFonts w:ascii="Consolas" w:eastAsia="Times New Roman" w:hAnsi="Consolas" w:cs="Times New Roman"/>
          <w:color w:val="000000"/>
          <w:kern w:val="0"/>
          <w:sz w:val="21"/>
          <w:szCs w:val="21"/>
          <w:lang w:val="en-US"/>
          <w14:ligatures w14:val="none"/>
        </w:rPr>
      </w:pPr>
      <w:ins w:id="817" w:author="Landes, Finian (GymLI)" w:date="2024-12-20T12:52:00Z" w16du:dateUtc="2024-12-20T11:52:00Z">
        <w:r w:rsidRPr="00D833DB">
          <w:rPr>
            <w:rFonts w:ascii="Consolas" w:eastAsia="Times New Roman" w:hAnsi="Consolas" w:cs="Times New Roman"/>
            <w:color w:val="001080"/>
            <w:kern w:val="0"/>
            <w:sz w:val="21"/>
            <w:szCs w:val="21"/>
            <w:lang w:val="en-US"/>
            <w14:ligatures w14:val="none"/>
          </w:rPr>
          <w: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float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795E26"/>
            <w:kern w:val="0"/>
            <w:sz w:val="21"/>
            <w:szCs w:val="21"/>
            <w:lang w:val="en-US"/>
            <w14:ligatures w14:val="none"/>
          </w:rPr>
          <w:t>get_successes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test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meanface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eigenfaces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coeff_mat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names_train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names_test</w:t>
        </w:r>
        <w:r w:rsidRPr="00D833DB">
          <w:rPr>
            <w:rFonts w:ascii="Consolas" w:eastAsia="Times New Roman" w:hAnsi="Consolas" w:cs="Times New Roman"/>
            <w:color w:val="000000"/>
            <w:kern w:val="0"/>
            <w:sz w:val="21"/>
            <w:szCs w:val="21"/>
            <w:lang w:val="en-US"/>
            <w14:ligatures w14:val="none"/>
          </w:rPr>
          <w:t>)</w:t>
        </w:r>
      </w:ins>
    </w:p>
    <w:p w14:paraId="32ADF8F5" w14:textId="6F1A1A08" w:rsidR="00F90198" w:rsidRPr="00D833DB" w:rsidRDefault="00F90198" w:rsidP="006C29A0">
      <w:pPr>
        <w:pStyle w:val="ListParagraph"/>
        <w:numPr>
          <w:ilvl w:val="0"/>
          <w:numId w:val="24"/>
        </w:numPr>
        <w:shd w:val="clear" w:color="auto" w:fill="FFFFFF"/>
        <w:spacing w:after="0" w:line="285" w:lineRule="atLeast"/>
        <w:rPr>
          <w:ins w:id="818" w:author="Landes, Finian (GymLI)" w:date="2024-12-20T12:52:00Z" w16du:dateUtc="2024-12-20T11:52:00Z"/>
          <w:rFonts w:ascii="Consolas" w:eastAsia="Times New Roman" w:hAnsi="Consolas" w:cs="Times New Roman"/>
          <w:color w:val="000000"/>
          <w:kern w:val="0"/>
          <w:sz w:val="21"/>
          <w:szCs w:val="21"/>
          <w:lang w:val="en-US"/>
          <w14:ligatures w14:val="none"/>
        </w:rPr>
      </w:pPr>
      <w:ins w:id="819" w:author="Landes, Finian (GymLI)" w:date="2024-12-20T12:52:00Z" w16du:dateUtc="2024-12-20T11:52:00Z">
        <w:r w:rsidRPr="00D833DB">
          <w:rPr>
            <w:rFonts w:ascii="Consolas" w:eastAsia="Times New Roman" w:hAnsi="Consolas" w:cs="Times New Roman"/>
            <w:color w:val="795E26"/>
            <w:kern w:val="0"/>
            <w:sz w:val="21"/>
            <w:szCs w:val="21"/>
            <w:lang w:val="en-US"/>
            <w14:ligatures w14:val="none"/>
          </w:rPr>
          <w:t>print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31515"/>
            <w:kern w:val="0"/>
            <w:sz w:val="21"/>
            <w:szCs w:val="21"/>
            <w:lang w:val="en-US"/>
            <w14:ligatures w14:val="none"/>
          </w:rPr>
          <w:t>"Success rate: "</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round</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s</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100</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98658"/>
            <w:kern w:val="0"/>
            <w:sz w:val="21"/>
            <w:szCs w:val="21"/>
            <w:lang w:val="en-US"/>
            <w14:ligatures w14:val="none"/>
          </w:rPr>
          <w:t>2</w:t>
        </w:r>
        <w:r w:rsidRPr="00D833DB">
          <w:rPr>
            <w:rFonts w:ascii="Consolas" w:eastAsia="Times New Roman" w:hAnsi="Consolas" w:cs="Times New Roman"/>
            <w:color w:val="000000"/>
            <w:kern w:val="0"/>
            <w:sz w:val="21"/>
            <w:szCs w:val="21"/>
            <w:lang w:val="en-US"/>
            <w14:ligatures w14:val="none"/>
          </w:rPr>
          <w:t>)) +</w:t>
        </w:r>
        <w:r w:rsidRPr="00D833DB">
          <w:rPr>
            <w:rFonts w:ascii="Consolas" w:eastAsia="Times New Roman" w:hAnsi="Consolas" w:cs="Times New Roman"/>
            <w:color w:val="A31515"/>
            <w:kern w:val="0"/>
            <w:sz w:val="21"/>
            <w:szCs w:val="21"/>
            <w:lang w:val="en-US"/>
            <w14:ligatures w14:val="none"/>
          </w:rPr>
          <w:t>"%"</w:t>
        </w:r>
        <w:r w:rsidRPr="00D833DB">
          <w:rPr>
            <w:rFonts w:ascii="Consolas" w:eastAsia="Times New Roman" w:hAnsi="Consolas" w:cs="Times New Roman"/>
            <w:color w:val="000000"/>
            <w:kern w:val="0"/>
            <w:sz w:val="21"/>
            <w:szCs w:val="21"/>
            <w:lang w:val="en-US"/>
            <w14:ligatures w14:val="none"/>
          </w:rPr>
          <w:t>)</w:t>
        </w:r>
      </w:ins>
    </w:p>
    <w:p w14:paraId="190A1CA1" w14:textId="77777777" w:rsidR="00FF4A56" w:rsidRPr="00FF4A56" w:rsidRDefault="00FF4A56" w:rsidP="00FF4A56">
      <w:pPr>
        <w:pStyle w:val="ListParagraph"/>
        <w:ind w:left="0"/>
        <w:rPr>
          <w:ins w:id="820" w:author="Landes, Finian (GymLI)" w:date="2024-12-20T12:52:00Z" w16du:dateUtc="2024-12-20T11:52:00Z"/>
          <w:lang w:val="en-US"/>
        </w:rPr>
      </w:pPr>
    </w:p>
    <w:p w14:paraId="4C28A15D" w14:textId="2B004E6E" w:rsidR="003D421A" w:rsidRDefault="003D421A" w:rsidP="003D421A">
      <w:pPr>
        <w:pStyle w:val="Heading2"/>
        <w:rPr>
          <w:ins w:id="821" w:author="Landes, Finian (GymLI)" w:date="2024-12-20T12:52:00Z" w16du:dateUtc="2024-12-20T11:52:00Z"/>
        </w:rPr>
      </w:pPr>
      <w:ins w:id="822" w:author="Landes, Finian (GymLI)" w:date="2024-12-20T12:52:00Z" w16du:dateUtc="2024-12-20T11:52:00Z">
        <w:r>
          <w:t>PCA</w:t>
        </w:r>
      </w:ins>
    </w:p>
    <w:p w14:paraId="7E7E268E" w14:textId="4864D8DA" w:rsidR="003D421A" w:rsidRDefault="003D421A" w:rsidP="006C29A0">
      <w:pPr>
        <w:pStyle w:val="Heading2"/>
        <w:numPr>
          <w:ilvl w:val="1"/>
          <w:numId w:val="7"/>
        </w:numPr>
        <w:pPrChange w:id="823" w:author="Landes, Finian (GymLI)" w:date="2024-12-20T12:52:00Z" w16du:dateUtc="2024-12-20T11:52:00Z">
          <w:pPr>
            <w:pStyle w:val="Heading2"/>
          </w:pPr>
        </w:pPrChange>
      </w:pPr>
      <w:bookmarkStart w:id="824" w:name="_Toc185591036"/>
      <w:r>
        <w:t>K</w:t>
      </w:r>
      <w:r w:rsidR="007454B3">
        <w:t>-</w:t>
      </w:r>
      <w:r>
        <w:t xml:space="preserve">Means </w:t>
      </w:r>
      <w:ins w:id="825" w:author="Landes, Finian (GymLI)" w:date="2024-12-20T12:52:00Z" w16du:dateUtc="2024-12-20T11:52:00Z">
        <w:r>
          <w:t>Clustering</w:t>
        </w:r>
        <w:r w:rsidR="007454B3">
          <w:t xml:space="preserve"> </w:t>
        </w:r>
      </w:ins>
      <w:r w:rsidR="007454B3">
        <w:t xml:space="preserve">Test </w:t>
      </w:r>
      <w:r w:rsidR="00725844">
        <w:t>Program</w:t>
      </w:r>
      <w:bookmarkEnd w:id="824"/>
    </w:p>
    <w:p w14:paraId="7961DB81" w14:textId="77777777" w:rsidR="003A4BAA" w:rsidRPr="003A4BAA" w:rsidRDefault="003A4BAA" w:rsidP="003A4BAA">
      <w:pPr>
        <w:pStyle w:val="ListParagraph"/>
        <w:numPr>
          <w:ilvl w:val="0"/>
          <w:numId w:val="25"/>
        </w:numPr>
        <w:shd w:val="clear" w:color="auto" w:fill="FFFFFF"/>
        <w:spacing w:after="0" w:line="285" w:lineRule="atLeast"/>
        <w:rPr>
          <w:ins w:id="826" w:author="Landes, Finian (GymLI)" w:date="2024-12-20T12:52:00Z" w16du:dateUtc="2024-12-20T11:52:00Z"/>
          <w:rFonts w:ascii="Consolas" w:eastAsia="Times New Roman" w:hAnsi="Consolas" w:cs="Times New Roman"/>
          <w:color w:val="000000"/>
          <w:kern w:val="0"/>
          <w:sz w:val="21"/>
          <w:szCs w:val="21"/>
          <w14:ligatures w14:val="none"/>
        </w:rPr>
      </w:pPr>
      <w:ins w:id="827" w:author="Landes, Finian (GymLI)" w:date="2024-12-20T12:52:00Z" w16du:dateUtc="2024-12-20T11:52:00Z">
        <w:r w:rsidRPr="003A4BAA">
          <w:rPr>
            <w:rFonts w:ascii="Consolas" w:eastAsia="Times New Roman" w:hAnsi="Consolas" w:cs="Times New Roman"/>
            <w:color w:val="AF00DB"/>
            <w:kern w:val="0"/>
            <w:sz w:val="21"/>
            <w:szCs w:val="21"/>
            <w14:ligatures w14:val="none"/>
          </w:rPr>
          <w:t>import</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267F99"/>
            <w:kern w:val="0"/>
            <w:sz w:val="21"/>
            <w:szCs w:val="21"/>
            <w14:ligatures w14:val="none"/>
          </w:rPr>
          <w:t>numpy</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AF00DB"/>
            <w:kern w:val="0"/>
            <w:sz w:val="21"/>
            <w:szCs w:val="21"/>
            <w14:ligatures w14:val="none"/>
          </w:rPr>
          <w:t>as</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267F99"/>
            <w:kern w:val="0"/>
            <w:sz w:val="21"/>
            <w:szCs w:val="21"/>
            <w14:ligatures w14:val="none"/>
          </w:rPr>
          <w:t>np</w:t>
        </w:r>
      </w:ins>
    </w:p>
    <w:p w14:paraId="3A2EE291" w14:textId="77777777" w:rsidR="003A4BAA" w:rsidRPr="003A4BAA" w:rsidRDefault="003A4BAA" w:rsidP="003A4BAA">
      <w:pPr>
        <w:pStyle w:val="ListParagraph"/>
        <w:numPr>
          <w:ilvl w:val="0"/>
          <w:numId w:val="25"/>
        </w:numPr>
        <w:shd w:val="clear" w:color="auto" w:fill="FFFFFF"/>
        <w:spacing w:after="0" w:line="285" w:lineRule="atLeast"/>
        <w:rPr>
          <w:ins w:id="828" w:author="Landes, Finian (GymLI)" w:date="2024-12-20T12:52:00Z" w16du:dateUtc="2024-12-20T11:52:00Z"/>
          <w:rFonts w:ascii="Consolas" w:eastAsia="Times New Roman" w:hAnsi="Consolas" w:cs="Times New Roman"/>
          <w:color w:val="000000"/>
          <w:kern w:val="0"/>
          <w:sz w:val="21"/>
          <w:szCs w:val="21"/>
          <w14:ligatures w14:val="none"/>
        </w:rPr>
      </w:pPr>
      <w:ins w:id="829" w:author="Landes, Finian (GymLI)" w:date="2024-12-20T12:52:00Z" w16du:dateUtc="2024-12-20T11:52:00Z">
        <w:r w:rsidRPr="003A4BAA">
          <w:rPr>
            <w:rFonts w:ascii="Consolas" w:eastAsia="Times New Roman" w:hAnsi="Consolas" w:cs="Times New Roman"/>
            <w:color w:val="AF00DB"/>
            <w:kern w:val="0"/>
            <w:sz w:val="21"/>
            <w:szCs w:val="21"/>
            <w14:ligatures w14:val="none"/>
          </w:rPr>
          <w:t>import</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267F99"/>
            <w:kern w:val="0"/>
            <w:sz w:val="21"/>
            <w:szCs w:val="21"/>
            <w14:ligatures w14:val="none"/>
          </w:rPr>
          <w:t>matplotlib</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267F99"/>
            <w:kern w:val="0"/>
            <w:sz w:val="21"/>
            <w:szCs w:val="21"/>
            <w14:ligatures w14:val="none"/>
          </w:rPr>
          <w:t>pyplot</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AF00DB"/>
            <w:kern w:val="0"/>
            <w:sz w:val="21"/>
            <w:szCs w:val="21"/>
            <w14:ligatures w14:val="none"/>
          </w:rPr>
          <w:t>as</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267F99"/>
            <w:kern w:val="0"/>
            <w:sz w:val="21"/>
            <w:szCs w:val="21"/>
            <w14:ligatures w14:val="none"/>
          </w:rPr>
          <w:t>plt</w:t>
        </w:r>
      </w:ins>
    </w:p>
    <w:p w14:paraId="33B6B483" w14:textId="77777777" w:rsidR="003A4BAA" w:rsidRPr="003A4BAA" w:rsidRDefault="003A4BAA" w:rsidP="003A4BAA">
      <w:pPr>
        <w:pStyle w:val="ListParagraph"/>
        <w:numPr>
          <w:ilvl w:val="0"/>
          <w:numId w:val="25"/>
        </w:numPr>
        <w:shd w:val="clear" w:color="auto" w:fill="FFFFFF"/>
        <w:spacing w:after="0" w:line="285" w:lineRule="atLeast"/>
        <w:rPr>
          <w:ins w:id="830" w:author="Landes, Finian (GymLI)" w:date="2024-12-20T12:52:00Z" w16du:dateUtc="2024-12-20T11:52:00Z"/>
          <w:rFonts w:ascii="Consolas" w:eastAsia="Times New Roman" w:hAnsi="Consolas" w:cs="Times New Roman"/>
          <w:color w:val="000000"/>
          <w:kern w:val="0"/>
          <w:sz w:val="21"/>
          <w:szCs w:val="21"/>
          <w14:ligatures w14:val="none"/>
        </w:rPr>
      </w:pPr>
    </w:p>
    <w:p w14:paraId="0337C548" w14:textId="77777777" w:rsidR="003A4BAA" w:rsidRPr="003A4BAA" w:rsidRDefault="003A4BAA" w:rsidP="003A4BAA">
      <w:pPr>
        <w:pStyle w:val="ListParagraph"/>
        <w:numPr>
          <w:ilvl w:val="0"/>
          <w:numId w:val="25"/>
        </w:numPr>
        <w:shd w:val="clear" w:color="auto" w:fill="FFFFFF"/>
        <w:spacing w:after="0" w:line="285" w:lineRule="atLeast"/>
        <w:rPr>
          <w:ins w:id="831" w:author="Landes, Finian (GymLI)" w:date="2024-12-20T12:52:00Z" w16du:dateUtc="2024-12-20T11:52:00Z"/>
          <w:rFonts w:ascii="Consolas" w:eastAsia="Times New Roman" w:hAnsi="Consolas" w:cs="Times New Roman"/>
          <w:color w:val="000000"/>
          <w:kern w:val="0"/>
          <w:sz w:val="21"/>
          <w:szCs w:val="21"/>
          <w14:ligatures w14:val="none"/>
        </w:rPr>
      </w:pPr>
      <w:ins w:id="832" w:author="Landes, Finian (GymLI)" w:date="2024-12-20T12:52:00Z" w16du:dateUtc="2024-12-20T11:52:00Z">
        <w:r w:rsidRPr="003A4BAA">
          <w:rPr>
            <w:rFonts w:ascii="Consolas" w:eastAsia="Times New Roman" w:hAnsi="Consolas" w:cs="Times New Roman"/>
            <w:color w:val="0000FF"/>
            <w:kern w:val="0"/>
            <w:sz w:val="21"/>
            <w:szCs w:val="21"/>
            <w14:ligatures w14:val="none"/>
          </w:rPr>
          <w:t>def</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795E26"/>
            <w:kern w:val="0"/>
            <w:sz w:val="21"/>
            <w:szCs w:val="21"/>
            <w14:ligatures w14:val="none"/>
          </w:rPr>
          <w:t>random_colors</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k</w:t>
        </w:r>
        <w:r w:rsidRPr="003A4BAA">
          <w:rPr>
            <w:rFonts w:ascii="Consolas" w:eastAsia="Times New Roman" w:hAnsi="Consolas" w:cs="Times New Roman"/>
            <w:color w:val="000000"/>
            <w:kern w:val="0"/>
            <w:sz w:val="21"/>
            <w:szCs w:val="21"/>
            <w14:ligatures w14:val="none"/>
          </w:rPr>
          <w:t>):</w:t>
        </w:r>
      </w:ins>
    </w:p>
    <w:p w14:paraId="0D981DC5" w14:textId="77777777" w:rsidR="003A4BAA" w:rsidRPr="003A4BAA" w:rsidRDefault="003A4BAA" w:rsidP="003A4BAA">
      <w:pPr>
        <w:pStyle w:val="ListParagraph"/>
        <w:numPr>
          <w:ilvl w:val="0"/>
          <w:numId w:val="25"/>
        </w:numPr>
        <w:shd w:val="clear" w:color="auto" w:fill="FFFFFF"/>
        <w:spacing w:after="0" w:line="285" w:lineRule="atLeast"/>
        <w:rPr>
          <w:ins w:id="833" w:author="Landes, Finian (GymLI)" w:date="2024-12-20T12:52:00Z" w16du:dateUtc="2024-12-20T11:52:00Z"/>
          <w:rFonts w:ascii="Consolas" w:eastAsia="Times New Roman" w:hAnsi="Consolas" w:cs="Times New Roman"/>
          <w:color w:val="000000"/>
          <w:kern w:val="0"/>
          <w:sz w:val="21"/>
          <w:szCs w:val="21"/>
          <w14:ligatures w14:val="none"/>
        </w:rPr>
      </w:pPr>
      <w:ins w:id="834"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267F99"/>
            <w:kern w:val="0"/>
            <w:sz w:val="21"/>
            <w:szCs w:val="21"/>
            <w14:ligatures w14:val="none"/>
          </w:rPr>
          <w:t>np</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267F99"/>
            <w:kern w:val="0"/>
            <w:sz w:val="21"/>
            <w:szCs w:val="21"/>
            <w14:ligatures w14:val="none"/>
          </w:rPr>
          <w:t>random</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seed</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98658"/>
            <w:kern w:val="0"/>
            <w:sz w:val="21"/>
            <w:szCs w:val="21"/>
            <w14:ligatures w14:val="none"/>
          </w:rPr>
          <w:t>50</w:t>
        </w:r>
        <w:r w:rsidRPr="003A4BAA">
          <w:rPr>
            <w:rFonts w:ascii="Consolas" w:eastAsia="Times New Roman" w:hAnsi="Consolas" w:cs="Times New Roman"/>
            <w:color w:val="000000"/>
            <w:kern w:val="0"/>
            <w:sz w:val="21"/>
            <w:szCs w:val="21"/>
            <w14:ligatures w14:val="none"/>
          </w:rPr>
          <w:t>)</w:t>
        </w:r>
      </w:ins>
    </w:p>
    <w:p w14:paraId="1FBAD467" w14:textId="77777777" w:rsidR="003A4BAA" w:rsidRPr="003A4BAA" w:rsidRDefault="003A4BAA" w:rsidP="003A4BAA">
      <w:pPr>
        <w:pStyle w:val="ListParagraph"/>
        <w:numPr>
          <w:ilvl w:val="0"/>
          <w:numId w:val="25"/>
        </w:numPr>
        <w:shd w:val="clear" w:color="auto" w:fill="FFFFFF"/>
        <w:spacing w:after="0" w:line="285" w:lineRule="atLeast"/>
        <w:rPr>
          <w:ins w:id="835" w:author="Landes, Finian (GymLI)" w:date="2024-12-20T12:52:00Z" w16du:dateUtc="2024-12-20T11:52:00Z"/>
          <w:rFonts w:ascii="Consolas" w:eastAsia="Times New Roman" w:hAnsi="Consolas" w:cs="Times New Roman"/>
          <w:color w:val="000000"/>
          <w:kern w:val="0"/>
          <w:sz w:val="21"/>
          <w:szCs w:val="21"/>
          <w14:ligatures w14:val="none"/>
        </w:rPr>
      </w:pPr>
      <w:ins w:id="836"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colors</w:t>
        </w:r>
        <w:r w:rsidRPr="003A4BAA">
          <w:rPr>
            <w:rFonts w:ascii="Consolas" w:eastAsia="Times New Roman" w:hAnsi="Consolas" w:cs="Times New Roman"/>
            <w:color w:val="000000"/>
            <w:kern w:val="0"/>
            <w:sz w:val="21"/>
            <w:szCs w:val="21"/>
            <w14:ligatures w14:val="none"/>
          </w:rPr>
          <w:t xml:space="preserve"> = []</w:t>
        </w:r>
      </w:ins>
    </w:p>
    <w:p w14:paraId="5D7348FC" w14:textId="77777777" w:rsidR="003A4BAA" w:rsidRPr="003A4BAA" w:rsidRDefault="003A4BAA" w:rsidP="003A4BAA">
      <w:pPr>
        <w:pStyle w:val="ListParagraph"/>
        <w:numPr>
          <w:ilvl w:val="0"/>
          <w:numId w:val="25"/>
        </w:numPr>
        <w:shd w:val="clear" w:color="auto" w:fill="FFFFFF"/>
        <w:spacing w:after="0" w:line="285" w:lineRule="atLeast"/>
        <w:rPr>
          <w:ins w:id="837" w:author="Landes, Finian (GymLI)" w:date="2024-12-20T12:52:00Z" w16du:dateUtc="2024-12-20T11:52:00Z"/>
          <w:rFonts w:ascii="Consolas" w:eastAsia="Times New Roman" w:hAnsi="Consolas" w:cs="Times New Roman"/>
          <w:color w:val="000000"/>
          <w:kern w:val="0"/>
          <w:sz w:val="21"/>
          <w:szCs w:val="21"/>
          <w14:ligatures w14:val="none"/>
        </w:rPr>
      </w:pPr>
      <w:ins w:id="838"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AF00DB"/>
            <w:kern w:val="0"/>
            <w:sz w:val="21"/>
            <w:szCs w:val="21"/>
            <w14:ligatures w14:val="none"/>
          </w:rPr>
          <w:t>while</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795E26"/>
            <w:kern w:val="0"/>
            <w:sz w:val="21"/>
            <w:szCs w:val="21"/>
            <w14:ligatures w14:val="none"/>
          </w:rPr>
          <w:t>len</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colors</w:t>
        </w:r>
        <w:r w:rsidRPr="003A4BAA">
          <w:rPr>
            <w:rFonts w:ascii="Consolas" w:eastAsia="Times New Roman" w:hAnsi="Consolas" w:cs="Times New Roman"/>
            <w:color w:val="000000"/>
            <w:kern w:val="0"/>
            <w:sz w:val="21"/>
            <w:szCs w:val="21"/>
            <w14:ligatures w14:val="none"/>
          </w:rPr>
          <w:t xml:space="preserve">) &lt; </w:t>
        </w:r>
        <w:r w:rsidRPr="003A4BAA">
          <w:rPr>
            <w:rFonts w:ascii="Consolas" w:eastAsia="Times New Roman" w:hAnsi="Consolas" w:cs="Times New Roman"/>
            <w:color w:val="001080"/>
            <w:kern w:val="0"/>
            <w:sz w:val="21"/>
            <w:szCs w:val="21"/>
            <w14:ligatures w14:val="none"/>
          </w:rPr>
          <w:t>k</w:t>
        </w:r>
        <w:r w:rsidRPr="003A4BAA">
          <w:rPr>
            <w:rFonts w:ascii="Consolas" w:eastAsia="Times New Roman" w:hAnsi="Consolas" w:cs="Times New Roman"/>
            <w:color w:val="000000"/>
            <w:kern w:val="0"/>
            <w:sz w:val="21"/>
            <w:szCs w:val="21"/>
            <w14:ligatures w14:val="none"/>
          </w:rPr>
          <w:t>:</w:t>
        </w:r>
      </w:ins>
    </w:p>
    <w:p w14:paraId="2AC3D606" w14:textId="77777777" w:rsidR="003A4BAA" w:rsidRPr="003A4BAA" w:rsidRDefault="003A4BAA" w:rsidP="003A4BAA">
      <w:pPr>
        <w:pStyle w:val="ListParagraph"/>
        <w:numPr>
          <w:ilvl w:val="0"/>
          <w:numId w:val="25"/>
        </w:numPr>
        <w:shd w:val="clear" w:color="auto" w:fill="FFFFFF"/>
        <w:spacing w:after="0" w:line="285" w:lineRule="atLeast"/>
        <w:rPr>
          <w:ins w:id="839" w:author="Landes, Finian (GymLI)" w:date="2024-12-20T12:52:00Z" w16du:dateUtc="2024-12-20T11:52:00Z"/>
          <w:rFonts w:ascii="Consolas" w:eastAsia="Times New Roman" w:hAnsi="Consolas" w:cs="Times New Roman"/>
          <w:color w:val="000000"/>
          <w:kern w:val="0"/>
          <w:sz w:val="21"/>
          <w:szCs w:val="21"/>
          <w14:ligatures w14:val="none"/>
        </w:rPr>
      </w:pPr>
      <w:ins w:id="840"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r</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g</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b</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267F99"/>
            <w:kern w:val="0"/>
            <w:sz w:val="21"/>
            <w:szCs w:val="21"/>
            <w14:ligatures w14:val="none"/>
          </w:rPr>
          <w:t>np</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267F99"/>
            <w:kern w:val="0"/>
            <w:sz w:val="21"/>
            <w:szCs w:val="21"/>
            <w14:ligatures w14:val="none"/>
          </w:rPr>
          <w:t>random</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randint</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98658"/>
            <w:kern w:val="0"/>
            <w:sz w:val="21"/>
            <w:szCs w:val="21"/>
            <w14:ligatures w14:val="none"/>
          </w:rPr>
          <w:t>0</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98658"/>
            <w:kern w:val="0"/>
            <w:sz w:val="21"/>
            <w:szCs w:val="21"/>
            <w14:ligatures w14:val="none"/>
          </w:rPr>
          <w:t>255</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267F99"/>
            <w:kern w:val="0"/>
            <w:sz w:val="21"/>
            <w:szCs w:val="21"/>
            <w14:ligatures w14:val="none"/>
          </w:rPr>
          <w:t>np</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267F99"/>
            <w:kern w:val="0"/>
            <w:sz w:val="21"/>
            <w:szCs w:val="21"/>
            <w14:ligatures w14:val="none"/>
          </w:rPr>
          <w:t>random</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randint</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98658"/>
            <w:kern w:val="0"/>
            <w:sz w:val="21"/>
            <w:szCs w:val="21"/>
            <w14:ligatures w14:val="none"/>
          </w:rPr>
          <w:t>0</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98658"/>
            <w:kern w:val="0"/>
            <w:sz w:val="21"/>
            <w:szCs w:val="21"/>
            <w14:ligatures w14:val="none"/>
          </w:rPr>
          <w:t>255</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267F99"/>
            <w:kern w:val="0"/>
            <w:sz w:val="21"/>
            <w:szCs w:val="21"/>
            <w14:ligatures w14:val="none"/>
          </w:rPr>
          <w:t>np</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267F99"/>
            <w:kern w:val="0"/>
            <w:sz w:val="21"/>
            <w:szCs w:val="21"/>
            <w14:ligatures w14:val="none"/>
          </w:rPr>
          <w:t>random</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randint</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98658"/>
            <w:kern w:val="0"/>
            <w:sz w:val="21"/>
            <w:szCs w:val="21"/>
            <w14:ligatures w14:val="none"/>
          </w:rPr>
          <w:t>0</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98658"/>
            <w:kern w:val="0"/>
            <w:sz w:val="21"/>
            <w:szCs w:val="21"/>
            <w14:ligatures w14:val="none"/>
          </w:rPr>
          <w:t>255</w:t>
        </w:r>
        <w:r w:rsidRPr="003A4BAA">
          <w:rPr>
            <w:rFonts w:ascii="Consolas" w:eastAsia="Times New Roman" w:hAnsi="Consolas" w:cs="Times New Roman"/>
            <w:color w:val="000000"/>
            <w:kern w:val="0"/>
            <w:sz w:val="21"/>
            <w:szCs w:val="21"/>
            <w14:ligatures w14:val="none"/>
          </w:rPr>
          <w:t>)</w:t>
        </w:r>
      </w:ins>
    </w:p>
    <w:p w14:paraId="35F65BED" w14:textId="77777777" w:rsidR="003A4BAA" w:rsidRPr="00411C90" w:rsidRDefault="003A4BAA" w:rsidP="003A4BAA">
      <w:pPr>
        <w:pStyle w:val="ListParagraph"/>
        <w:numPr>
          <w:ilvl w:val="0"/>
          <w:numId w:val="25"/>
        </w:numPr>
        <w:shd w:val="clear" w:color="auto" w:fill="FFFFFF"/>
        <w:spacing w:after="0" w:line="285" w:lineRule="atLeast"/>
        <w:rPr>
          <w:ins w:id="841" w:author="Landes, Finian (GymLI)" w:date="2024-12-20T12:52:00Z" w16du:dateUtc="2024-12-20T11:52:00Z"/>
          <w:rFonts w:ascii="Consolas" w:eastAsia="Times New Roman" w:hAnsi="Consolas" w:cs="Times New Roman"/>
          <w:color w:val="000000"/>
          <w:kern w:val="0"/>
          <w:sz w:val="21"/>
          <w:szCs w:val="21"/>
          <w:lang w:val="en-US"/>
          <w14:ligatures w14:val="none"/>
        </w:rPr>
      </w:pPr>
      <w:ins w:id="842"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411C90">
          <w:rPr>
            <w:rFonts w:ascii="Consolas" w:eastAsia="Times New Roman" w:hAnsi="Consolas" w:cs="Times New Roman"/>
            <w:color w:val="AF00DB"/>
            <w:kern w:val="0"/>
            <w:sz w:val="21"/>
            <w:szCs w:val="21"/>
            <w:lang w:val="en-US"/>
            <w14:ligatures w14:val="none"/>
          </w:rPr>
          <w:t>if</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00FF"/>
            <w:kern w:val="0"/>
            <w:sz w:val="21"/>
            <w:szCs w:val="21"/>
            <w:lang w:val="en-US"/>
            <w14:ligatures w14:val="none"/>
          </w:rPr>
          <w:t>not</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g</w:t>
        </w:r>
        <w:r w:rsidRPr="00411C90">
          <w:rPr>
            <w:rFonts w:ascii="Consolas" w:eastAsia="Times New Roman" w:hAnsi="Consolas" w:cs="Times New Roman"/>
            <w:color w:val="000000"/>
            <w:kern w:val="0"/>
            <w:sz w:val="21"/>
            <w:szCs w:val="21"/>
            <w:lang w:val="en-US"/>
            <w14:ligatures w14:val="none"/>
          </w:rPr>
          <w:t xml:space="preserve"> &gt; </w:t>
        </w:r>
        <w:r w:rsidRPr="00411C90">
          <w:rPr>
            <w:rFonts w:ascii="Consolas" w:eastAsia="Times New Roman" w:hAnsi="Consolas" w:cs="Times New Roman"/>
            <w:color w:val="001080"/>
            <w:kern w:val="0"/>
            <w:sz w:val="21"/>
            <w:szCs w:val="21"/>
            <w:lang w:val="en-US"/>
            <w14:ligatures w14:val="none"/>
          </w:rPr>
          <w:t>r</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98658"/>
            <w:kern w:val="0"/>
            <w:sz w:val="21"/>
            <w:szCs w:val="21"/>
            <w:lang w:val="en-US"/>
            <w14:ligatures w14:val="none"/>
          </w:rPr>
          <w:t>1.2</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00FF"/>
            <w:kern w:val="0"/>
            <w:sz w:val="21"/>
            <w:szCs w:val="21"/>
            <w:lang w:val="en-US"/>
            <w14:ligatures w14:val="none"/>
          </w:rPr>
          <w:t>and</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g</w:t>
        </w:r>
        <w:r w:rsidRPr="00411C90">
          <w:rPr>
            <w:rFonts w:ascii="Consolas" w:eastAsia="Times New Roman" w:hAnsi="Consolas" w:cs="Times New Roman"/>
            <w:color w:val="000000"/>
            <w:kern w:val="0"/>
            <w:sz w:val="21"/>
            <w:szCs w:val="21"/>
            <w:lang w:val="en-US"/>
            <w14:ligatures w14:val="none"/>
          </w:rPr>
          <w:t xml:space="preserve"> &gt; </w:t>
        </w:r>
        <w:r w:rsidRPr="00411C90">
          <w:rPr>
            <w:rFonts w:ascii="Consolas" w:eastAsia="Times New Roman" w:hAnsi="Consolas" w:cs="Times New Roman"/>
            <w:color w:val="001080"/>
            <w:kern w:val="0"/>
            <w:sz w:val="21"/>
            <w:szCs w:val="21"/>
            <w:lang w:val="en-US"/>
            <w14:ligatures w14:val="none"/>
          </w:rPr>
          <w:t>b</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98658"/>
            <w:kern w:val="0"/>
            <w:sz w:val="21"/>
            <w:szCs w:val="21"/>
            <w:lang w:val="en-US"/>
            <w14:ligatures w14:val="none"/>
          </w:rPr>
          <w:t>1.2</w:t>
        </w:r>
        <w:r w:rsidRPr="00411C90">
          <w:rPr>
            <w:rFonts w:ascii="Consolas" w:eastAsia="Times New Roman" w:hAnsi="Consolas" w:cs="Times New Roman"/>
            <w:color w:val="000000"/>
            <w:kern w:val="0"/>
            <w:sz w:val="21"/>
            <w:szCs w:val="21"/>
            <w:lang w:val="en-US"/>
            <w14:ligatures w14:val="none"/>
          </w:rPr>
          <w:t>):</w:t>
        </w:r>
      </w:ins>
    </w:p>
    <w:p w14:paraId="47317255" w14:textId="77777777" w:rsidR="003A4BAA" w:rsidRPr="00D833DB" w:rsidRDefault="003A4BAA" w:rsidP="003A4BAA">
      <w:pPr>
        <w:pStyle w:val="ListParagraph"/>
        <w:numPr>
          <w:ilvl w:val="0"/>
          <w:numId w:val="25"/>
        </w:numPr>
        <w:shd w:val="clear" w:color="auto" w:fill="FFFFFF"/>
        <w:spacing w:after="0" w:line="285" w:lineRule="atLeast"/>
        <w:rPr>
          <w:ins w:id="843" w:author="Landes, Finian (GymLI)" w:date="2024-12-20T12:52:00Z" w16du:dateUtc="2024-12-20T11:52:00Z"/>
          <w:rFonts w:ascii="Consolas" w:eastAsia="Times New Roman" w:hAnsi="Consolas" w:cs="Times New Roman"/>
          <w:color w:val="000000"/>
          <w:kern w:val="0"/>
          <w:sz w:val="21"/>
          <w:szCs w:val="21"/>
          <w:lang w:val="en-US"/>
          <w14:ligatures w14:val="none"/>
        </w:rPr>
      </w:pPr>
      <w:ins w:id="844"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colors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append</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g</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b</w:t>
        </w:r>
        <w:r w:rsidRPr="00D833DB">
          <w:rPr>
            <w:rFonts w:ascii="Consolas" w:eastAsia="Times New Roman" w:hAnsi="Consolas" w:cs="Times New Roman"/>
            <w:color w:val="000000"/>
            <w:kern w:val="0"/>
            <w:sz w:val="21"/>
            <w:szCs w:val="21"/>
            <w:lang w:val="en-US"/>
            <w14:ligatures w14:val="none"/>
          </w:rPr>
          <w:t>))</w:t>
        </w:r>
      </w:ins>
    </w:p>
    <w:p w14:paraId="4EFBFB8C" w14:textId="77777777" w:rsidR="003A4BAA" w:rsidRPr="003A4BAA" w:rsidRDefault="003A4BAA" w:rsidP="003A4BAA">
      <w:pPr>
        <w:pStyle w:val="ListParagraph"/>
        <w:numPr>
          <w:ilvl w:val="0"/>
          <w:numId w:val="25"/>
        </w:numPr>
        <w:shd w:val="clear" w:color="auto" w:fill="FFFFFF"/>
        <w:spacing w:after="0" w:line="285" w:lineRule="atLeast"/>
        <w:rPr>
          <w:ins w:id="845" w:author="Landes, Finian (GymLI)" w:date="2024-12-20T12:52:00Z" w16du:dateUtc="2024-12-20T11:52:00Z"/>
          <w:rFonts w:ascii="Consolas" w:eastAsia="Times New Roman" w:hAnsi="Consolas" w:cs="Times New Roman"/>
          <w:color w:val="000000"/>
          <w:kern w:val="0"/>
          <w:sz w:val="21"/>
          <w:szCs w:val="21"/>
          <w14:ligatures w14:val="none"/>
        </w:rPr>
      </w:pPr>
      <w:ins w:id="846"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3A4BAA">
          <w:rPr>
            <w:rFonts w:ascii="Consolas" w:eastAsia="Times New Roman" w:hAnsi="Consolas" w:cs="Times New Roman"/>
            <w:color w:val="AF00DB"/>
            <w:kern w:val="0"/>
            <w:sz w:val="21"/>
            <w:szCs w:val="21"/>
            <w14:ligatures w14:val="none"/>
          </w:rPr>
          <w:t>return</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267F99"/>
            <w:kern w:val="0"/>
            <w:sz w:val="21"/>
            <w:szCs w:val="21"/>
            <w14:ligatures w14:val="none"/>
          </w:rPr>
          <w:t>np</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795E26"/>
            <w:kern w:val="0"/>
            <w:sz w:val="21"/>
            <w:szCs w:val="21"/>
            <w14:ligatures w14:val="none"/>
          </w:rPr>
          <w:t>array</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colors</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795E26"/>
            <w:kern w:val="0"/>
            <w:sz w:val="21"/>
            <w:szCs w:val="21"/>
            <w14:ligatures w14:val="none"/>
          </w:rPr>
          <w:t>/</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98658"/>
            <w:kern w:val="0"/>
            <w:sz w:val="21"/>
            <w:szCs w:val="21"/>
            <w14:ligatures w14:val="none"/>
          </w:rPr>
          <w:t>255.0</w:t>
        </w:r>
      </w:ins>
    </w:p>
    <w:p w14:paraId="33EE0D71" w14:textId="77777777" w:rsidR="003A4BAA" w:rsidRPr="003A4BAA" w:rsidRDefault="003A4BAA" w:rsidP="003A4BAA">
      <w:pPr>
        <w:pStyle w:val="ListParagraph"/>
        <w:numPr>
          <w:ilvl w:val="0"/>
          <w:numId w:val="25"/>
        </w:numPr>
        <w:shd w:val="clear" w:color="auto" w:fill="FFFFFF"/>
        <w:spacing w:after="0" w:line="285" w:lineRule="atLeast"/>
        <w:rPr>
          <w:ins w:id="847" w:author="Landes, Finian (GymLI)" w:date="2024-12-20T12:52:00Z" w16du:dateUtc="2024-12-20T11:52:00Z"/>
          <w:rFonts w:ascii="Consolas" w:eastAsia="Times New Roman" w:hAnsi="Consolas" w:cs="Times New Roman"/>
          <w:color w:val="000000"/>
          <w:kern w:val="0"/>
          <w:sz w:val="21"/>
          <w:szCs w:val="21"/>
          <w14:ligatures w14:val="none"/>
        </w:rPr>
      </w:pPr>
    </w:p>
    <w:p w14:paraId="4E866AE3" w14:textId="77777777" w:rsidR="003A4BAA" w:rsidRPr="003A4BAA" w:rsidRDefault="003A4BAA" w:rsidP="003A4BAA">
      <w:pPr>
        <w:pStyle w:val="ListParagraph"/>
        <w:numPr>
          <w:ilvl w:val="0"/>
          <w:numId w:val="25"/>
        </w:numPr>
        <w:shd w:val="clear" w:color="auto" w:fill="FFFFFF"/>
        <w:spacing w:after="0" w:line="285" w:lineRule="atLeast"/>
        <w:rPr>
          <w:ins w:id="848" w:author="Landes, Finian (GymLI)" w:date="2024-12-20T12:52:00Z" w16du:dateUtc="2024-12-20T11:52:00Z"/>
          <w:rFonts w:ascii="Consolas" w:eastAsia="Times New Roman" w:hAnsi="Consolas" w:cs="Times New Roman"/>
          <w:color w:val="000000"/>
          <w:kern w:val="0"/>
          <w:sz w:val="21"/>
          <w:szCs w:val="21"/>
          <w14:ligatures w14:val="none"/>
        </w:rPr>
      </w:pPr>
      <w:ins w:id="849" w:author="Landes, Finian (GymLI)" w:date="2024-12-20T12:52:00Z" w16du:dateUtc="2024-12-20T11:52:00Z">
        <w:r w:rsidRPr="003A4BAA">
          <w:rPr>
            <w:rFonts w:ascii="Consolas" w:eastAsia="Times New Roman" w:hAnsi="Consolas" w:cs="Times New Roman"/>
            <w:color w:val="0000FF"/>
            <w:kern w:val="0"/>
            <w:sz w:val="21"/>
            <w:szCs w:val="21"/>
            <w14:ligatures w14:val="none"/>
          </w:rPr>
          <w:t>def</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795E26"/>
            <w:kern w:val="0"/>
            <w:sz w:val="21"/>
            <w:szCs w:val="21"/>
            <w14:ligatures w14:val="none"/>
          </w:rPr>
          <w:t>visualize</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centroids</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points</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classification</w:t>
        </w:r>
        <w:r w:rsidRPr="003A4BAA">
          <w:rPr>
            <w:rFonts w:ascii="Consolas" w:eastAsia="Times New Roman" w:hAnsi="Consolas" w:cs="Times New Roman"/>
            <w:color w:val="000000"/>
            <w:kern w:val="0"/>
            <w:sz w:val="21"/>
            <w:szCs w:val="21"/>
            <w14:ligatures w14:val="none"/>
          </w:rPr>
          <w:t xml:space="preserve"> = [], </w:t>
        </w:r>
        <w:r w:rsidRPr="003A4BAA">
          <w:rPr>
            <w:rFonts w:ascii="Consolas" w:eastAsia="Times New Roman" w:hAnsi="Consolas" w:cs="Times New Roman"/>
            <w:color w:val="001080"/>
            <w:kern w:val="0"/>
            <w:sz w:val="21"/>
            <w:szCs w:val="21"/>
            <w14:ligatures w14:val="none"/>
          </w:rPr>
          <w:t>k</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098658"/>
            <w:kern w:val="0"/>
            <w:sz w:val="21"/>
            <w:szCs w:val="21"/>
            <w14:ligatures w14:val="none"/>
          </w:rPr>
          <w:t>0</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title</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A31515"/>
            <w:kern w:val="0"/>
            <w:sz w:val="21"/>
            <w:szCs w:val="21"/>
            <w14:ligatures w14:val="none"/>
          </w:rPr>
          <w:t>""</w:t>
        </w:r>
        <w:r w:rsidRPr="003A4BAA">
          <w:rPr>
            <w:rFonts w:ascii="Consolas" w:eastAsia="Times New Roman" w:hAnsi="Consolas" w:cs="Times New Roman"/>
            <w:color w:val="000000"/>
            <w:kern w:val="0"/>
            <w:sz w:val="21"/>
            <w:szCs w:val="21"/>
            <w14:ligatures w14:val="none"/>
          </w:rPr>
          <w:t>) -&gt;</w:t>
        </w:r>
        <w:r w:rsidRPr="003A4BAA">
          <w:rPr>
            <w:rFonts w:ascii="Consolas" w:eastAsia="Times New Roman" w:hAnsi="Consolas" w:cs="Times New Roman"/>
            <w:color w:val="0000FF"/>
            <w:kern w:val="0"/>
            <w:sz w:val="21"/>
            <w:szCs w:val="21"/>
            <w14:ligatures w14:val="none"/>
          </w:rPr>
          <w:t>None</w:t>
        </w:r>
        <w:r w:rsidRPr="003A4BAA">
          <w:rPr>
            <w:rFonts w:ascii="Consolas" w:eastAsia="Times New Roman" w:hAnsi="Consolas" w:cs="Times New Roman"/>
            <w:color w:val="000000"/>
            <w:kern w:val="0"/>
            <w:sz w:val="21"/>
            <w:szCs w:val="21"/>
            <w14:ligatures w14:val="none"/>
          </w:rPr>
          <w:t>:</w:t>
        </w:r>
      </w:ins>
    </w:p>
    <w:p w14:paraId="15BF6135" w14:textId="77777777" w:rsidR="003A4BAA" w:rsidRPr="003A4BAA" w:rsidRDefault="003A4BAA" w:rsidP="003A4BAA">
      <w:pPr>
        <w:pStyle w:val="ListParagraph"/>
        <w:numPr>
          <w:ilvl w:val="0"/>
          <w:numId w:val="25"/>
        </w:numPr>
        <w:shd w:val="clear" w:color="auto" w:fill="FFFFFF"/>
        <w:spacing w:after="0" w:line="285" w:lineRule="atLeast"/>
        <w:rPr>
          <w:ins w:id="850" w:author="Landes, Finian (GymLI)" w:date="2024-12-20T12:52:00Z" w16du:dateUtc="2024-12-20T11:52:00Z"/>
          <w:rFonts w:ascii="Consolas" w:eastAsia="Times New Roman" w:hAnsi="Consolas" w:cs="Times New Roman"/>
          <w:color w:val="000000"/>
          <w:kern w:val="0"/>
          <w:sz w:val="21"/>
          <w:szCs w:val="21"/>
          <w14:ligatures w14:val="none"/>
        </w:rPr>
      </w:pPr>
      <w:ins w:id="851"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267F99"/>
            <w:kern w:val="0"/>
            <w:sz w:val="21"/>
            <w:szCs w:val="21"/>
            <w14:ligatures w14:val="none"/>
          </w:rPr>
          <w:t>plt</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795E26"/>
            <w:kern w:val="0"/>
            <w:sz w:val="21"/>
            <w:szCs w:val="21"/>
            <w14:ligatures w14:val="none"/>
          </w:rPr>
          <w:t>title</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title</w:t>
        </w:r>
        <w:r w:rsidRPr="003A4BAA">
          <w:rPr>
            <w:rFonts w:ascii="Consolas" w:eastAsia="Times New Roman" w:hAnsi="Consolas" w:cs="Times New Roman"/>
            <w:color w:val="000000"/>
            <w:kern w:val="0"/>
            <w:sz w:val="21"/>
            <w:szCs w:val="21"/>
            <w14:ligatures w14:val="none"/>
          </w:rPr>
          <w:t>)</w:t>
        </w:r>
      </w:ins>
    </w:p>
    <w:p w14:paraId="6A00E074" w14:textId="77777777" w:rsidR="003A4BAA" w:rsidRPr="003A4BAA" w:rsidRDefault="003A4BAA" w:rsidP="003A4BAA">
      <w:pPr>
        <w:pStyle w:val="ListParagraph"/>
        <w:numPr>
          <w:ilvl w:val="0"/>
          <w:numId w:val="25"/>
        </w:numPr>
        <w:shd w:val="clear" w:color="auto" w:fill="FFFFFF"/>
        <w:spacing w:after="0" w:line="285" w:lineRule="atLeast"/>
        <w:rPr>
          <w:ins w:id="852" w:author="Landes, Finian (GymLI)" w:date="2024-12-20T12:52:00Z" w16du:dateUtc="2024-12-20T11:52:00Z"/>
          <w:rFonts w:ascii="Consolas" w:eastAsia="Times New Roman" w:hAnsi="Consolas" w:cs="Times New Roman"/>
          <w:color w:val="000000"/>
          <w:kern w:val="0"/>
          <w:sz w:val="21"/>
          <w:szCs w:val="21"/>
          <w14:ligatures w14:val="none"/>
        </w:rPr>
      </w:pPr>
      <w:ins w:id="853"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AF00DB"/>
            <w:kern w:val="0"/>
            <w:sz w:val="21"/>
            <w:szCs w:val="21"/>
            <w14:ligatures w14:val="none"/>
          </w:rPr>
          <w:t>if</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795E26"/>
            <w:kern w:val="0"/>
            <w:sz w:val="21"/>
            <w:szCs w:val="21"/>
            <w14:ligatures w14:val="none"/>
          </w:rPr>
          <w:t>len</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classification</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098658"/>
            <w:kern w:val="0"/>
            <w:sz w:val="21"/>
            <w:szCs w:val="21"/>
            <w14:ligatures w14:val="none"/>
          </w:rPr>
          <w:t>0</w:t>
        </w:r>
        <w:r w:rsidRPr="003A4BAA">
          <w:rPr>
            <w:rFonts w:ascii="Consolas" w:eastAsia="Times New Roman" w:hAnsi="Consolas" w:cs="Times New Roman"/>
            <w:color w:val="000000"/>
            <w:kern w:val="0"/>
            <w:sz w:val="21"/>
            <w:szCs w:val="21"/>
            <w14:ligatures w14:val="none"/>
          </w:rPr>
          <w:t>:</w:t>
        </w:r>
      </w:ins>
    </w:p>
    <w:p w14:paraId="3EAFB6CE" w14:textId="77777777" w:rsidR="003A4BAA" w:rsidRPr="003A4BAA" w:rsidRDefault="003A4BAA" w:rsidP="003A4BAA">
      <w:pPr>
        <w:pStyle w:val="ListParagraph"/>
        <w:numPr>
          <w:ilvl w:val="0"/>
          <w:numId w:val="25"/>
        </w:numPr>
        <w:shd w:val="clear" w:color="auto" w:fill="FFFFFF"/>
        <w:spacing w:after="0" w:line="285" w:lineRule="atLeast"/>
        <w:rPr>
          <w:ins w:id="854" w:author="Landes, Finian (GymLI)" w:date="2024-12-20T12:52:00Z" w16du:dateUtc="2024-12-20T11:52:00Z"/>
          <w:rFonts w:ascii="Consolas" w:eastAsia="Times New Roman" w:hAnsi="Consolas" w:cs="Times New Roman"/>
          <w:color w:val="000000"/>
          <w:kern w:val="0"/>
          <w:sz w:val="21"/>
          <w:szCs w:val="21"/>
          <w14:ligatures w14:val="none"/>
        </w:rPr>
      </w:pPr>
      <w:ins w:id="855"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267F99"/>
            <w:kern w:val="0"/>
            <w:sz w:val="21"/>
            <w:szCs w:val="21"/>
            <w14:ligatures w14:val="none"/>
          </w:rPr>
          <w:t>plt</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795E26"/>
            <w:kern w:val="0"/>
            <w:sz w:val="21"/>
            <w:szCs w:val="21"/>
            <w14:ligatures w14:val="none"/>
          </w:rPr>
          <w:t>scatter</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centroids</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98658"/>
            <w:kern w:val="0"/>
            <w:sz w:val="21"/>
            <w:szCs w:val="21"/>
            <w14:ligatures w14:val="none"/>
          </w:rPr>
          <w:t>0</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centroids</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98658"/>
            <w:kern w:val="0"/>
            <w:sz w:val="21"/>
            <w:szCs w:val="21"/>
            <w14:ligatures w14:val="none"/>
          </w:rPr>
          <w:t>1</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c</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A31515"/>
            <w:kern w:val="0"/>
            <w:sz w:val="21"/>
            <w:szCs w:val="21"/>
            <w14:ligatures w14:val="none"/>
          </w:rPr>
          <w:t>'green'</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marker</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A31515"/>
            <w:kern w:val="0"/>
            <w:sz w:val="21"/>
            <w:szCs w:val="21"/>
            <w14:ligatures w14:val="none"/>
          </w:rPr>
          <w:t>'o'</w:t>
        </w:r>
        <w:r w:rsidRPr="003A4BAA">
          <w:rPr>
            <w:rFonts w:ascii="Consolas" w:eastAsia="Times New Roman" w:hAnsi="Consolas" w:cs="Times New Roman"/>
            <w:color w:val="000000"/>
            <w:kern w:val="0"/>
            <w:sz w:val="21"/>
            <w:szCs w:val="21"/>
            <w14:ligatures w14:val="none"/>
          </w:rPr>
          <w:t>)</w:t>
        </w:r>
      </w:ins>
    </w:p>
    <w:p w14:paraId="7604CF8E" w14:textId="77777777" w:rsidR="003A4BAA" w:rsidRPr="00D833DB" w:rsidRDefault="003A4BAA" w:rsidP="003A4BAA">
      <w:pPr>
        <w:pStyle w:val="ListParagraph"/>
        <w:numPr>
          <w:ilvl w:val="0"/>
          <w:numId w:val="25"/>
        </w:numPr>
        <w:shd w:val="clear" w:color="auto" w:fill="FFFFFF"/>
        <w:spacing w:after="0" w:line="285" w:lineRule="atLeast"/>
        <w:rPr>
          <w:ins w:id="856" w:author="Landes, Finian (GymLI)" w:date="2024-12-20T12:52:00Z" w16du:dateUtc="2024-12-20T11:52:00Z"/>
          <w:rFonts w:ascii="Consolas" w:eastAsia="Times New Roman" w:hAnsi="Consolas" w:cs="Times New Roman"/>
          <w:color w:val="000000"/>
          <w:kern w:val="0"/>
          <w:sz w:val="21"/>
          <w:szCs w:val="21"/>
          <w:lang w:val="en-US"/>
          <w14:ligatures w14:val="none"/>
        </w:rPr>
      </w:pPr>
      <w:ins w:id="857"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plt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scatter</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98658"/>
            <w:kern w:val="0"/>
            <w:sz w:val="21"/>
            <w:szCs w:val="21"/>
            <w:lang w:val="en-US"/>
            <w14:ligatures w14:val="none"/>
          </w:rPr>
          <w:t>0</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98658"/>
            <w:kern w:val="0"/>
            <w:sz w:val="21"/>
            <w:szCs w:val="21"/>
            <w:lang w:val="en-US"/>
            <w14:ligatures w14:val="none"/>
          </w:rPr>
          <w:t>1</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A31515"/>
            <w:kern w:val="0"/>
            <w:sz w:val="21"/>
            <w:szCs w:val="21"/>
            <w:lang w:val="en-US"/>
            <w14:ligatures w14:val="none"/>
          </w:rPr>
          <w:t>'blue'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marker</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A31515"/>
            <w:kern w:val="0"/>
            <w:sz w:val="21"/>
            <w:szCs w:val="21"/>
            <w:lang w:val="en-US"/>
            <w14:ligatures w14:val="none"/>
          </w:rPr>
          <w:t>'o'</w:t>
        </w:r>
        <w:r w:rsidRPr="00D833DB">
          <w:rPr>
            <w:rFonts w:ascii="Consolas" w:eastAsia="Times New Roman" w:hAnsi="Consolas" w:cs="Times New Roman"/>
            <w:color w:val="000000"/>
            <w:kern w:val="0"/>
            <w:sz w:val="21"/>
            <w:szCs w:val="21"/>
            <w:lang w:val="en-US"/>
            <w14:ligatures w14:val="none"/>
          </w:rPr>
          <w:t>)</w:t>
        </w:r>
      </w:ins>
    </w:p>
    <w:p w14:paraId="319B68CF" w14:textId="77777777" w:rsidR="003A4BAA" w:rsidRPr="003A4BAA" w:rsidRDefault="003A4BAA" w:rsidP="003A4BAA">
      <w:pPr>
        <w:pStyle w:val="ListParagraph"/>
        <w:numPr>
          <w:ilvl w:val="0"/>
          <w:numId w:val="25"/>
        </w:numPr>
        <w:shd w:val="clear" w:color="auto" w:fill="FFFFFF"/>
        <w:spacing w:after="0" w:line="285" w:lineRule="atLeast"/>
        <w:rPr>
          <w:ins w:id="858" w:author="Landes, Finian (GymLI)" w:date="2024-12-20T12:52:00Z" w16du:dateUtc="2024-12-20T11:52:00Z"/>
          <w:rFonts w:ascii="Consolas" w:eastAsia="Times New Roman" w:hAnsi="Consolas" w:cs="Times New Roman"/>
          <w:color w:val="000000"/>
          <w:kern w:val="0"/>
          <w:sz w:val="21"/>
          <w:szCs w:val="21"/>
          <w14:ligatures w14:val="none"/>
        </w:rPr>
      </w:pPr>
      <w:ins w:id="859"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3A4BAA">
          <w:rPr>
            <w:rFonts w:ascii="Consolas" w:eastAsia="Times New Roman" w:hAnsi="Consolas" w:cs="Times New Roman"/>
            <w:color w:val="AF00DB"/>
            <w:kern w:val="0"/>
            <w:sz w:val="21"/>
            <w:szCs w:val="21"/>
            <w14:ligatures w14:val="none"/>
          </w:rPr>
          <w:t>else</w:t>
        </w:r>
        <w:r w:rsidRPr="003A4BAA">
          <w:rPr>
            <w:rFonts w:ascii="Consolas" w:eastAsia="Times New Roman" w:hAnsi="Consolas" w:cs="Times New Roman"/>
            <w:color w:val="000000"/>
            <w:kern w:val="0"/>
            <w:sz w:val="21"/>
            <w:szCs w:val="21"/>
            <w14:ligatures w14:val="none"/>
          </w:rPr>
          <w:t>:</w:t>
        </w:r>
      </w:ins>
    </w:p>
    <w:p w14:paraId="3210882B" w14:textId="77777777" w:rsidR="003A4BAA" w:rsidRPr="003A4BAA" w:rsidRDefault="003A4BAA" w:rsidP="003A4BAA">
      <w:pPr>
        <w:pStyle w:val="ListParagraph"/>
        <w:numPr>
          <w:ilvl w:val="0"/>
          <w:numId w:val="25"/>
        </w:numPr>
        <w:shd w:val="clear" w:color="auto" w:fill="FFFFFF"/>
        <w:spacing w:after="0" w:line="285" w:lineRule="atLeast"/>
        <w:rPr>
          <w:ins w:id="860" w:author="Landes, Finian (GymLI)" w:date="2024-12-20T12:52:00Z" w16du:dateUtc="2024-12-20T11:52:00Z"/>
          <w:rFonts w:ascii="Consolas" w:eastAsia="Times New Roman" w:hAnsi="Consolas" w:cs="Times New Roman"/>
          <w:color w:val="000000"/>
          <w:kern w:val="0"/>
          <w:sz w:val="21"/>
          <w:szCs w:val="21"/>
          <w14:ligatures w14:val="none"/>
        </w:rPr>
      </w:pPr>
      <w:ins w:id="861"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colors</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795E26"/>
            <w:kern w:val="0"/>
            <w:sz w:val="21"/>
            <w:szCs w:val="21"/>
            <w14:ligatures w14:val="none"/>
          </w:rPr>
          <w:t>random_colors</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k</w:t>
        </w:r>
        <w:r w:rsidRPr="003A4BAA">
          <w:rPr>
            <w:rFonts w:ascii="Consolas" w:eastAsia="Times New Roman" w:hAnsi="Consolas" w:cs="Times New Roman"/>
            <w:color w:val="000000"/>
            <w:kern w:val="0"/>
            <w:sz w:val="21"/>
            <w:szCs w:val="21"/>
            <w14:ligatures w14:val="none"/>
          </w:rPr>
          <w:t>)</w:t>
        </w:r>
      </w:ins>
    </w:p>
    <w:p w14:paraId="3F44B196" w14:textId="77777777" w:rsidR="003A4BAA" w:rsidRPr="00411C90" w:rsidRDefault="003A4BAA" w:rsidP="003A4BAA">
      <w:pPr>
        <w:pStyle w:val="ListParagraph"/>
        <w:numPr>
          <w:ilvl w:val="0"/>
          <w:numId w:val="25"/>
        </w:numPr>
        <w:shd w:val="clear" w:color="auto" w:fill="FFFFFF"/>
        <w:spacing w:after="0" w:line="285" w:lineRule="atLeast"/>
        <w:rPr>
          <w:ins w:id="862" w:author="Landes, Finian (GymLI)" w:date="2024-12-20T12:52:00Z" w16du:dateUtc="2024-12-20T11:52:00Z"/>
          <w:rFonts w:ascii="Consolas" w:eastAsia="Times New Roman" w:hAnsi="Consolas" w:cs="Times New Roman"/>
          <w:color w:val="000000"/>
          <w:kern w:val="0"/>
          <w:sz w:val="21"/>
          <w:szCs w:val="21"/>
          <w:lang w:val="en-US"/>
          <w14:ligatures w14:val="none"/>
        </w:rPr>
      </w:pPr>
      <w:ins w:id="863"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i</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point</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enumerate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points</w:t>
        </w:r>
        <w:r w:rsidRPr="00411C90">
          <w:rPr>
            <w:rFonts w:ascii="Consolas" w:eastAsia="Times New Roman" w:hAnsi="Consolas" w:cs="Times New Roman"/>
            <w:color w:val="000000"/>
            <w:kern w:val="0"/>
            <w:sz w:val="21"/>
            <w:szCs w:val="21"/>
            <w:lang w:val="en-US"/>
            <w14:ligatures w14:val="none"/>
          </w:rPr>
          <w:t>):</w:t>
        </w:r>
      </w:ins>
    </w:p>
    <w:p w14:paraId="495DAAC6" w14:textId="77777777" w:rsidR="003A4BAA" w:rsidRPr="003A4BAA" w:rsidRDefault="003A4BAA" w:rsidP="003A4BAA">
      <w:pPr>
        <w:pStyle w:val="ListParagraph"/>
        <w:numPr>
          <w:ilvl w:val="0"/>
          <w:numId w:val="25"/>
        </w:numPr>
        <w:shd w:val="clear" w:color="auto" w:fill="FFFFFF"/>
        <w:spacing w:after="0" w:line="285" w:lineRule="atLeast"/>
        <w:rPr>
          <w:ins w:id="864" w:author="Landes, Finian (GymLI)" w:date="2024-12-20T12:52:00Z" w16du:dateUtc="2024-12-20T11:52:00Z"/>
          <w:rFonts w:ascii="Consolas" w:eastAsia="Times New Roman" w:hAnsi="Consolas" w:cs="Times New Roman"/>
          <w:color w:val="000000"/>
          <w:kern w:val="0"/>
          <w:sz w:val="21"/>
          <w:szCs w:val="21"/>
          <w14:ligatures w14:val="none"/>
        </w:rPr>
      </w:pPr>
      <w:ins w:id="865"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3A4BAA">
          <w:rPr>
            <w:rFonts w:ascii="Consolas" w:eastAsia="Times New Roman" w:hAnsi="Consolas" w:cs="Times New Roman"/>
            <w:color w:val="267F99"/>
            <w:kern w:val="0"/>
            <w:sz w:val="21"/>
            <w:szCs w:val="21"/>
            <w14:ligatures w14:val="none"/>
          </w:rPr>
          <w:t>plt</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795E26"/>
            <w:kern w:val="0"/>
            <w:sz w:val="21"/>
            <w:szCs w:val="21"/>
            <w14:ligatures w14:val="none"/>
          </w:rPr>
          <w:t>scatter</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point</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98658"/>
            <w:kern w:val="0"/>
            <w:sz w:val="21"/>
            <w:szCs w:val="21"/>
            <w14:ligatures w14:val="none"/>
          </w:rPr>
          <w:t>0</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point</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98658"/>
            <w:kern w:val="0"/>
            <w:sz w:val="21"/>
            <w:szCs w:val="21"/>
            <w14:ligatures w14:val="none"/>
          </w:rPr>
          <w:t>1</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color</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colors</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classification</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i</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marker</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A31515"/>
            <w:kern w:val="0"/>
            <w:sz w:val="21"/>
            <w:szCs w:val="21"/>
            <w14:ligatures w14:val="none"/>
          </w:rPr>
          <w:t>'o'</w:t>
        </w:r>
        <w:r w:rsidRPr="003A4BAA">
          <w:rPr>
            <w:rFonts w:ascii="Consolas" w:eastAsia="Times New Roman" w:hAnsi="Consolas" w:cs="Times New Roman"/>
            <w:color w:val="000000"/>
            <w:kern w:val="0"/>
            <w:sz w:val="21"/>
            <w:szCs w:val="21"/>
            <w14:ligatures w14:val="none"/>
          </w:rPr>
          <w:t>)</w:t>
        </w:r>
      </w:ins>
    </w:p>
    <w:p w14:paraId="296D3B42" w14:textId="77777777" w:rsidR="003A4BAA" w:rsidRPr="003A4BAA" w:rsidRDefault="003A4BAA" w:rsidP="003A4BAA">
      <w:pPr>
        <w:pStyle w:val="ListParagraph"/>
        <w:numPr>
          <w:ilvl w:val="0"/>
          <w:numId w:val="25"/>
        </w:numPr>
        <w:shd w:val="clear" w:color="auto" w:fill="FFFFFF"/>
        <w:spacing w:after="0" w:line="285" w:lineRule="atLeast"/>
        <w:rPr>
          <w:ins w:id="866" w:author="Landes, Finian (GymLI)" w:date="2024-12-20T12:52:00Z" w16du:dateUtc="2024-12-20T11:52:00Z"/>
          <w:rFonts w:ascii="Consolas" w:eastAsia="Times New Roman" w:hAnsi="Consolas" w:cs="Times New Roman"/>
          <w:color w:val="000000"/>
          <w:kern w:val="0"/>
          <w:sz w:val="21"/>
          <w:szCs w:val="21"/>
          <w14:ligatures w14:val="none"/>
        </w:rPr>
      </w:pPr>
      <w:ins w:id="867"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267F99"/>
            <w:kern w:val="0"/>
            <w:sz w:val="21"/>
            <w:szCs w:val="21"/>
            <w14:ligatures w14:val="none"/>
          </w:rPr>
          <w:t>plt</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795E26"/>
            <w:kern w:val="0"/>
            <w:sz w:val="21"/>
            <w:szCs w:val="21"/>
            <w14:ligatures w14:val="none"/>
          </w:rPr>
          <w:t>scatter</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centroids</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98658"/>
            <w:kern w:val="0"/>
            <w:sz w:val="21"/>
            <w:szCs w:val="21"/>
            <w14:ligatures w14:val="none"/>
          </w:rPr>
          <w:t>0</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centroids</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98658"/>
            <w:kern w:val="0"/>
            <w:sz w:val="21"/>
            <w:szCs w:val="21"/>
            <w14:ligatures w14:val="none"/>
          </w:rPr>
          <w:t>1</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c</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A31515"/>
            <w:kern w:val="0"/>
            <w:sz w:val="21"/>
            <w:szCs w:val="21"/>
            <w14:ligatures w14:val="none"/>
          </w:rPr>
          <w:t>'green'</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marker</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A31515"/>
            <w:kern w:val="0"/>
            <w:sz w:val="21"/>
            <w:szCs w:val="21"/>
            <w14:ligatures w14:val="none"/>
          </w:rPr>
          <w:t>'o'</w:t>
        </w:r>
        <w:r w:rsidRPr="003A4BAA">
          <w:rPr>
            <w:rFonts w:ascii="Consolas" w:eastAsia="Times New Roman" w:hAnsi="Consolas" w:cs="Times New Roman"/>
            <w:color w:val="000000"/>
            <w:kern w:val="0"/>
            <w:sz w:val="21"/>
            <w:szCs w:val="21"/>
            <w14:ligatures w14:val="none"/>
          </w:rPr>
          <w:t>)</w:t>
        </w:r>
      </w:ins>
    </w:p>
    <w:p w14:paraId="5E8717D6" w14:textId="77777777" w:rsidR="003A4BAA" w:rsidRPr="003A4BAA" w:rsidRDefault="003A4BAA" w:rsidP="003A4BAA">
      <w:pPr>
        <w:pStyle w:val="ListParagraph"/>
        <w:numPr>
          <w:ilvl w:val="0"/>
          <w:numId w:val="25"/>
        </w:numPr>
        <w:shd w:val="clear" w:color="auto" w:fill="FFFFFF"/>
        <w:spacing w:after="0" w:line="285" w:lineRule="atLeast"/>
        <w:rPr>
          <w:ins w:id="868" w:author="Landes, Finian (GymLI)" w:date="2024-12-20T12:52:00Z" w16du:dateUtc="2024-12-20T11:52:00Z"/>
          <w:rFonts w:ascii="Consolas" w:eastAsia="Times New Roman" w:hAnsi="Consolas" w:cs="Times New Roman"/>
          <w:color w:val="000000"/>
          <w:kern w:val="0"/>
          <w:sz w:val="21"/>
          <w:szCs w:val="21"/>
          <w14:ligatures w14:val="none"/>
        </w:rPr>
      </w:pPr>
      <w:ins w:id="869"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267F99"/>
            <w:kern w:val="0"/>
            <w:sz w:val="21"/>
            <w:szCs w:val="21"/>
            <w14:ligatures w14:val="none"/>
          </w:rPr>
          <w:t>plt</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795E26"/>
            <w:kern w:val="0"/>
            <w:sz w:val="21"/>
            <w:szCs w:val="21"/>
            <w14:ligatures w14:val="none"/>
          </w:rPr>
          <w:t>show</w:t>
        </w:r>
        <w:r w:rsidRPr="003A4BAA">
          <w:rPr>
            <w:rFonts w:ascii="Consolas" w:eastAsia="Times New Roman" w:hAnsi="Consolas" w:cs="Times New Roman"/>
            <w:color w:val="000000"/>
            <w:kern w:val="0"/>
            <w:sz w:val="21"/>
            <w:szCs w:val="21"/>
            <w14:ligatures w14:val="none"/>
          </w:rPr>
          <w:t>()</w:t>
        </w:r>
      </w:ins>
    </w:p>
    <w:p w14:paraId="7FAA43CE" w14:textId="77777777" w:rsidR="003A4BAA" w:rsidRPr="003A4BAA" w:rsidRDefault="003A4BAA" w:rsidP="003A4BAA">
      <w:pPr>
        <w:pStyle w:val="ListParagraph"/>
        <w:numPr>
          <w:ilvl w:val="0"/>
          <w:numId w:val="25"/>
        </w:numPr>
        <w:shd w:val="clear" w:color="auto" w:fill="FFFFFF"/>
        <w:spacing w:after="0" w:line="285" w:lineRule="atLeast"/>
        <w:rPr>
          <w:ins w:id="870" w:author="Landes, Finian (GymLI)" w:date="2024-12-20T12:52:00Z" w16du:dateUtc="2024-12-20T11:52:00Z"/>
          <w:rFonts w:ascii="Consolas" w:eastAsia="Times New Roman" w:hAnsi="Consolas" w:cs="Times New Roman"/>
          <w:color w:val="000000"/>
          <w:kern w:val="0"/>
          <w:sz w:val="21"/>
          <w:szCs w:val="21"/>
          <w14:ligatures w14:val="none"/>
        </w:rPr>
      </w:pPr>
    </w:p>
    <w:p w14:paraId="41F83896" w14:textId="77777777" w:rsidR="003A4BAA" w:rsidRPr="00D833DB" w:rsidRDefault="003A4BAA" w:rsidP="003A4BAA">
      <w:pPr>
        <w:pStyle w:val="ListParagraph"/>
        <w:numPr>
          <w:ilvl w:val="0"/>
          <w:numId w:val="25"/>
        </w:numPr>
        <w:shd w:val="clear" w:color="auto" w:fill="FFFFFF"/>
        <w:spacing w:after="0" w:line="285" w:lineRule="atLeast"/>
        <w:rPr>
          <w:ins w:id="871" w:author="Landes, Finian (GymLI)" w:date="2024-12-20T12:52:00Z" w16du:dateUtc="2024-12-20T11:52:00Z"/>
          <w:rFonts w:ascii="Consolas" w:eastAsia="Times New Roman" w:hAnsi="Consolas" w:cs="Times New Roman"/>
          <w:color w:val="000000"/>
          <w:kern w:val="0"/>
          <w:sz w:val="21"/>
          <w:szCs w:val="21"/>
          <w:lang w:val="en-US"/>
          <w14:ligatures w14:val="none"/>
        </w:rPr>
      </w:pPr>
      <w:ins w:id="872"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init_centroids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k</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int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w:t>
        </w:r>
      </w:ins>
    </w:p>
    <w:p w14:paraId="6A9FAAFB" w14:textId="77777777" w:rsidR="003A4BAA" w:rsidRPr="003A4BAA" w:rsidRDefault="003A4BAA" w:rsidP="003A4BAA">
      <w:pPr>
        <w:pStyle w:val="ListParagraph"/>
        <w:numPr>
          <w:ilvl w:val="0"/>
          <w:numId w:val="25"/>
        </w:numPr>
        <w:shd w:val="clear" w:color="auto" w:fill="FFFFFF"/>
        <w:spacing w:after="0" w:line="285" w:lineRule="atLeast"/>
        <w:rPr>
          <w:ins w:id="873" w:author="Landes, Finian (GymLI)" w:date="2024-12-20T12:52:00Z" w16du:dateUtc="2024-12-20T11:52:00Z"/>
          <w:rFonts w:ascii="Consolas" w:eastAsia="Times New Roman" w:hAnsi="Consolas" w:cs="Times New Roman"/>
          <w:color w:val="000000"/>
          <w:kern w:val="0"/>
          <w:sz w:val="21"/>
          <w:szCs w:val="21"/>
          <w14:ligatures w14:val="none"/>
        </w:rPr>
      </w:pPr>
      <w:ins w:id="874"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3A4BAA">
          <w:rPr>
            <w:rFonts w:ascii="Consolas" w:eastAsia="Times New Roman" w:hAnsi="Consolas" w:cs="Times New Roman"/>
            <w:color w:val="001080"/>
            <w:kern w:val="0"/>
            <w:sz w:val="21"/>
            <w:szCs w:val="21"/>
            <w14:ligatures w14:val="none"/>
          </w:rPr>
          <w:t>n</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267F99"/>
            <w:kern w:val="0"/>
            <w:sz w:val="21"/>
            <w:szCs w:val="21"/>
            <w14:ligatures w14:val="none"/>
          </w:rPr>
          <w:t>int</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795E26"/>
            <w:kern w:val="0"/>
            <w:sz w:val="21"/>
            <w:szCs w:val="21"/>
            <w14:ligatures w14:val="none"/>
          </w:rPr>
          <w:t>len</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points</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001080"/>
            <w:kern w:val="0"/>
            <w:sz w:val="21"/>
            <w:szCs w:val="21"/>
            <w14:ligatures w14:val="none"/>
          </w:rPr>
          <w:t>k</w:t>
        </w:r>
      </w:ins>
    </w:p>
    <w:p w14:paraId="0A6F4CE2" w14:textId="77777777" w:rsidR="003A4BAA" w:rsidRPr="003A4BAA" w:rsidRDefault="003A4BAA" w:rsidP="003A4BAA">
      <w:pPr>
        <w:pStyle w:val="ListParagraph"/>
        <w:numPr>
          <w:ilvl w:val="0"/>
          <w:numId w:val="25"/>
        </w:numPr>
        <w:shd w:val="clear" w:color="auto" w:fill="FFFFFF"/>
        <w:spacing w:after="0" w:line="285" w:lineRule="atLeast"/>
        <w:rPr>
          <w:ins w:id="875" w:author="Landes, Finian (GymLI)" w:date="2024-12-20T12:52:00Z" w16du:dateUtc="2024-12-20T11:52:00Z"/>
          <w:rFonts w:ascii="Consolas" w:eastAsia="Times New Roman" w:hAnsi="Consolas" w:cs="Times New Roman"/>
          <w:color w:val="000000"/>
          <w:kern w:val="0"/>
          <w:sz w:val="21"/>
          <w:szCs w:val="21"/>
          <w14:ligatures w14:val="none"/>
        </w:rPr>
      </w:pPr>
      <w:ins w:id="876"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indicies</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267F99"/>
            <w:kern w:val="0"/>
            <w:sz w:val="21"/>
            <w:szCs w:val="21"/>
            <w14:ligatures w14:val="none"/>
          </w:rPr>
          <w:t>np</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267F99"/>
            <w:kern w:val="0"/>
            <w:sz w:val="21"/>
            <w:szCs w:val="21"/>
            <w14:ligatures w14:val="none"/>
          </w:rPr>
          <w:t>ndarray</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267F99"/>
            <w:kern w:val="0"/>
            <w:sz w:val="21"/>
            <w:szCs w:val="21"/>
            <w14:ligatures w14:val="none"/>
          </w:rPr>
          <w:t>np</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795E26"/>
            <w:kern w:val="0"/>
            <w:sz w:val="21"/>
            <w:szCs w:val="21"/>
            <w14:ligatures w14:val="none"/>
          </w:rPr>
          <w:t>arange</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795E26"/>
            <w:kern w:val="0"/>
            <w:sz w:val="21"/>
            <w:szCs w:val="21"/>
            <w14:ligatures w14:val="none"/>
          </w:rPr>
          <w:t>len</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points</w:t>
        </w:r>
        <w:r w:rsidRPr="003A4BAA">
          <w:rPr>
            <w:rFonts w:ascii="Consolas" w:eastAsia="Times New Roman" w:hAnsi="Consolas" w:cs="Times New Roman"/>
            <w:color w:val="000000"/>
            <w:kern w:val="0"/>
            <w:sz w:val="21"/>
            <w:szCs w:val="21"/>
            <w14:ligatures w14:val="none"/>
          </w:rPr>
          <w:t>))</w:t>
        </w:r>
      </w:ins>
    </w:p>
    <w:p w14:paraId="6AE52A94" w14:textId="77777777" w:rsidR="003A4BAA" w:rsidRPr="003A4BAA" w:rsidRDefault="003A4BAA" w:rsidP="003A4BAA">
      <w:pPr>
        <w:pStyle w:val="ListParagraph"/>
        <w:numPr>
          <w:ilvl w:val="0"/>
          <w:numId w:val="25"/>
        </w:numPr>
        <w:shd w:val="clear" w:color="auto" w:fill="FFFFFF"/>
        <w:spacing w:after="0" w:line="285" w:lineRule="atLeast"/>
        <w:rPr>
          <w:ins w:id="877" w:author="Landes, Finian (GymLI)" w:date="2024-12-20T12:52:00Z" w16du:dateUtc="2024-12-20T11:52:00Z"/>
          <w:rFonts w:ascii="Consolas" w:eastAsia="Times New Roman" w:hAnsi="Consolas" w:cs="Times New Roman"/>
          <w:color w:val="000000"/>
          <w:kern w:val="0"/>
          <w:sz w:val="21"/>
          <w:szCs w:val="21"/>
          <w14:ligatures w14:val="none"/>
        </w:rPr>
      </w:pPr>
      <w:ins w:id="878"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267F99"/>
            <w:kern w:val="0"/>
            <w:sz w:val="21"/>
            <w:szCs w:val="21"/>
            <w14:ligatures w14:val="none"/>
          </w:rPr>
          <w:t>np</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267F99"/>
            <w:kern w:val="0"/>
            <w:sz w:val="21"/>
            <w:szCs w:val="21"/>
            <w14:ligatures w14:val="none"/>
          </w:rPr>
          <w:t>random</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shuffle</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indicies</w:t>
        </w:r>
        <w:r w:rsidRPr="003A4BAA">
          <w:rPr>
            <w:rFonts w:ascii="Consolas" w:eastAsia="Times New Roman" w:hAnsi="Consolas" w:cs="Times New Roman"/>
            <w:color w:val="000000"/>
            <w:kern w:val="0"/>
            <w:sz w:val="21"/>
            <w:szCs w:val="21"/>
            <w14:ligatures w14:val="none"/>
          </w:rPr>
          <w:t>)</w:t>
        </w:r>
      </w:ins>
    </w:p>
    <w:p w14:paraId="749F5D9C" w14:textId="77777777" w:rsidR="003A4BAA" w:rsidRPr="00D833DB" w:rsidRDefault="003A4BAA" w:rsidP="003A4BAA">
      <w:pPr>
        <w:pStyle w:val="ListParagraph"/>
        <w:numPr>
          <w:ilvl w:val="0"/>
          <w:numId w:val="25"/>
        </w:numPr>
        <w:shd w:val="clear" w:color="auto" w:fill="FFFFFF"/>
        <w:spacing w:after="0" w:line="285" w:lineRule="atLeast"/>
        <w:rPr>
          <w:ins w:id="879" w:author="Landes, Finian (GymLI)" w:date="2024-12-20T12:52:00Z" w16du:dateUtc="2024-12-20T11:52:00Z"/>
          <w:rFonts w:ascii="Consolas" w:eastAsia="Times New Roman" w:hAnsi="Consolas" w:cs="Times New Roman"/>
          <w:color w:val="000000"/>
          <w:kern w:val="0"/>
          <w:sz w:val="21"/>
          <w:szCs w:val="21"/>
          <w:lang w:val="en-US"/>
          <w14:ligatures w14:val="none"/>
        </w:rPr>
      </w:pPr>
      <w:ins w:id="880"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init_centroids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array</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mean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indicies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n</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1</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axis</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0</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for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in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range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98658"/>
            <w:kern w:val="0"/>
            <w:sz w:val="21"/>
            <w:szCs w:val="21"/>
            <w:lang w:val="en-US"/>
            <w14:ligatures w14:val="none"/>
          </w:rPr>
          <w:t>0</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k</w:t>
        </w:r>
        <w:r w:rsidRPr="00D833DB">
          <w:rPr>
            <w:rFonts w:ascii="Consolas" w:eastAsia="Times New Roman" w:hAnsi="Consolas" w:cs="Times New Roman"/>
            <w:color w:val="000000"/>
            <w:kern w:val="0"/>
            <w:sz w:val="21"/>
            <w:szCs w:val="21"/>
            <w:lang w:val="en-US"/>
            <w14:ligatures w14:val="none"/>
          </w:rPr>
          <w:t>)])</w:t>
        </w:r>
      </w:ins>
    </w:p>
    <w:p w14:paraId="20D70E9A" w14:textId="77777777" w:rsidR="003A4BAA" w:rsidRPr="003A4BAA" w:rsidRDefault="003A4BAA" w:rsidP="003A4BAA">
      <w:pPr>
        <w:pStyle w:val="ListParagraph"/>
        <w:numPr>
          <w:ilvl w:val="0"/>
          <w:numId w:val="25"/>
        </w:numPr>
        <w:shd w:val="clear" w:color="auto" w:fill="FFFFFF"/>
        <w:spacing w:after="0" w:line="285" w:lineRule="atLeast"/>
        <w:rPr>
          <w:ins w:id="881" w:author="Landes, Finian (GymLI)" w:date="2024-12-20T12:52:00Z" w16du:dateUtc="2024-12-20T11:52:00Z"/>
          <w:rFonts w:ascii="Consolas" w:eastAsia="Times New Roman" w:hAnsi="Consolas" w:cs="Times New Roman"/>
          <w:color w:val="000000"/>
          <w:kern w:val="0"/>
          <w:sz w:val="21"/>
          <w:szCs w:val="21"/>
          <w14:ligatures w14:val="none"/>
        </w:rPr>
      </w:pPr>
      <w:ins w:id="882"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3A4BAA">
          <w:rPr>
            <w:rFonts w:ascii="Consolas" w:eastAsia="Times New Roman" w:hAnsi="Consolas" w:cs="Times New Roman"/>
            <w:color w:val="AF00DB"/>
            <w:kern w:val="0"/>
            <w:sz w:val="21"/>
            <w:szCs w:val="21"/>
            <w14:ligatures w14:val="none"/>
          </w:rPr>
          <w:t>return</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init_centroids</w:t>
        </w:r>
      </w:ins>
    </w:p>
    <w:p w14:paraId="7557F732" w14:textId="77777777" w:rsidR="003A4BAA" w:rsidRPr="003A4BAA" w:rsidRDefault="003A4BAA" w:rsidP="003A4BAA">
      <w:pPr>
        <w:pStyle w:val="ListParagraph"/>
        <w:numPr>
          <w:ilvl w:val="0"/>
          <w:numId w:val="25"/>
        </w:numPr>
        <w:shd w:val="clear" w:color="auto" w:fill="FFFFFF"/>
        <w:spacing w:after="0" w:line="285" w:lineRule="atLeast"/>
        <w:rPr>
          <w:ins w:id="883" w:author="Landes, Finian (GymLI)" w:date="2024-12-20T12:52:00Z" w16du:dateUtc="2024-12-20T11:52:00Z"/>
          <w:rFonts w:ascii="Consolas" w:eastAsia="Times New Roman" w:hAnsi="Consolas" w:cs="Times New Roman"/>
          <w:color w:val="000000"/>
          <w:kern w:val="0"/>
          <w:sz w:val="21"/>
          <w:szCs w:val="21"/>
          <w14:ligatures w14:val="none"/>
        </w:rPr>
      </w:pPr>
    </w:p>
    <w:p w14:paraId="4AB31D6B" w14:textId="77777777" w:rsidR="003A4BAA" w:rsidRPr="00D833DB" w:rsidRDefault="003A4BAA" w:rsidP="003A4BAA">
      <w:pPr>
        <w:pStyle w:val="ListParagraph"/>
        <w:numPr>
          <w:ilvl w:val="0"/>
          <w:numId w:val="25"/>
        </w:numPr>
        <w:shd w:val="clear" w:color="auto" w:fill="FFFFFF"/>
        <w:spacing w:after="0" w:line="285" w:lineRule="atLeast"/>
        <w:rPr>
          <w:ins w:id="884" w:author="Landes, Finian (GymLI)" w:date="2024-12-20T12:52:00Z" w16du:dateUtc="2024-12-20T11:52:00Z"/>
          <w:rFonts w:ascii="Consolas" w:eastAsia="Times New Roman" w:hAnsi="Consolas" w:cs="Times New Roman"/>
          <w:color w:val="000000"/>
          <w:kern w:val="0"/>
          <w:sz w:val="21"/>
          <w:szCs w:val="21"/>
          <w:lang w:val="en-US"/>
          <w14:ligatures w14:val="none"/>
        </w:rPr>
      </w:pPr>
      <w:ins w:id="885"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k_means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centroids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k</w:t>
        </w:r>
        <w:r w:rsidRPr="00D833DB">
          <w:rPr>
            <w:rFonts w:ascii="Consolas" w:eastAsia="Times New Roman" w:hAnsi="Consolas" w:cs="Times New Roman"/>
            <w:color w:val="000000"/>
            <w:kern w:val="0"/>
            <w:sz w:val="21"/>
            <w:szCs w:val="21"/>
            <w:lang w:val="en-US"/>
            <w14:ligatures w14:val="none"/>
          </w:rPr>
          <w:t>):</w:t>
        </w:r>
      </w:ins>
    </w:p>
    <w:p w14:paraId="547C6D35" w14:textId="77777777" w:rsidR="003A4BAA" w:rsidRPr="003A4BAA" w:rsidRDefault="003A4BAA" w:rsidP="003A4BAA">
      <w:pPr>
        <w:pStyle w:val="ListParagraph"/>
        <w:numPr>
          <w:ilvl w:val="0"/>
          <w:numId w:val="25"/>
        </w:numPr>
        <w:shd w:val="clear" w:color="auto" w:fill="FFFFFF"/>
        <w:spacing w:after="0" w:line="285" w:lineRule="atLeast"/>
        <w:rPr>
          <w:ins w:id="886" w:author="Landes, Finian (GymLI)" w:date="2024-12-20T12:52:00Z" w16du:dateUtc="2024-12-20T11:52:00Z"/>
          <w:rFonts w:ascii="Consolas" w:eastAsia="Times New Roman" w:hAnsi="Consolas" w:cs="Times New Roman"/>
          <w:color w:val="000000"/>
          <w:kern w:val="0"/>
          <w:sz w:val="21"/>
          <w:szCs w:val="21"/>
          <w14:ligatures w14:val="none"/>
        </w:rPr>
      </w:pPr>
      <w:ins w:id="887"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3A4BAA">
          <w:rPr>
            <w:rFonts w:ascii="Consolas" w:eastAsia="Times New Roman" w:hAnsi="Consolas" w:cs="Times New Roman"/>
            <w:color w:val="001080"/>
            <w:kern w:val="0"/>
            <w:sz w:val="21"/>
            <w:szCs w:val="21"/>
            <w14:ligatures w14:val="none"/>
          </w:rPr>
          <w:t>classification</w:t>
        </w:r>
        <w:r w:rsidRPr="003A4BAA">
          <w:rPr>
            <w:rFonts w:ascii="Consolas" w:eastAsia="Times New Roman" w:hAnsi="Consolas" w:cs="Times New Roman"/>
            <w:color w:val="000000"/>
            <w:kern w:val="0"/>
            <w:sz w:val="21"/>
            <w:szCs w:val="21"/>
            <w14:ligatures w14:val="none"/>
          </w:rPr>
          <w:t xml:space="preserve"> = []</w:t>
        </w:r>
      </w:ins>
    </w:p>
    <w:p w14:paraId="44767434" w14:textId="77777777" w:rsidR="003A4BAA" w:rsidRPr="00D833DB" w:rsidRDefault="003A4BAA" w:rsidP="003A4BAA">
      <w:pPr>
        <w:pStyle w:val="ListParagraph"/>
        <w:numPr>
          <w:ilvl w:val="0"/>
          <w:numId w:val="25"/>
        </w:numPr>
        <w:shd w:val="clear" w:color="auto" w:fill="FFFFFF"/>
        <w:spacing w:after="0" w:line="285" w:lineRule="atLeast"/>
        <w:rPr>
          <w:ins w:id="888" w:author="Landes, Finian (GymLI)" w:date="2024-12-20T12:52:00Z" w16du:dateUtc="2024-12-20T11:52:00Z"/>
          <w:rFonts w:ascii="Consolas" w:eastAsia="Times New Roman" w:hAnsi="Consolas" w:cs="Times New Roman"/>
          <w:color w:val="000000"/>
          <w:kern w:val="0"/>
          <w:sz w:val="21"/>
          <w:szCs w:val="21"/>
          <w:lang w:val="en-US"/>
          <w14:ligatures w14:val="none"/>
        </w:rPr>
      </w:pPr>
      <w:ins w:id="889"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D833DB">
          <w:rPr>
            <w:rFonts w:ascii="Consolas" w:eastAsia="Times New Roman" w:hAnsi="Consolas" w:cs="Times New Roman"/>
            <w:color w:val="001080"/>
            <w:kern w:val="0"/>
            <w:sz w:val="21"/>
            <w:szCs w:val="21"/>
            <w:lang w:val="en-US"/>
            <w14:ligatures w14:val="none"/>
          </w:rPr>
          <w:t>new_centroids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zeros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k</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.shape[</w:t>
        </w:r>
        <w:r w:rsidRPr="00D833DB">
          <w:rPr>
            <w:rFonts w:ascii="Consolas" w:eastAsia="Times New Roman" w:hAnsi="Consolas" w:cs="Times New Roman"/>
            <w:color w:val="098658"/>
            <w:kern w:val="0"/>
            <w:sz w:val="21"/>
            <w:szCs w:val="21"/>
            <w:lang w:val="en-US"/>
            <w14:ligatures w14:val="none"/>
          </w:rPr>
          <w:t>1</w:t>
        </w:r>
        <w:r w:rsidRPr="00D833DB">
          <w:rPr>
            <w:rFonts w:ascii="Consolas" w:eastAsia="Times New Roman" w:hAnsi="Consolas" w:cs="Times New Roman"/>
            <w:color w:val="000000"/>
            <w:kern w:val="0"/>
            <w:sz w:val="21"/>
            <w:szCs w:val="21"/>
            <w:lang w:val="en-US"/>
            <w14:ligatures w14:val="none"/>
          </w:rPr>
          <w:t>]))</w:t>
        </w:r>
      </w:ins>
    </w:p>
    <w:p w14:paraId="0F54C297" w14:textId="77777777" w:rsidR="003A4BAA" w:rsidRPr="00411C90" w:rsidRDefault="003A4BAA" w:rsidP="003A4BAA">
      <w:pPr>
        <w:pStyle w:val="ListParagraph"/>
        <w:numPr>
          <w:ilvl w:val="0"/>
          <w:numId w:val="25"/>
        </w:numPr>
        <w:shd w:val="clear" w:color="auto" w:fill="FFFFFF"/>
        <w:spacing w:after="0" w:line="285" w:lineRule="atLeast"/>
        <w:rPr>
          <w:ins w:id="890" w:author="Landes, Finian (GymLI)" w:date="2024-12-20T12:52:00Z" w16du:dateUtc="2024-12-20T11:52:00Z"/>
          <w:rFonts w:ascii="Consolas" w:eastAsia="Times New Roman" w:hAnsi="Consolas" w:cs="Times New Roman"/>
          <w:color w:val="000000"/>
          <w:kern w:val="0"/>
          <w:sz w:val="21"/>
          <w:szCs w:val="21"/>
          <w:lang w:val="en-US"/>
          <w14:ligatures w14:val="none"/>
        </w:rPr>
      </w:pPr>
      <w:ins w:id="891"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clusters</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list</w:t>
        </w:r>
        <w:r w:rsidRPr="00411C90">
          <w:rPr>
            <w:rFonts w:ascii="Consolas" w:eastAsia="Times New Roman" w:hAnsi="Consolas" w:cs="Times New Roman"/>
            <w:color w:val="000000"/>
            <w:kern w:val="0"/>
            <w:sz w:val="21"/>
            <w:szCs w:val="21"/>
            <w:lang w:val="en-US"/>
            <w14:ligatures w14:val="none"/>
          </w:rPr>
          <w:t xml:space="preserve"> = [[] </w:t>
        </w:r>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_</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range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k</w:t>
        </w:r>
        <w:r w:rsidRPr="00411C90">
          <w:rPr>
            <w:rFonts w:ascii="Consolas" w:eastAsia="Times New Roman" w:hAnsi="Consolas" w:cs="Times New Roman"/>
            <w:color w:val="000000"/>
            <w:kern w:val="0"/>
            <w:sz w:val="21"/>
            <w:szCs w:val="21"/>
            <w:lang w:val="en-US"/>
            <w14:ligatures w14:val="none"/>
          </w:rPr>
          <w:t>)]</w:t>
        </w:r>
      </w:ins>
    </w:p>
    <w:p w14:paraId="41B9CA36" w14:textId="77777777" w:rsidR="003A4BAA" w:rsidRPr="003A4BAA" w:rsidRDefault="003A4BAA" w:rsidP="003A4BAA">
      <w:pPr>
        <w:pStyle w:val="ListParagraph"/>
        <w:numPr>
          <w:ilvl w:val="0"/>
          <w:numId w:val="25"/>
        </w:numPr>
        <w:shd w:val="clear" w:color="auto" w:fill="FFFFFF"/>
        <w:spacing w:after="0" w:line="285" w:lineRule="atLeast"/>
        <w:rPr>
          <w:ins w:id="892" w:author="Landes, Finian (GymLI)" w:date="2024-12-20T12:52:00Z" w16du:dateUtc="2024-12-20T11:52:00Z"/>
          <w:rFonts w:ascii="Consolas" w:eastAsia="Times New Roman" w:hAnsi="Consolas" w:cs="Times New Roman"/>
          <w:color w:val="000000"/>
          <w:kern w:val="0"/>
          <w:sz w:val="21"/>
          <w:szCs w:val="21"/>
          <w14:ligatures w14:val="none"/>
        </w:rPr>
      </w:pPr>
      <w:ins w:id="893"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3A4BAA">
          <w:rPr>
            <w:rFonts w:ascii="Consolas" w:eastAsia="Times New Roman" w:hAnsi="Consolas" w:cs="Times New Roman"/>
            <w:color w:val="AF00DB"/>
            <w:kern w:val="0"/>
            <w:sz w:val="21"/>
            <w:szCs w:val="21"/>
            <w14:ligatures w14:val="none"/>
          </w:rPr>
          <w:t>for</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point</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AF00DB"/>
            <w:kern w:val="0"/>
            <w:sz w:val="21"/>
            <w:szCs w:val="21"/>
            <w14:ligatures w14:val="none"/>
          </w:rPr>
          <w:t>in</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points</w:t>
        </w:r>
        <w:r w:rsidRPr="003A4BAA">
          <w:rPr>
            <w:rFonts w:ascii="Consolas" w:eastAsia="Times New Roman" w:hAnsi="Consolas" w:cs="Times New Roman"/>
            <w:color w:val="000000"/>
            <w:kern w:val="0"/>
            <w:sz w:val="21"/>
            <w:szCs w:val="21"/>
            <w14:ligatures w14:val="none"/>
          </w:rPr>
          <w:t>:</w:t>
        </w:r>
      </w:ins>
    </w:p>
    <w:p w14:paraId="0F8F4BAB" w14:textId="77777777" w:rsidR="003A4BAA" w:rsidRPr="003A4BAA" w:rsidRDefault="003A4BAA" w:rsidP="003A4BAA">
      <w:pPr>
        <w:pStyle w:val="ListParagraph"/>
        <w:numPr>
          <w:ilvl w:val="0"/>
          <w:numId w:val="25"/>
        </w:numPr>
        <w:shd w:val="clear" w:color="auto" w:fill="FFFFFF"/>
        <w:spacing w:after="0" w:line="285" w:lineRule="atLeast"/>
        <w:rPr>
          <w:ins w:id="894" w:author="Landes, Finian (GymLI)" w:date="2024-12-20T12:52:00Z" w16du:dateUtc="2024-12-20T11:52:00Z"/>
          <w:rFonts w:ascii="Consolas" w:eastAsia="Times New Roman" w:hAnsi="Consolas" w:cs="Times New Roman"/>
          <w:color w:val="000000"/>
          <w:kern w:val="0"/>
          <w:sz w:val="21"/>
          <w:szCs w:val="21"/>
          <w14:ligatures w14:val="none"/>
        </w:rPr>
      </w:pPr>
      <w:ins w:id="895"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distances</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267F99"/>
            <w:kern w:val="0"/>
            <w:sz w:val="21"/>
            <w:szCs w:val="21"/>
            <w14:ligatures w14:val="none"/>
          </w:rPr>
          <w:t>np</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267F99"/>
            <w:kern w:val="0"/>
            <w:sz w:val="21"/>
            <w:szCs w:val="21"/>
            <w14:ligatures w14:val="none"/>
          </w:rPr>
          <w:t>linalg</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795E26"/>
            <w:kern w:val="0"/>
            <w:sz w:val="21"/>
            <w:szCs w:val="21"/>
            <w14:ligatures w14:val="none"/>
          </w:rPr>
          <w:t>norm</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point</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centroid</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AF00DB"/>
            <w:kern w:val="0"/>
            <w:sz w:val="21"/>
            <w:szCs w:val="21"/>
            <w14:ligatures w14:val="none"/>
          </w:rPr>
          <w:t>for</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centroid</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AF00DB"/>
            <w:kern w:val="0"/>
            <w:sz w:val="21"/>
            <w:szCs w:val="21"/>
            <w14:ligatures w14:val="none"/>
          </w:rPr>
          <w:t>in</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centroids</w:t>
        </w:r>
        <w:r w:rsidRPr="003A4BAA">
          <w:rPr>
            <w:rFonts w:ascii="Consolas" w:eastAsia="Times New Roman" w:hAnsi="Consolas" w:cs="Times New Roman"/>
            <w:color w:val="000000"/>
            <w:kern w:val="0"/>
            <w:sz w:val="21"/>
            <w:szCs w:val="21"/>
            <w14:ligatures w14:val="none"/>
          </w:rPr>
          <w:t>]</w:t>
        </w:r>
      </w:ins>
    </w:p>
    <w:p w14:paraId="07568EA1" w14:textId="77777777" w:rsidR="003A4BAA" w:rsidRPr="00D833DB" w:rsidRDefault="003A4BAA" w:rsidP="003A4BAA">
      <w:pPr>
        <w:pStyle w:val="ListParagraph"/>
        <w:numPr>
          <w:ilvl w:val="0"/>
          <w:numId w:val="25"/>
        </w:numPr>
        <w:shd w:val="clear" w:color="auto" w:fill="FFFFFF"/>
        <w:spacing w:after="0" w:line="285" w:lineRule="atLeast"/>
        <w:rPr>
          <w:ins w:id="896" w:author="Landes, Finian (GymLI)" w:date="2024-12-20T12:52:00Z" w16du:dateUtc="2024-12-20T11:52:00Z"/>
          <w:rFonts w:ascii="Consolas" w:eastAsia="Times New Roman" w:hAnsi="Consolas" w:cs="Times New Roman"/>
          <w:color w:val="000000"/>
          <w:kern w:val="0"/>
          <w:sz w:val="21"/>
          <w:szCs w:val="21"/>
          <w:lang w:val="fr-CH"/>
          <w14:ligatures w14:val="none"/>
        </w:rPr>
      </w:pPr>
      <w:ins w:id="897" w:author="Landes, Finian (GymLI)" w:date="2024-12-20T12:52:00Z" w16du:dateUtc="2024-12-20T11:52:00Z">
        <w:r w:rsidRPr="00D833DB">
          <w:rPr>
            <w:rFonts w:ascii="Consolas" w:eastAsia="Times New Roman" w:hAnsi="Consolas" w:cs="Times New Roman"/>
            <w:color w:val="000000"/>
            <w:kern w:val="0"/>
            <w:sz w:val="21"/>
            <w:szCs w:val="21"/>
            <w:lang w:val="fr-CH"/>
            <w14:ligatures w14:val="none"/>
          </w:rPr>
          <w:t xml:space="preserve">        </w:t>
        </w:r>
        <w:r w:rsidRPr="00D833DB">
          <w:rPr>
            <w:rFonts w:ascii="Consolas" w:eastAsia="Times New Roman" w:hAnsi="Consolas" w:cs="Times New Roman"/>
            <w:color w:val="001080"/>
            <w:kern w:val="0"/>
            <w:sz w:val="21"/>
            <w:szCs w:val="21"/>
            <w:lang w:val="fr-CH"/>
            <w14:ligatures w14:val="none"/>
          </w:rPr>
          <w:t>classification</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795E26"/>
            <w:kern w:val="0"/>
            <w:sz w:val="21"/>
            <w:szCs w:val="21"/>
            <w:lang w:val="fr-CH"/>
            <w14:ligatures w14:val="none"/>
          </w:rPr>
          <w:t>append</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267F99"/>
            <w:kern w:val="0"/>
            <w:sz w:val="21"/>
            <w:szCs w:val="21"/>
            <w:lang w:val="fr-CH"/>
            <w14:ligatures w14:val="none"/>
          </w:rPr>
          <w:t>np</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795E26"/>
            <w:kern w:val="0"/>
            <w:sz w:val="21"/>
            <w:szCs w:val="21"/>
            <w:lang w:val="fr-CH"/>
            <w14:ligatures w14:val="none"/>
          </w:rPr>
          <w:t>argmin</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001080"/>
            <w:kern w:val="0"/>
            <w:sz w:val="21"/>
            <w:szCs w:val="21"/>
            <w:lang w:val="fr-CH"/>
            <w14:ligatures w14:val="none"/>
          </w:rPr>
          <w:t>distances</w:t>
        </w:r>
        <w:r w:rsidRPr="00D833DB">
          <w:rPr>
            <w:rFonts w:ascii="Consolas" w:eastAsia="Times New Roman" w:hAnsi="Consolas" w:cs="Times New Roman"/>
            <w:color w:val="000000"/>
            <w:kern w:val="0"/>
            <w:sz w:val="21"/>
            <w:szCs w:val="21"/>
            <w:lang w:val="fr-CH"/>
            <w14:ligatures w14:val="none"/>
          </w:rPr>
          <w:t>))</w:t>
        </w:r>
      </w:ins>
    </w:p>
    <w:p w14:paraId="1EAA701C" w14:textId="77777777" w:rsidR="003A4BAA" w:rsidRPr="003A4BAA" w:rsidRDefault="003A4BAA" w:rsidP="003A4BAA">
      <w:pPr>
        <w:pStyle w:val="ListParagraph"/>
        <w:numPr>
          <w:ilvl w:val="0"/>
          <w:numId w:val="25"/>
        </w:numPr>
        <w:shd w:val="clear" w:color="auto" w:fill="FFFFFF"/>
        <w:spacing w:after="0" w:line="285" w:lineRule="atLeast"/>
        <w:rPr>
          <w:ins w:id="898" w:author="Landes, Finian (GymLI)" w:date="2024-12-20T12:52:00Z" w16du:dateUtc="2024-12-20T11:52:00Z"/>
          <w:rFonts w:ascii="Consolas" w:eastAsia="Times New Roman" w:hAnsi="Consolas" w:cs="Times New Roman"/>
          <w:color w:val="000000"/>
          <w:kern w:val="0"/>
          <w:sz w:val="21"/>
          <w:szCs w:val="21"/>
          <w14:ligatures w14:val="none"/>
        </w:rPr>
      </w:pPr>
      <w:ins w:id="899" w:author="Landes, Finian (GymLI)" w:date="2024-12-20T12:52:00Z" w16du:dateUtc="2024-12-20T11:52:00Z">
        <w:r w:rsidRPr="00D833DB">
          <w:rPr>
            <w:rFonts w:ascii="Consolas" w:eastAsia="Times New Roman" w:hAnsi="Consolas" w:cs="Times New Roman"/>
            <w:color w:val="000000"/>
            <w:kern w:val="0"/>
            <w:sz w:val="21"/>
            <w:szCs w:val="21"/>
            <w:lang w:val="fr-CH"/>
            <w14:ligatures w14:val="none"/>
          </w:rPr>
          <w:t xml:space="preserve">        </w:t>
        </w:r>
        <w:r w:rsidRPr="003A4BAA">
          <w:rPr>
            <w:rFonts w:ascii="Consolas" w:eastAsia="Times New Roman" w:hAnsi="Consolas" w:cs="Times New Roman"/>
            <w:color w:val="001080"/>
            <w:kern w:val="0"/>
            <w:sz w:val="21"/>
            <w:szCs w:val="21"/>
            <w14:ligatures w14:val="none"/>
          </w:rPr>
          <w:t>clusters</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classification</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98658"/>
            <w:kern w:val="0"/>
            <w:sz w:val="21"/>
            <w:szCs w:val="21"/>
            <w14:ligatures w14:val="none"/>
          </w:rPr>
          <w:t>1</w:t>
        </w:r>
        <w:r w:rsidRPr="003A4BAA">
          <w:rPr>
            <w:rFonts w:ascii="Consolas" w:eastAsia="Times New Roman" w:hAnsi="Consolas" w:cs="Times New Roman"/>
            <w:color w:val="000000"/>
            <w:kern w:val="0"/>
            <w:sz w:val="21"/>
            <w:szCs w:val="21"/>
            <w14:ligatures w14:val="none"/>
          </w:rPr>
          <w:t>]].append(</w:t>
        </w:r>
        <w:r w:rsidRPr="003A4BAA">
          <w:rPr>
            <w:rFonts w:ascii="Consolas" w:eastAsia="Times New Roman" w:hAnsi="Consolas" w:cs="Times New Roman"/>
            <w:color w:val="001080"/>
            <w:kern w:val="0"/>
            <w:sz w:val="21"/>
            <w:szCs w:val="21"/>
            <w14:ligatures w14:val="none"/>
          </w:rPr>
          <w:t>point</w:t>
        </w:r>
        <w:r w:rsidRPr="003A4BAA">
          <w:rPr>
            <w:rFonts w:ascii="Consolas" w:eastAsia="Times New Roman" w:hAnsi="Consolas" w:cs="Times New Roman"/>
            <w:color w:val="000000"/>
            <w:kern w:val="0"/>
            <w:sz w:val="21"/>
            <w:szCs w:val="21"/>
            <w14:ligatures w14:val="none"/>
          </w:rPr>
          <w:t>)</w:t>
        </w:r>
      </w:ins>
    </w:p>
    <w:p w14:paraId="0B9BAFCD" w14:textId="77777777" w:rsidR="003A4BAA" w:rsidRPr="003A4BAA" w:rsidRDefault="003A4BAA" w:rsidP="003A4BAA">
      <w:pPr>
        <w:pStyle w:val="ListParagraph"/>
        <w:numPr>
          <w:ilvl w:val="0"/>
          <w:numId w:val="25"/>
        </w:numPr>
        <w:shd w:val="clear" w:color="auto" w:fill="FFFFFF"/>
        <w:spacing w:after="0" w:line="285" w:lineRule="atLeast"/>
        <w:rPr>
          <w:ins w:id="900" w:author="Landes, Finian (GymLI)" w:date="2024-12-20T12:52:00Z" w16du:dateUtc="2024-12-20T11:52:00Z"/>
          <w:rFonts w:ascii="Consolas" w:eastAsia="Times New Roman" w:hAnsi="Consolas" w:cs="Times New Roman"/>
          <w:color w:val="000000"/>
          <w:kern w:val="0"/>
          <w:sz w:val="21"/>
          <w:szCs w:val="21"/>
          <w14:ligatures w14:val="none"/>
        </w:rPr>
      </w:pPr>
    </w:p>
    <w:p w14:paraId="6EB405D7" w14:textId="77777777" w:rsidR="003A4BAA" w:rsidRPr="00D833DB" w:rsidRDefault="003A4BAA" w:rsidP="003A4BAA">
      <w:pPr>
        <w:pStyle w:val="ListParagraph"/>
        <w:numPr>
          <w:ilvl w:val="0"/>
          <w:numId w:val="25"/>
        </w:numPr>
        <w:shd w:val="clear" w:color="auto" w:fill="FFFFFF"/>
        <w:spacing w:after="0" w:line="285" w:lineRule="atLeast"/>
        <w:rPr>
          <w:ins w:id="901" w:author="Landes, Finian (GymLI)" w:date="2024-12-20T12:52:00Z" w16du:dateUtc="2024-12-20T11:52:00Z"/>
          <w:rFonts w:ascii="Consolas" w:eastAsia="Times New Roman" w:hAnsi="Consolas" w:cs="Times New Roman"/>
          <w:color w:val="000000"/>
          <w:kern w:val="0"/>
          <w:sz w:val="21"/>
          <w:szCs w:val="21"/>
          <w:lang w:val="en-US"/>
          <w14:ligatures w14:val="none"/>
        </w:rPr>
      </w:pPr>
      <w:ins w:id="902"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8000"/>
            <w:kern w:val="0"/>
            <w:sz w:val="21"/>
            <w:szCs w:val="21"/>
            <w:lang w:val="en-US"/>
            <w14:ligatures w14:val="none"/>
          </w:rPr>
          <w:t>#visualize(centroids, points, classification,k, title = "New Clusters")</w:t>
        </w:r>
      </w:ins>
    </w:p>
    <w:p w14:paraId="0B50F60E" w14:textId="77777777" w:rsidR="003A4BAA" w:rsidRPr="00411C90" w:rsidRDefault="003A4BAA" w:rsidP="003A4BAA">
      <w:pPr>
        <w:pStyle w:val="ListParagraph"/>
        <w:numPr>
          <w:ilvl w:val="0"/>
          <w:numId w:val="25"/>
        </w:numPr>
        <w:shd w:val="clear" w:color="auto" w:fill="FFFFFF"/>
        <w:spacing w:after="0" w:line="285" w:lineRule="atLeast"/>
        <w:rPr>
          <w:ins w:id="903" w:author="Landes, Finian (GymLI)" w:date="2024-12-20T12:52:00Z" w16du:dateUtc="2024-12-20T11:52:00Z"/>
          <w:rFonts w:ascii="Consolas" w:eastAsia="Times New Roman" w:hAnsi="Consolas" w:cs="Times New Roman"/>
          <w:color w:val="000000"/>
          <w:kern w:val="0"/>
          <w:sz w:val="21"/>
          <w:szCs w:val="21"/>
          <w:lang w:val="en-US"/>
          <w14:ligatures w14:val="none"/>
        </w:rPr>
      </w:pPr>
      <w:ins w:id="904"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i</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range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795E26"/>
            <w:kern w:val="0"/>
            <w:sz w:val="21"/>
            <w:szCs w:val="21"/>
            <w:lang w:val="en-US"/>
            <w14:ligatures w14:val="none"/>
          </w:rPr>
          <w:t>len</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centroids</w:t>
        </w:r>
        <w:r w:rsidRPr="00411C90">
          <w:rPr>
            <w:rFonts w:ascii="Consolas" w:eastAsia="Times New Roman" w:hAnsi="Consolas" w:cs="Times New Roman"/>
            <w:color w:val="000000"/>
            <w:kern w:val="0"/>
            <w:sz w:val="21"/>
            <w:szCs w:val="21"/>
            <w:lang w:val="en-US"/>
            <w14:ligatures w14:val="none"/>
          </w:rPr>
          <w:t>)):</w:t>
        </w:r>
      </w:ins>
    </w:p>
    <w:p w14:paraId="3BFC2EC2" w14:textId="77777777" w:rsidR="003A4BAA" w:rsidRPr="003A4BAA" w:rsidRDefault="003A4BAA" w:rsidP="003A4BAA">
      <w:pPr>
        <w:pStyle w:val="ListParagraph"/>
        <w:numPr>
          <w:ilvl w:val="0"/>
          <w:numId w:val="25"/>
        </w:numPr>
        <w:shd w:val="clear" w:color="auto" w:fill="FFFFFF"/>
        <w:spacing w:after="0" w:line="285" w:lineRule="atLeast"/>
        <w:rPr>
          <w:ins w:id="905" w:author="Landes, Finian (GymLI)" w:date="2024-12-20T12:52:00Z" w16du:dateUtc="2024-12-20T11:52:00Z"/>
          <w:rFonts w:ascii="Consolas" w:eastAsia="Times New Roman" w:hAnsi="Consolas" w:cs="Times New Roman"/>
          <w:color w:val="000000"/>
          <w:kern w:val="0"/>
          <w:sz w:val="21"/>
          <w:szCs w:val="21"/>
          <w14:ligatures w14:val="none"/>
        </w:rPr>
      </w:pPr>
      <w:ins w:id="906"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3A4BAA">
          <w:rPr>
            <w:rFonts w:ascii="Consolas" w:eastAsia="Times New Roman" w:hAnsi="Consolas" w:cs="Times New Roman"/>
            <w:color w:val="AF00DB"/>
            <w:kern w:val="0"/>
            <w:sz w:val="21"/>
            <w:szCs w:val="21"/>
            <w14:ligatures w14:val="none"/>
          </w:rPr>
          <w:t>if</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795E26"/>
            <w:kern w:val="0"/>
            <w:sz w:val="21"/>
            <w:szCs w:val="21"/>
            <w14:ligatures w14:val="none"/>
          </w:rPr>
          <w:t>len</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clusters</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i</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098658"/>
            <w:kern w:val="0"/>
            <w:sz w:val="21"/>
            <w:szCs w:val="21"/>
            <w14:ligatures w14:val="none"/>
          </w:rPr>
          <w:t>0</w:t>
        </w:r>
        <w:r w:rsidRPr="003A4BAA">
          <w:rPr>
            <w:rFonts w:ascii="Consolas" w:eastAsia="Times New Roman" w:hAnsi="Consolas" w:cs="Times New Roman"/>
            <w:color w:val="000000"/>
            <w:kern w:val="0"/>
            <w:sz w:val="21"/>
            <w:szCs w:val="21"/>
            <w14:ligatures w14:val="none"/>
          </w:rPr>
          <w:t>:</w:t>
        </w:r>
      </w:ins>
    </w:p>
    <w:p w14:paraId="549AA0BE" w14:textId="77777777" w:rsidR="003A4BAA" w:rsidRPr="003A4BAA" w:rsidRDefault="003A4BAA" w:rsidP="003A4BAA">
      <w:pPr>
        <w:pStyle w:val="ListParagraph"/>
        <w:numPr>
          <w:ilvl w:val="0"/>
          <w:numId w:val="25"/>
        </w:numPr>
        <w:shd w:val="clear" w:color="auto" w:fill="FFFFFF"/>
        <w:spacing w:after="0" w:line="285" w:lineRule="atLeast"/>
        <w:rPr>
          <w:ins w:id="907" w:author="Landes, Finian (GymLI)" w:date="2024-12-20T12:52:00Z" w16du:dateUtc="2024-12-20T11:52:00Z"/>
          <w:rFonts w:ascii="Consolas" w:eastAsia="Times New Roman" w:hAnsi="Consolas" w:cs="Times New Roman"/>
          <w:color w:val="000000"/>
          <w:kern w:val="0"/>
          <w:sz w:val="21"/>
          <w:szCs w:val="21"/>
          <w14:ligatures w14:val="none"/>
        </w:rPr>
      </w:pPr>
      <w:ins w:id="908"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new_centroids</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i</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001080"/>
            <w:kern w:val="0"/>
            <w:sz w:val="21"/>
            <w:szCs w:val="21"/>
            <w14:ligatures w14:val="none"/>
          </w:rPr>
          <w:t>points</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267F99"/>
            <w:kern w:val="0"/>
            <w:sz w:val="21"/>
            <w:szCs w:val="21"/>
            <w14:ligatures w14:val="none"/>
          </w:rPr>
          <w:t>np</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267F99"/>
            <w:kern w:val="0"/>
            <w:sz w:val="21"/>
            <w:szCs w:val="21"/>
            <w14:ligatures w14:val="none"/>
          </w:rPr>
          <w:t>random</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randint</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98658"/>
            <w:kern w:val="0"/>
            <w:sz w:val="21"/>
            <w:szCs w:val="21"/>
            <w14:ligatures w14:val="none"/>
          </w:rPr>
          <w:t>0</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points</w:t>
        </w:r>
        <w:r w:rsidRPr="003A4BAA">
          <w:rPr>
            <w:rFonts w:ascii="Consolas" w:eastAsia="Times New Roman" w:hAnsi="Consolas" w:cs="Times New Roman"/>
            <w:color w:val="000000"/>
            <w:kern w:val="0"/>
            <w:sz w:val="21"/>
            <w:szCs w:val="21"/>
            <w14:ligatures w14:val="none"/>
          </w:rPr>
          <w:t>.shape[</w:t>
        </w:r>
        <w:r w:rsidRPr="003A4BAA">
          <w:rPr>
            <w:rFonts w:ascii="Consolas" w:eastAsia="Times New Roman" w:hAnsi="Consolas" w:cs="Times New Roman"/>
            <w:color w:val="098658"/>
            <w:kern w:val="0"/>
            <w:sz w:val="21"/>
            <w:szCs w:val="21"/>
            <w14:ligatures w14:val="none"/>
          </w:rPr>
          <w:t>0</w:t>
        </w:r>
        <w:r w:rsidRPr="003A4BAA">
          <w:rPr>
            <w:rFonts w:ascii="Consolas" w:eastAsia="Times New Roman" w:hAnsi="Consolas" w:cs="Times New Roman"/>
            <w:color w:val="000000"/>
            <w:kern w:val="0"/>
            <w:sz w:val="21"/>
            <w:szCs w:val="21"/>
            <w14:ligatures w14:val="none"/>
          </w:rPr>
          <w:t>])]</w:t>
        </w:r>
      </w:ins>
    </w:p>
    <w:p w14:paraId="4B1571D0" w14:textId="77777777" w:rsidR="003A4BAA" w:rsidRPr="003A4BAA" w:rsidRDefault="003A4BAA" w:rsidP="003A4BAA">
      <w:pPr>
        <w:pStyle w:val="ListParagraph"/>
        <w:numPr>
          <w:ilvl w:val="0"/>
          <w:numId w:val="25"/>
        </w:numPr>
        <w:shd w:val="clear" w:color="auto" w:fill="FFFFFF"/>
        <w:spacing w:after="0" w:line="285" w:lineRule="atLeast"/>
        <w:rPr>
          <w:ins w:id="909" w:author="Landes, Finian (GymLI)" w:date="2024-12-20T12:52:00Z" w16du:dateUtc="2024-12-20T11:52:00Z"/>
          <w:rFonts w:ascii="Consolas" w:eastAsia="Times New Roman" w:hAnsi="Consolas" w:cs="Times New Roman"/>
          <w:color w:val="000000"/>
          <w:kern w:val="0"/>
          <w:sz w:val="21"/>
          <w:szCs w:val="21"/>
          <w14:ligatures w14:val="none"/>
        </w:rPr>
      </w:pPr>
      <w:ins w:id="910"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AF00DB"/>
            <w:kern w:val="0"/>
            <w:sz w:val="21"/>
            <w:szCs w:val="21"/>
            <w14:ligatures w14:val="none"/>
          </w:rPr>
          <w:t>else</w:t>
        </w:r>
        <w:r w:rsidRPr="003A4BAA">
          <w:rPr>
            <w:rFonts w:ascii="Consolas" w:eastAsia="Times New Roman" w:hAnsi="Consolas" w:cs="Times New Roman"/>
            <w:color w:val="000000"/>
            <w:kern w:val="0"/>
            <w:sz w:val="21"/>
            <w:szCs w:val="21"/>
            <w14:ligatures w14:val="none"/>
          </w:rPr>
          <w:t>:</w:t>
        </w:r>
      </w:ins>
    </w:p>
    <w:p w14:paraId="10BC1BC5" w14:textId="77777777" w:rsidR="003A4BAA" w:rsidRPr="00D833DB" w:rsidRDefault="003A4BAA" w:rsidP="003A4BAA">
      <w:pPr>
        <w:pStyle w:val="ListParagraph"/>
        <w:numPr>
          <w:ilvl w:val="0"/>
          <w:numId w:val="25"/>
        </w:numPr>
        <w:shd w:val="clear" w:color="auto" w:fill="FFFFFF"/>
        <w:spacing w:after="0" w:line="285" w:lineRule="atLeast"/>
        <w:rPr>
          <w:ins w:id="911" w:author="Landes, Finian (GymLI)" w:date="2024-12-20T12:52:00Z" w16du:dateUtc="2024-12-20T11:52:00Z"/>
          <w:rFonts w:ascii="Consolas" w:eastAsia="Times New Roman" w:hAnsi="Consolas" w:cs="Times New Roman"/>
          <w:color w:val="000000"/>
          <w:kern w:val="0"/>
          <w:sz w:val="21"/>
          <w:szCs w:val="21"/>
          <w:lang w:val="en-US"/>
          <w14:ligatures w14:val="none"/>
        </w:rPr>
      </w:pPr>
      <w:ins w:id="912"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D833DB">
          <w:rPr>
            <w:rFonts w:ascii="Consolas" w:eastAsia="Times New Roman" w:hAnsi="Consolas" w:cs="Times New Roman"/>
            <w:color w:val="001080"/>
            <w:kern w:val="0"/>
            <w:sz w:val="21"/>
            <w:szCs w:val="21"/>
            <w:lang w:val="en-US"/>
            <w14:ligatures w14:val="none"/>
          </w:rPr>
          <w:t>new_centroids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mean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clusters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axis</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0</w:t>
        </w:r>
        <w:r w:rsidRPr="00D833DB">
          <w:rPr>
            <w:rFonts w:ascii="Consolas" w:eastAsia="Times New Roman" w:hAnsi="Consolas" w:cs="Times New Roman"/>
            <w:color w:val="000000"/>
            <w:kern w:val="0"/>
            <w:sz w:val="21"/>
            <w:szCs w:val="21"/>
            <w:lang w:val="en-US"/>
            <w14:ligatures w14:val="none"/>
          </w:rPr>
          <w:t>)</w:t>
        </w:r>
      </w:ins>
    </w:p>
    <w:p w14:paraId="1B821AED" w14:textId="77777777" w:rsidR="003A4BAA" w:rsidRPr="00D833DB" w:rsidRDefault="003A4BAA" w:rsidP="003A4BAA">
      <w:pPr>
        <w:pStyle w:val="ListParagraph"/>
        <w:numPr>
          <w:ilvl w:val="0"/>
          <w:numId w:val="25"/>
        </w:numPr>
        <w:shd w:val="clear" w:color="auto" w:fill="FFFFFF"/>
        <w:spacing w:after="0" w:line="285" w:lineRule="atLeast"/>
        <w:rPr>
          <w:ins w:id="913" w:author="Landes, Finian (GymLI)" w:date="2024-12-20T12:52:00Z" w16du:dateUtc="2024-12-20T11:52:00Z"/>
          <w:rFonts w:ascii="Consolas" w:eastAsia="Times New Roman" w:hAnsi="Consolas" w:cs="Times New Roman"/>
          <w:color w:val="000000"/>
          <w:kern w:val="0"/>
          <w:sz w:val="21"/>
          <w:szCs w:val="21"/>
          <w:lang w:val="en-US"/>
          <w14:ligatures w14:val="none"/>
        </w:rPr>
      </w:pPr>
      <w:ins w:id="914"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8000"/>
            <w:kern w:val="0"/>
            <w:sz w:val="21"/>
            <w:szCs w:val="21"/>
            <w:lang w:val="en-US"/>
            <w14:ligatures w14:val="none"/>
          </w:rPr>
          <w:t>#visualize(new_centroids, points, classification,k, title = "Moved Centoids")</w:t>
        </w:r>
      </w:ins>
    </w:p>
    <w:p w14:paraId="694FBF13" w14:textId="77777777" w:rsidR="003A4BAA" w:rsidRPr="003A4BAA" w:rsidRDefault="003A4BAA" w:rsidP="003A4BAA">
      <w:pPr>
        <w:pStyle w:val="ListParagraph"/>
        <w:numPr>
          <w:ilvl w:val="0"/>
          <w:numId w:val="25"/>
        </w:numPr>
        <w:shd w:val="clear" w:color="auto" w:fill="FFFFFF"/>
        <w:spacing w:after="0" w:line="285" w:lineRule="atLeast"/>
        <w:rPr>
          <w:ins w:id="915" w:author="Landes, Finian (GymLI)" w:date="2024-12-20T12:52:00Z" w16du:dateUtc="2024-12-20T11:52:00Z"/>
          <w:rFonts w:ascii="Consolas" w:eastAsia="Times New Roman" w:hAnsi="Consolas" w:cs="Times New Roman"/>
          <w:color w:val="000000"/>
          <w:kern w:val="0"/>
          <w:sz w:val="21"/>
          <w:szCs w:val="21"/>
          <w14:ligatures w14:val="none"/>
        </w:rPr>
      </w:pPr>
      <w:ins w:id="916"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3A4BAA">
          <w:rPr>
            <w:rFonts w:ascii="Consolas" w:eastAsia="Times New Roman" w:hAnsi="Consolas" w:cs="Times New Roman"/>
            <w:color w:val="AF00DB"/>
            <w:kern w:val="0"/>
            <w:sz w:val="21"/>
            <w:szCs w:val="21"/>
            <w14:ligatures w14:val="none"/>
          </w:rPr>
          <w:t>return</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classification</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new_centroids</w:t>
        </w:r>
      </w:ins>
    </w:p>
    <w:p w14:paraId="336238F5" w14:textId="77777777" w:rsidR="003A4BAA" w:rsidRPr="003A4BAA" w:rsidRDefault="003A4BAA" w:rsidP="003A4BAA">
      <w:pPr>
        <w:pStyle w:val="ListParagraph"/>
        <w:numPr>
          <w:ilvl w:val="0"/>
          <w:numId w:val="25"/>
        </w:numPr>
        <w:shd w:val="clear" w:color="auto" w:fill="FFFFFF"/>
        <w:spacing w:after="0" w:line="285" w:lineRule="atLeast"/>
        <w:rPr>
          <w:ins w:id="917" w:author="Landes, Finian (GymLI)" w:date="2024-12-20T12:52:00Z" w16du:dateUtc="2024-12-20T11:52:00Z"/>
          <w:rFonts w:ascii="Consolas" w:eastAsia="Times New Roman" w:hAnsi="Consolas" w:cs="Times New Roman"/>
          <w:color w:val="000000"/>
          <w:kern w:val="0"/>
          <w:sz w:val="21"/>
          <w:szCs w:val="21"/>
          <w14:ligatures w14:val="none"/>
        </w:rPr>
      </w:pPr>
    </w:p>
    <w:p w14:paraId="5A2FEEE9" w14:textId="77777777" w:rsidR="003A4BAA" w:rsidRPr="00D833DB" w:rsidRDefault="003A4BAA" w:rsidP="003A4BAA">
      <w:pPr>
        <w:pStyle w:val="ListParagraph"/>
        <w:numPr>
          <w:ilvl w:val="0"/>
          <w:numId w:val="25"/>
        </w:numPr>
        <w:shd w:val="clear" w:color="auto" w:fill="FFFFFF"/>
        <w:spacing w:after="0" w:line="285" w:lineRule="atLeast"/>
        <w:rPr>
          <w:ins w:id="918" w:author="Landes, Finian (GymLI)" w:date="2024-12-20T12:52:00Z" w16du:dateUtc="2024-12-20T11:52:00Z"/>
          <w:rFonts w:ascii="Consolas" w:eastAsia="Times New Roman" w:hAnsi="Consolas" w:cs="Times New Roman"/>
          <w:color w:val="000000"/>
          <w:kern w:val="0"/>
          <w:sz w:val="21"/>
          <w:szCs w:val="21"/>
          <w:lang w:val="en-US"/>
          <w14:ligatures w14:val="none"/>
        </w:rPr>
      </w:pPr>
      <w:ins w:id="919"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is_not_converged</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last_centroids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current_centroids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float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1e-20</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bool</w:t>
        </w:r>
        <w:r w:rsidRPr="00D833DB">
          <w:rPr>
            <w:rFonts w:ascii="Consolas" w:eastAsia="Times New Roman" w:hAnsi="Consolas" w:cs="Times New Roman"/>
            <w:color w:val="000000"/>
            <w:kern w:val="0"/>
            <w:sz w:val="21"/>
            <w:szCs w:val="21"/>
            <w:lang w:val="en-US"/>
            <w14:ligatures w14:val="none"/>
          </w:rPr>
          <w:t>:</w:t>
        </w:r>
      </w:ins>
    </w:p>
    <w:p w14:paraId="7BED4DA9" w14:textId="77777777" w:rsidR="003A4BAA" w:rsidRPr="003A4BAA" w:rsidRDefault="003A4BAA" w:rsidP="003A4BAA">
      <w:pPr>
        <w:pStyle w:val="ListParagraph"/>
        <w:numPr>
          <w:ilvl w:val="0"/>
          <w:numId w:val="25"/>
        </w:numPr>
        <w:shd w:val="clear" w:color="auto" w:fill="FFFFFF"/>
        <w:spacing w:after="0" w:line="285" w:lineRule="atLeast"/>
        <w:rPr>
          <w:ins w:id="920" w:author="Landes, Finian (GymLI)" w:date="2024-12-20T12:52:00Z" w16du:dateUtc="2024-12-20T11:52:00Z"/>
          <w:rFonts w:ascii="Consolas" w:eastAsia="Times New Roman" w:hAnsi="Consolas" w:cs="Times New Roman"/>
          <w:color w:val="000000"/>
          <w:kern w:val="0"/>
          <w:sz w:val="21"/>
          <w:szCs w:val="21"/>
          <w14:ligatures w14:val="none"/>
        </w:rPr>
      </w:pPr>
      <w:ins w:id="921"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3A4BAA">
          <w:rPr>
            <w:rFonts w:ascii="Consolas" w:eastAsia="Times New Roman" w:hAnsi="Consolas" w:cs="Times New Roman"/>
            <w:color w:val="001080"/>
            <w:kern w:val="0"/>
            <w:sz w:val="21"/>
            <w:szCs w:val="21"/>
            <w14:ligatures w14:val="none"/>
          </w:rPr>
          <w:t>dist</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267F99"/>
            <w:kern w:val="0"/>
            <w:sz w:val="21"/>
            <w:szCs w:val="21"/>
            <w14:ligatures w14:val="none"/>
          </w:rPr>
          <w:t>float</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098658"/>
            <w:kern w:val="0"/>
            <w:sz w:val="21"/>
            <w:szCs w:val="21"/>
            <w14:ligatures w14:val="none"/>
          </w:rPr>
          <w:t>0</w:t>
        </w:r>
      </w:ins>
    </w:p>
    <w:p w14:paraId="59C9579C" w14:textId="77777777" w:rsidR="003A4BAA" w:rsidRPr="00D833DB" w:rsidRDefault="003A4BAA" w:rsidP="003A4BAA">
      <w:pPr>
        <w:pStyle w:val="ListParagraph"/>
        <w:numPr>
          <w:ilvl w:val="0"/>
          <w:numId w:val="25"/>
        </w:numPr>
        <w:shd w:val="clear" w:color="auto" w:fill="FFFFFF"/>
        <w:spacing w:after="0" w:line="285" w:lineRule="atLeast"/>
        <w:rPr>
          <w:ins w:id="922" w:author="Landes, Finian (GymLI)" w:date="2024-12-20T12:52:00Z" w16du:dateUtc="2024-12-20T11:52:00Z"/>
          <w:rFonts w:ascii="Consolas" w:eastAsia="Times New Roman" w:hAnsi="Consolas" w:cs="Times New Roman"/>
          <w:color w:val="000000"/>
          <w:kern w:val="0"/>
          <w:sz w:val="21"/>
          <w:szCs w:val="21"/>
          <w:lang w:val="en-US"/>
          <w14:ligatures w14:val="none"/>
        </w:rPr>
      </w:pPr>
      <w:ins w:id="923"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D833DB">
          <w:rPr>
            <w:rFonts w:ascii="Consolas" w:eastAsia="Times New Roman" w:hAnsi="Consolas" w:cs="Times New Roman"/>
            <w:color w:val="AF00DB"/>
            <w:kern w:val="0"/>
            <w:sz w:val="21"/>
            <w:szCs w:val="21"/>
            <w:lang w:val="en-US"/>
            <w14:ligatures w14:val="none"/>
          </w:rPr>
          <w:t>for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in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range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len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last_centroids</w:t>
        </w:r>
        <w:r w:rsidRPr="00D833DB">
          <w:rPr>
            <w:rFonts w:ascii="Consolas" w:eastAsia="Times New Roman" w:hAnsi="Consolas" w:cs="Times New Roman"/>
            <w:color w:val="000000"/>
            <w:kern w:val="0"/>
            <w:sz w:val="21"/>
            <w:szCs w:val="21"/>
            <w:lang w:val="en-US"/>
            <w14:ligatures w14:val="none"/>
          </w:rPr>
          <w:t>)):</w:t>
        </w:r>
      </w:ins>
    </w:p>
    <w:p w14:paraId="1C32E865" w14:textId="77777777" w:rsidR="003A4BAA" w:rsidRPr="00D833DB" w:rsidRDefault="003A4BAA" w:rsidP="003A4BAA">
      <w:pPr>
        <w:pStyle w:val="ListParagraph"/>
        <w:numPr>
          <w:ilvl w:val="0"/>
          <w:numId w:val="25"/>
        </w:numPr>
        <w:shd w:val="clear" w:color="auto" w:fill="FFFFFF"/>
        <w:spacing w:after="0" w:line="285" w:lineRule="atLeast"/>
        <w:rPr>
          <w:ins w:id="924" w:author="Landes, Finian (GymLI)" w:date="2024-12-20T12:52:00Z" w16du:dateUtc="2024-12-20T11:52:00Z"/>
          <w:rFonts w:ascii="Consolas" w:eastAsia="Times New Roman" w:hAnsi="Consolas" w:cs="Times New Roman"/>
          <w:color w:val="000000"/>
          <w:kern w:val="0"/>
          <w:sz w:val="21"/>
          <w:szCs w:val="21"/>
          <w:lang w:val="en-US"/>
          <w14:ligatures w14:val="none"/>
        </w:rPr>
      </w:pPr>
      <w:ins w:id="925"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dist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sqrt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sum</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last_centroids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current_centroids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2</w:t>
        </w:r>
        <w:r w:rsidRPr="00D833DB">
          <w:rPr>
            <w:rFonts w:ascii="Consolas" w:eastAsia="Times New Roman" w:hAnsi="Consolas" w:cs="Times New Roman"/>
            <w:color w:val="000000"/>
            <w:kern w:val="0"/>
            <w:sz w:val="21"/>
            <w:szCs w:val="21"/>
            <w:lang w:val="en-US"/>
            <w14:ligatures w14:val="none"/>
          </w:rPr>
          <w:t>))</w:t>
        </w:r>
      </w:ins>
    </w:p>
    <w:p w14:paraId="680A33AB" w14:textId="77777777" w:rsidR="003A4BAA" w:rsidRPr="003A4BAA" w:rsidRDefault="003A4BAA" w:rsidP="003A4BAA">
      <w:pPr>
        <w:pStyle w:val="ListParagraph"/>
        <w:numPr>
          <w:ilvl w:val="0"/>
          <w:numId w:val="25"/>
        </w:numPr>
        <w:shd w:val="clear" w:color="auto" w:fill="FFFFFF"/>
        <w:spacing w:after="0" w:line="285" w:lineRule="atLeast"/>
        <w:rPr>
          <w:ins w:id="926" w:author="Landes, Finian (GymLI)" w:date="2024-12-20T12:52:00Z" w16du:dateUtc="2024-12-20T11:52:00Z"/>
          <w:rFonts w:ascii="Consolas" w:eastAsia="Times New Roman" w:hAnsi="Consolas" w:cs="Times New Roman"/>
          <w:color w:val="000000"/>
          <w:kern w:val="0"/>
          <w:sz w:val="21"/>
          <w:szCs w:val="21"/>
          <w14:ligatures w14:val="none"/>
        </w:rPr>
      </w:pPr>
      <w:ins w:id="927"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3A4BAA">
          <w:rPr>
            <w:rFonts w:ascii="Consolas" w:eastAsia="Times New Roman" w:hAnsi="Consolas" w:cs="Times New Roman"/>
            <w:color w:val="795E26"/>
            <w:kern w:val="0"/>
            <w:sz w:val="21"/>
            <w:szCs w:val="21"/>
            <w14:ligatures w14:val="none"/>
          </w:rPr>
          <w:t>print</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dist</w:t>
        </w:r>
        <w:r w:rsidRPr="003A4BAA">
          <w:rPr>
            <w:rFonts w:ascii="Consolas" w:eastAsia="Times New Roman" w:hAnsi="Consolas" w:cs="Times New Roman"/>
            <w:color w:val="000000"/>
            <w:kern w:val="0"/>
            <w:sz w:val="21"/>
            <w:szCs w:val="21"/>
            <w14:ligatures w14:val="none"/>
          </w:rPr>
          <w:t>)</w:t>
        </w:r>
      </w:ins>
    </w:p>
    <w:p w14:paraId="6A6D242D" w14:textId="77777777" w:rsidR="003A4BAA" w:rsidRPr="003A4BAA" w:rsidRDefault="003A4BAA" w:rsidP="003A4BAA">
      <w:pPr>
        <w:pStyle w:val="ListParagraph"/>
        <w:numPr>
          <w:ilvl w:val="0"/>
          <w:numId w:val="25"/>
        </w:numPr>
        <w:shd w:val="clear" w:color="auto" w:fill="FFFFFF"/>
        <w:spacing w:after="0" w:line="285" w:lineRule="atLeast"/>
        <w:rPr>
          <w:ins w:id="928" w:author="Landes, Finian (GymLI)" w:date="2024-12-20T12:52:00Z" w16du:dateUtc="2024-12-20T11:52:00Z"/>
          <w:rFonts w:ascii="Consolas" w:eastAsia="Times New Roman" w:hAnsi="Consolas" w:cs="Times New Roman"/>
          <w:color w:val="000000"/>
          <w:kern w:val="0"/>
          <w:sz w:val="21"/>
          <w:szCs w:val="21"/>
          <w14:ligatures w14:val="none"/>
        </w:rPr>
      </w:pPr>
      <w:ins w:id="929"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AF00DB"/>
            <w:kern w:val="0"/>
            <w:sz w:val="21"/>
            <w:szCs w:val="21"/>
            <w14:ligatures w14:val="none"/>
          </w:rPr>
          <w:t>return</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dist</w:t>
        </w:r>
        <w:r w:rsidRPr="003A4BAA">
          <w:rPr>
            <w:rFonts w:ascii="Consolas" w:eastAsia="Times New Roman" w:hAnsi="Consolas" w:cs="Times New Roman"/>
            <w:color w:val="000000"/>
            <w:kern w:val="0"/>
            <w:sz w:val="21"/>
            <w:szCs w:val="21"/>
            <w14:ligatures w14:val="none"/>
          </w:rPr>
          <w:t xml:space="preserve"> &gt; </w:t>
        </w:r>
        <w:r w:rsidRPr="003A4BAA">
          <w:rPr>
            <w:rFonts w:ascii="Consolas" w:eastAsia="Times New Roman" w:hAnsi="Consolas" w:cs="Times New Roman"/>
            <w:color w:val="001080"/>
            <w:kern w:val="0"/>
            <w:sz w:val="21"/>
            <w:szCs w:val="21"/>
            <w14:ligatures w14:val="none"/>
          </w:rPr>
          <w:t>e</w:t>
        </w:r>
      </w:ins>
    </w:p>
    <w:p w14:paraId="7811B241" w14:textId="77777777" w:rsidR="003A4BAA" w:rsidRPr="003A4BAA" w:rsidRDefault="003A4BAA" w:rsidP="003A4BAA">
      <w:pPr>
        <w:pStyle w:val="ListParagraph"/>
        <w:numPr>
          <w:ilvl w:val="0"/>
          <w:numId w:val="25"/>
        </w:numPr>
        <w:shd w:val="clear" w:color="auto" w:fill="FFFFFF"/>
        <w:spacing w:after="0" w:line="285" w:lineRule="atLeast"/>
        <w:rPr>
          <w:ins w:id="930" w:author="Landes, Finian (GymLI)" w:date="2024-12-20T12:52:00Z" w16du:dateUtc="2024-12-20T11:52:00Z"/>
          <w:rFonts w:ascii="Consolas" w:eastAsia="Times New Roman" w:hAnsi="Consolas" w:cs="Times New Roman"/>
          <w:color w:val="000000"/>
          <w:kern w:val="0"/>
          <w:sz w:val="21"/>
          <w:szCs w:val="21"/>
          <w14:ligatures w14:val="none"/>
        </w:rPr>
      </w:pPr>
    </w:p>
    <w:p w14:paraId="59F054A2" w14:textId="77777777" w:rsidR="003A4BAA" w:rsidRPr="00D833DB" w:rsidRDefault="003A4BAA" w:rsidP="003A4BAA">
      <w:pPr>
        <w:pStyle w:val="ListParagraph"/>
        <w:numPr>
          <w:ilvl w:val="0"/>
          <w:numId w:val="25"/>
        </w:numPr>
        <w:shd w:val="clear" w:color="auto" w:fill="FFFFFF"/>
        <w:spacing w:after="0" w:line="285" w:lineRule="atLeast"/>
        <w:rPr>
          <w:ins w:id="931" w:author="Landes, Finian (GymLI)" w:date="2024-12-20T12:52:00Z" w16du:dateUtc="2024-12-20T11:52:00Z"/>
          <w:rFonts w:ascii="Consolas" w:eastAsia="Times New Roman" w:hAnsi="Consolas" w:cs="Times New Roman"/>
          <w:color w:val="000000"/>
          <w:kern w:val="0"/>
          <w:sz w:val="21"/>
          <w:szCs w:val="21"/>
          <w:lang w:val="en-US"/>
          <w14:ligatures w14:val="none"/>
        </w:rPr>
      </w:pPr>
      <w:ins w:id="932"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outlying_distances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w:t>
        </w:r>
      </w:ins>
    </w:p>
    <w:p w14:paraId="73EBAFC7" w14:textId="77777777" w:rsidR="003A4BAA" w:rsidRPr="00D833DB" w:rsidRDefault="003A4BAA" w:rsidP="003A4BAA">
      <w:pPr>
        <w:pStyle w:val="ListParagraph"/>
        <w:numPr>
          <w:ilvl w:val="0"/>
          <w:numId w:val="25"/>
        </w:numPr>
        <w:shd w:val="clear" w:color="auto" w:fill="FFFFFF"/>
        <w:spacing w:after="0" w:line="285" w:lineRule="atLeast"/>
        <w:rPr>
          <w:ins w:id="933" w:author="Landes, Finian (GymLI)" w:date="2024-12-20T12:52:00Z" w16du:dateUtc="2024-12-20T11:52:00Z"/>
          <w:rFonts w:ascii="Consolas" w:eastAsia="Times New Roman" w:hAnsi="Consolas" w:cs="Times New Roman"/>
          <w:color w:val="000000"/>
          <w:kern w:val="0"/>
          <w:sz w:val="21"/>
          <w:szCs w:val="21"/>
          <w:lang w:val="en-US"/>
          <w14:ligatures w14:val="none"/>
        </w:rPr>
      </w:pPr>
      <w:ins w:id="934"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mean_val</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mean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axis</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0</w:t>
        </w:r>
        <w:r w:rsidRPr="00D833DB">
          <w:rPr>
            <w:rFonts w:ascii="Consolas" w:eastAsia="Times New Roman" w:hAnsi="Consolas" w:cs="Times New Roman"/>
            <w:color w:val="000000"/>
            <w:kern w:val="0"/>
            <w:sz w:val="21"/>
            <w:szCs w:val="21"/>
            <w:lang w:val="en-US"/>
            <w14:ligatures w14:val="none"/>
          </w:rPr>
          <w:t>)</w:t>
        </w:r>
      </w:ins>
    </w:p>
    <w:p w14:paraId="33C358D5" w14:textId="77777777" w:rsidR="003A4BAA" w:rsidRPr="00D833DB" w:rsidRDefault="003A4BAA" w:rsidP="003A4BAA">
      <w:pPr>
        <w:pStyle w:val="ListParagraph"/>
        <w:numPr>
          <w:ilvl w:val="0"/>
          <w:numId w:val="25"/>
        </w:numPr>
        <w:shd w:val="clear" w:color="auto" w:fill="FFFFFF"/>
        <w:spacing w:after="0" w:line="285" w:lineRule="atLeast"/>
        <w:rPr>
          <w:ins w:id="935" w:author="Landes, Finian (GymLI)" w:date="2024-12-20T12:52:00Z" w16du:dateUtc="2024-12-20T11:52:00Z"/>
          <w:rFonts w:ascii="Consolas" w:eastAsia="Times New Roman" w:hAnsi="Consolas" w:cs="Times New Roman"/>
          <w:color w:val="000000"/>
          <w:kern w:val="0"/>
          <w:sz w:val="21"/>
          <w:szCs w:val="21"/>
          <w:lang w:val="en-US"/>
          <w14:ligatures w14:val="none"/>
        </w:rPr>
      </w:pPr>
      <w:ins w:id="936"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dist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linalg</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norm</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point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mean_val</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for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in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w:t>
        </w:r>
      </w:ins>
    </w:p>
    <w:p w14:paraId="6833C0D0" w14:textId="77777777" w:rsidR="003A4BAA" w:rsidRPr="003A4BAA" w:rsidRDefault="003A4BAA" w:rsidP="003A4BAA">
      <w:pPr>
        <w:pStyle w:val="ListParagraph"/>
        <w:numPr>
          <w:ilvl w:val="0"/>
          <w:numId w:val="25"/>
        </w:numPr>
        <w:shd w:val="clear" w:color="auto" w:fill="FFFFFF"/>
        <w:spacing w:after="0" w:line="285" w:lineRule="atLeast"/>
        <w:rPr>
          <w:ins w:id="937" w:author="Landes, Finian (GymLI)" w:date="2024-12-20T12:52:00Z" w16du:dateUtc="2024-12-20T11:52:00Z"/>
          <w:rFonts w:ascii="Consolas" w:eastAsia="Times New Roman" w:hAnsi="Consolas" w:cs="Times New Roman"/>
          <w:color w:val="000000"/>
          <w:kern w:val="0"/>
          <w:sz w:val="21"/>
          <w:szCs w:val="21"/>
          <w14:ligatures w14:val="none"/>
        </w:rPr>
      </w:pPr>
      <w:ins w:id="938"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3A4BAA">
          <w:rPr>
            <w:rFonts w:ascii="Consolas" w:eastAsia="Times New Roman" w:hAnsi="Consolas" w:cs="Times New Roman"/>
            <w:color w:val="AF00DB"/>
            <w:kern w:val="0"/>
            <w:sz w:val="21"/>
            <w:szCs w:val="21"/>
            <w14:ligatures w14:val="none"/>
          </w:rPr>
          <w:t>return</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dist</w:t>
        </w:r>
      </w:ins>
    </w:p>
    <w:p w14:paraId="2478D8CF" w14:textId="77777777" w:rsidR="003A4BAA" w:rsidRPr="003A4BAA" w:rsidRDefault="003A4BAA" w:rsidP="003A4BAA">
      <w:pPr>
        <w:pStyle w:val="ListParagraph"/>
        <w:numPr>
          <w:ilvl w:val="0"/>
          <w:numId w:val="25"/>
        </w:numPr>
        <w:shd w:val="clear" w:color="auto" w:fill="FFFFFF"/>
        <w:spacing w:after="0" w:line="285" w:lineRule="atLeast"/>
        <w:rPr>
          <w:ins w:id="939" w:author="Landes, Finian (GymLI)" w:date="2024-12-20T12:52:00Z" w16du:dateUtc="2024-12-20T11:52:00Z"/>
          <w:rFonts w:ascii="Consolas" w:eastAsia="Times New Roman" w:hAnsi="Consolas" w:cs="Times New Roman"/>
          <w:color w:val="000000"/>
          <w:kern w:val="0"/>
          <w:sz w:val="21"/>
          <w:szCs w:val="21"/>
          <w14:ligatures w14:val="none"/>
        </w:rPr>
      </w:pPr>
    </w:p>
    <w:p w14:paraId="4B225098" w14:textId="77777777" w:rsidR="003A4BAA" w:rsidRPr="003A4BAA" w:rsidRDefault="003A4BAA" w:rsidP="003A4BAA">
      <w:pPr>
        <w:pStyle w:val="ListParagraph"/>
        <w:numPr>
          <w:ilvl w:val="0"/>
          <w:numId w:val="25"/>
        </w:numPr>
        <w:shd w:val="clear" w:color="auto" w:fill="FFFFFF"/>
        <w:spacing w:after="0" w:line="285" w:lineRule="atLeast"/>
        <w:rPr>
          <w:ins w:id="940" w:author="Landes, Finian (GymLI)" w:date="2024-12-20T12:52:00Z" w16du:dateUtc="2024-12-20T11:52:00Z"/>
          <w:rFonts w:ascii="Consolas" w:eastAsia="Times New Roman" w:hAnsi="Consolas" w:cs="Times New Roman"/>
          <w:color w:val="000000"/>
          <w:kern w:val="0"/>
          <w:sz w:val="21"/>
          <w:szCs w:val="21"/>
          <w14:ligatures w14:val="none"/>
        </w:rPr>
      </w:pPr>
      <w:ins w:id="941" w:author="Landes, Finian (GymLI)" w:date="2024-12-20T12:52:00Z" w16du:dateUtc="2024-12-20T11:52:00Z">
        <w:r w:rsidRPr="003A4BAA">
          <w:rPr>
            <w:rFonts w:ascii="Consolas" w:eastAsia="Times New Roman" w:hAnsi="Consolas" w:cs="Times New Roman"/>
            <w:color w:val="001080"/>
            <w:kern w:val="0"/>
            <w:sz w:val="21"/>
            <w:szCs w:val="21"/>
            <w14:ligatures w14:val="none"/>
          </w:rPr>
          <w:t>k</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098658"/>
            <w:kern w:val="0"/>
            <w:sz w:val="21"/>
            <w:szCs w:val="21"/>
            <w14:ligatures w14:val="none"/>
          </w:rPr>
          <w:t>5</w:t>
        </w:r>
      </w:ins>
    </w:p>
    <w:p w14:paraId="7E7AB76C" w14:textId="77777777" w:rsidR="003A4BAA" w:rsidRPr="003A4BAA" w:rsidRDefault="003A4BAA" w:rsidP="003A4BAA">
      <w:pPr>
        <w:pStyle w:val="ListParagraph"/>
        <w:numPr>
          <w:ilvl w:val="0"/>
          <w:numId w:val="25"/>
        </w:numPr>
        <w:shd w:val="clear" w:color="auto" w:fill="FFFFFF"/>
        <w:spacing w:after="0" w:line="285" w:lineRule="atLeast"/>
        <w:rPr>
          <w:ins w:id="942" w:author="Landes, Finian (GymLI)" w:date="2024-12-20T12:52:00Z" w16du:dateUtc="2024-12-20T11:52:00Z"/>
          <w:rFonts w:ascii="Consolas" w:eastAsia="Times New Roman" w:hAnsi="Consolas" w:cs="Times New Roman"/>
          <w:color w:val="000000"/>
          <w:kern w:val="0"/>
          <w:sz w:val="21"/>
          <w:szCs w:val="21"/>
          <w14:ligatures w14:val="none"/>
        </w:rPr>
      </w:pPr>
      <w:ins w:id="943" w:author="Landes, Finian (GymLI)" w:date="2024-12-20T12:52:00Z" w16du:dateUtc="2024-12-20T11:52:00Z">
        <w:r w:rsidRPr="003A4BAA">
          <w:rPr>
            <w:rFonts w:ascii="Consolas" w:eastAsia="Times New Roman" w:hAnsi="Consolas" w:cs="Times New Roman"/>
            <w:color w:val="001080"/>
            <w:kern w:val="0"/>
            <w:sz w:val="21"/>
            <w:szCs w:val="21"/>
            <w14:ligatures w14:val="none"/>
          </w:rPr>
          <w:t>n_points_per_cl</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098658"/>
            <w:kern w:val="0"/>
            <w:sz w:val="21"/>
            <w:szCs w:val="21"/>
            <w14:ligatures w14:val="none"/>
          </w:rPr>
          <w:t>200</w:t>
        </w:r>
      </w:ins>
    </w:p>
    <w:p w14:paraId="44DBB321" w14:textId="77777777" w:rsidR="003A4BAA" w:rsidRPr="003A4BAA" w:rsidRDefault="003A4BAA" w:rsidP="003A4BAA">
      <w:pPr>
        <w:pStyle w:val="ListParagraph"/>
        <w:numPr>
          <w:ilvl w:val="0"/>
          <w:numId w:val="25"/>
        </w:numPr>
        <w:shd w:val="clear" w:color="auto" w:fill="FFFFFF"/>
        <w:spacing w:after="0" w:line="285" w:lineRule="atLeast"/>
        <w:rPr>
          <w:ins w:id="944" w:author="Landes, Finian (GymLI)" w:date="2024-12-20T12:52:00Z" w16du:dateUtc="2024-12-20T11:52:00Z"/>
          <w:rFonts w:ascii="Consolas" w:eastAsia="Times New Roman" w:hAnsi="Consolas" w:cs="Times New Roman"/>
          <w:color w:val="000000"/>
          <w:kern w:val="0"/>
          <w:sz w:val="21"/>
          <w:szCs w:val="21"/>
          <w14:ligatures w14:val="none"/>
        </w:rPr>
      </w:pPr>
      <w:ins w:id="945" w:author="Landes, Finian (GymLI)" w:date="2024-12-20T12:52:00Z" w16du:dateUtc="2024-12-20T11:52:00Z">
        <w:r w:rsidRPr="003A4BAA">
          <w:rPr>
            <w:rFonts w:ascii="Consolas" w:eastAsia="Times New Roman" w:hAnsi="Consolas" w:cs="Times New Roman"/>
            <w:color w:val="001080"/>
            <w:kern w:val="0"/>
            <w:sz w:val="21"/>
            <w:szCs w:val="21"/>
            <w14:ligatures w14:val="none"/>
          </w:rPr>
          <w:t>clusters</w:t>
        </w:r>
        <w:r w:rsidRPr="003A4BAA">
          <w:rPr>
            <w:rFonts w:ascii="Consolas" w:eastAsia="Times New Roman" w:hAnsi="Consolas" w:cs="Times New Roman"/>
            <w:color w:val="000000"/>
            <w:kern w:val="0"/>
            <w:sz w:val="21"/>
            <w:szCs w:val="21"/>
            <w14:ligatures w14:val="none"/>
          </w:rPr>
          <w:t xml:space="preserve"> = []</w:t>
        </w:r>
      </w:ins>
    </w:p>
    <w:p w14:paraId="3B73CD6F" w14:textId="77777777" w:rsidR="003A4BAA" w:rsidRPr="003A4BAA" w:rsidRDefault="003A4BAA" w:rsidP="003A4BAA">
      <w:pPr>
        <w:pStyle w:val="ListParagraph"/>
        <w:numPr>
          <w:ilvl w:val="0"/>
          <w:numId w:val="25"/>
        </w:numPr>
        <w:shd w:val="clear" w:color="auto" w:fill="FFFFFF"/>
        <w:spacing w:after="0" w:line="285" w:lineRule="atLeast"/>
        <w:rPr>
          <w:ins w:id="946" w:author="Landes, Finian (GymLI)" w:date="2024-12-20T12:52:00Z" w16du:dateUtc="2024-12-20T11:52:00Z"/>
          <w:rFonts w:ascii="Consolas" w:eastAsia="Times New Roman" w:hAnsi="Consolas" w:cs="Times New Roman"/>
          <w:color w:val="000000"/>
          <w:kern w:val="0"/>
          <w:sz w:val="21"/>
          <w:szCs w:val="21"/>
          <w14:ligatures w14:val="none"/>
        </w:rPr>
      </w:pPr>
      <w:ins w:id="947" w:author="Landes, Finian (GymLI)" w:date="2024-12-20T12:52:00Z" w16du:dateUtc="2024-12-20T11:52:00Z">
        <w:r w:rsidRPr="003A4BAA">
          <w:rPr>
            <w:rFonts w:ascii="Consolas" w:eastAsia="Times New Roman" w:hAnsi="Consolas" w:cs="Times New Roman"/>
            <w:color w:val="001080"/>
            <w:kern w:val="0"/>
            <w:sz w:val="21"/>
            <w:szCs w:val="21"/>
            <w14:ligatures w14:val="none"/>
          </w:rPr>
          <w:t>n</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098658"/>
            <w:kern w:val="0"/>
            <w:sz w:val="21"/>
            <w:szCs w:val="21"/>
            <w14:ligatures w14:val="none"/>
          </w:rPr>
          <w:t>20</w:t>
        </w:r>
      </w:ins>
    </w:p>
    <w:p w14:paraId="649CE9FF" w14:textId="77777777" w:rsidR="003A4BAA" w:rsidRPr="003A4BAA" w:rsidRDefault="003A4BAA" w:rsidP="003A4BAA">
      <w:pPr>
        <w:pStyle w:val="ListParagraph"/>
        <w:numPr>
          <w:ilvl w:val="0"/>
          <w:numId w:val="25"/>
        </w:numPr>
        <w:shd w:val="clear" w:color="auto" w:fill="FFFFFF"/>
        <w:spacing w:after="0" w:line="285" w:lineRule="atLeast"/>
        <w:rPr>
          <w:ins w:id="948" w:author="Landes, Finian (GymLI)" w:date="2024-12-20T12:52:00Z" w16du:dateUtc="2024-12-20T11:52:00Z"/>
          <w:rFonts w:ascii="Consolas" w:eastAsia="Times New Roman" w:hAnsi="Consolas" w:cs="Times New Roman"/>
          <w:color w:val="000000"/>
          <w:kern w:val="0"/>
          <w:sz w:val="21"/>
          <w:szCs w:val="21"/>
          <w14:ligatures w14:val="none"/>
        </w:rPr>
      </w:pPr>
      <w:ins w:id="949" w:author="Landes, Finian (GymLI)" w:date="2024-12-20T12:52:00Z" w16du:dateUtc="2024-12-20T11:52:00Z">
        <w:r w:rsidRPr="003A4BAA">
          <w:rPr>
            <w:rFonts w:ascii="Consolas" w:eastAsia="Times New Roman" w:hAnsi="Consolas" w:cs="Times New Roman"/>
            <w:color w:val="001080"/>
            <w:kern w:val="0"/>
            <w:sz w:val="21"/>
            <w:szCs w:val="21"/>
            <w14:ligatures w14:val="none"/>
          </w:rPr>
          <w:t>centroids</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267F99"/>
            <w:kern w:val="0"/>
            <w:sz w:val="21"/>
            <w:szCs w:val="21"/>
            <w14:ligatures w14:val="none"/>
          </w:rPr>
          <w:t>np</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795E26"/>
            <w:kern w:val="0"/>
            <w:sz w:val="21"/>
            <w:szCs w:val="21"/>
            <w14:ligatures w14:val="none"/>
          </w:rPr>
          <w:t>zeros</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k</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98658"/>
            <w:kern w:val="0"/>
            <w:sz w:val="21"/>
            <w:szCs w:val="21"/>
            <w14:ligatures w14:val="none"/>
          </w:rPr>
          <w:t>2</w:t>
        </w:r>
        <w:r w:rsidRPr="003A4BAA">
          <w:rPr>
            <w:rFonts w:ascii="Consolas" w:eastAsia="Times New Roman" w:hAnsi="Consolas" w:cs="Times New Roman"/>
            <w:color w:val="000000"/>
            <w:kern w:val="0"/>
            <w:sz w:val="21"/>
            <w:szCs w:val="21"/>
            <w14:ligatures w14:val="none"/>
          </w:rPr>
          <w:t>))</w:t>
        </w:r>
      </w:ins>
    </w:p>
    <w:p w14:paraId="72C9D132" w14:textId="77777777" w:rsidR="003A4BAA" w:rsidRPr="003A4BAA" w:rsidRDefault="003A4BAA" w:rsidP="003A4BAA">
      <w:pPr>
        <w:pStyle w:val="ListParagraph"/>
        <w:numPr>
          <w:ilvl w:val="0"/>
          <w:numId w:val="25"/>
        </w:numPr>
        <w:shd w:val="clear" w:color="auto" w:fill="FFFFFF"/>
        <w:spacing w:after="0" w:line="285" w:lineRule="atLeast"/>
        <w:rPr>
          <w:ins w:id="950" w:author="Landes, Finian (GymLI)" w:date="2024-12-20T12:52:00Z" w16du:dateUtc="2024-12-20T11:52:00Z"/>
          <w:rFonts w:ascii="Consolas" w:eastAsia="Times New Roman" w:hAnsi="Consolas" w:cs="Times New Roman"/>
          <w:color w:val="000000"/>
          <w:kern w:val="0"/>
          <w:sz w:val="21"/>
          <w:szCs w:val="21"/>
          <w14:ligatures w14:val="none"/>
        </w:rPr>
      </w:pPr>
      <w:ins w:id="951" w:author="Landes, Finian (GymLI)" w:date="2024-12-20T12:52:00Z" w16du:dateUtc="2024-12-20T11:52:00Z">
        <w:r w:rsidRPr="003A4BAA">
          <w:rPr>
            <w:rFonts w:ascii="Consolas" w:eastAsia="Times New Roman" w:hAnsi="Consolas" w:cs="Times New Roman"/>
            <w:color w:val="001080"/>
            <w:kern w:val="0"/>
            <w:sz w:val="21"/>
            <w:szCs w:val="21"/>
            <w14:ligatures w14:val="none"/>
          </w:rPr>
          <w:t>classification</w:t>
        </w:r>
        <w:r w:rsidRPr="003A4BAA">
          <w:rPr>
            <w:rFonts w:ascii="Consolas" w:eastAsia="Times New Roman" w:hAnsi="Consolas" w:cs="Times New Roman"/>
            <w:color w:val="000000"/>
            <w:kern w:val="0"/>
            <w:sz w:val="21"/>
            <w:szCs w:val="21"/>
            <w14:ligatures w14:val="none"/>
          </w:rPr>
          <w:t xml:space="preserve"> = []</w:t>
        </w:r>
      </w:ins>
    </w:p>
    <w:p w14:paraId="436B6B24" w14:textId="77777777" w:rsidR="003A4BAA" w:rsidRPr="003A4BAA" w:rsidRDefault="003A4BAA" w:rsidP="003A4BAA">
      <w:pPr>
        <w:pStyle w:val="ListParagraph"/>
        <w:numPr>
          <w:ilvl w:val="0"/>
          <w:numId w:val="25"/>
        </w:numPr>
        <w:shd w:val="clear" w:color="auto" w:fill="FFFFFF"/>
        <w:spacing w:after="0" w:line="285" w:lineRule="atLeast"/>
        <w:rPr>
          <w:ins w:id="952" w:author="Landes, Finian (GymLI)" w:date="2024-12-20T12:52:00Z" w16du:dateUtc="2024-12-20T11:52:00Z"/>
          <w:rFonts w:ascii="Consolas" w:eastAsia="Times New Roman" w:hAnsi="Consolas" w:cs="Times New Roman"/>
          <w:color w:val="000000"/>
          <w:kern w:val="0"/>
          <w:sz w:val="21"/>
          <w:szCs w:val="21"/>
          <w14:ligatures w14:val="none"/>
        </w:rPr>
      </w:pPr>
    </w:p>
    <w:p w14:paraId="0AFA2736" w14:textId="77777777" w:rsidR="003A4BAA" w:rsidRPr="003A4BAA" w:rsidRDefault="003A4BAA" w:rsidP="003A4BAA">
      <w:pPr>
        <w:pStyle w:val="ListParagraph"/>
        <w:numPr>
          <w:ilvl w:val="0"/>
          <w:numId w:val="25"/>
        </w:numPr>
        <w:shd w:val="clear" w:color="auto" w:fill="FFFFFF"/>
        <w:spacing w:after="0" w:line="285" w:lineRule="atLeast"/>
        <w:rPr>
          <w:ins w:id="953" w:author="Landes, Finian (GymLI)" w:date="2024-12-20T12:52:00Z" w16du:dateUtc="2024-12-20T11:52:00Z"/>
          <w:rFonts w:ascii="Consolas" w:eastAsia="Times New Roman" w:hAnsi="Consolas" w:cs="Times New Roman"/>
          <w:color w:val="000000"/>
          <w:kern w:val="0"/>
          <w:sz w:val="21"/>
          <w:szCs w:val="21"/>
          <w14:ligatures w14:val="none"/>
        </w:rPr>
      </w:pPr>
      <w:ins w:id="954" w:author="Landes, Finian (GymLI)" w:date="2024-12-20T12:52:00Z" w16du:dateUtc="2024-12-20T11:52:00Z">
        <w:r w:rsidRPr="003A4BAA">
          <w:rPr>
            <w:rFonts w:ascii="Consolas" w:eastAsia="Times New Roman" w:hAnsi="Consolas" w:cs="Times New Roman"/>
            <w:color w:val="001080"/>
            <w:kern w:val="0"/>
            <w:sz w:val="21"/>
            <w:szCs w:val="21"/>
            <w14:ligatures w14:val="none"/>
          </w:rPr>
          <w:t>n_clusters</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098658"/>
            <w:kern w:val="0"/>
            <w:sz w:val="21"/>
            <w:szCs w:val="21"/>
            <w14:ligatures w14:val="none"/>
          </w:rPr>
          <w:t>1</w:t>
        </w:r>
      </w:ins>
    </w:p>
    <w:p w14:paraId="39BF0202" w14:textId="77777777" w:rsidR="003A4BAA" w:rsidRPr="00D833DB" w:rsidRDefault="003A4BAA" w:rsidP="003A4BAA">
      <w:pPr>
        <w:pStyle w:val="ListParagraph"/>
        <w:numPr>
          <w:ilvl w:val="0"/>
          <w:numId w:val="25"/>
        </w:numPr>
        <w:shd w:val="clear" w:color="auto" w:fill="FFFFFF"/>
        <w:spacing w:after="0" w:line="285" w:lineRule="atLeast"/>
        <w:rPr>
          <w:ins w:id="955" w:author="Landes, Finian (GymLI)" w:date="2024-12-20T12:52:00Z" w16du:dateUtc="2024-12-20T11:52:00Z"/>
          <w:rFonts w:ascii="Consolas" w:eastAsia="Times New Roman" w:hAnsi="Consolas" w:cs="Times New Roman"/>
          <w:color w:val="000000"/>
          <w:kern w:val="0"/>
          <w:sz w:val="21"/>
          <w:szCs w:val="21"/>
          <w:lang w:val="fr-CH"/>
          <w14:ligatures w14:val="none"/>
        </w:rPr>
      </w:pPr>
      <w:ins w:id="956" w:author="Landes, Finian (GymLI)" w:date="2024-12-20T12:52:00Z" w16du:dateUtc="2024-12-20T11:52:00Z">
        <w:r w:rsidRPr="00D833DB">
          <w:rPr>
            <w:rFonts w:ascii="Consolas" w:eastAsia="Times New Roman" w:hAnsi="Consolas" w:cs="Times New Roman"/>
            <w:color w:val="001080"/>
            <w:kern w:val="0"/>
            <w:sz w:val="21"/>
            <w:szCs w:val="21"/>
            <w:lang w:val="fr-CH"/>
            <w14:ligatures w14:val="none"/>
          </w:rPr>
          <w:t>pos</w:t>
        </w:r>
        <w:r w:rsidRPr="00D833DB">
          <w:rPr>
            <w:rFonts w:ascii="Consolas" w:eastAsia="Times New Roman" w:hAnsi="Consolas" w:cs="Times New Roman"/>
            <w:color w:val="000000"/>
            <w:kern w:val="0"/>
            <w:sz w:val="21"/>
            <w:szCs w:val="21"/>
            <w:lang w:val="fr-CH"/>
            <w14:ligatures w14:val="none"/>
          </w:rPr>
          <w:t xml:space="preserve"> = [[</w:t>
        </w:r>
        <w:r w:rsidRPr="00D833DB">
          <w:rPr>
            <w:rFonts w:ascii="Consolas" w:eastAsia="Times New Roman" w:hAnsi="Consolas" w:cs="Times New Roman"/>
            <w:color w:val="001080"/>
            <w:kern w:val="0"/>
            <w:sz w:val="21"/>
            <w:szCs w:val="21"/>
            <w:lang w:val="fr-CH"/>
            <w14:ligatures w14:val="none"/>
          </w:rPr>
          <w:t>n</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001080"/>
            <w:kern w:val="0"/>
            <w:sz w:val="21"/>
            <w:szCs w:val="21"/>
            <w:lang w:val="fr-CH"/>
            <w14:ligatures w14:val="none"/>
          </w:rPr>
          <w:t>n</w:t>
        </w:r>
        <w:r w:rsidRPr="00D833DB">
          <w:rPr>
            <w:rFonts w:ascii="Consolas" w:eastAsia="Times New Roman" w:hAnsi="Consolas" w:cs="Times New Roman"/>
            <w:color w:val="000000"/>
            <w:kern w:val="0"/>
            <w:sz w:val="21"/>
            <w:szCs w:val="21"/>
            <w:lang w:val="fr-CH"/>
            <w14:ligatures w14:val="none"/>
          </w:rPr>
          <w:t>], [-</w:t>
        </w:r>
        <w:r w:rsidRPr="00D833DB">
          <w:rPr>
            <w:rFonts w:ascii="Consolas" w:eastAsia="Times New Roman" w:hAnsi="Consolas" w:cs="Times New Roman"/>
            <w:color w:val="001080"/>
            <w:kern w:val="0"/>
            <w:sz w:val="21"/>
            <w:szCs w:val="21"/>
            <w:lang w:val="fr-CH"/>
            <w14:ligatures w14:val="none"/>
          </w:rPr>
          <w:t>n</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001080"/>
            <w:kern w:val="0"/>
            <w:sz w:val="21"/>
            <w:szCs w:val="21"/>
            <w:lang w:val="fr-CH"/>
            <w14:ligatures w14:val="none"/>
          </w:rPr>
          <w:t>n</w:t>
        </w:r>
        <w:r w:rsidRPr="00D833DB">
          <w:rPr>
            <w:rFonts w:ascii="Consolas" w:eastAsia="Times New Roman" w:hAnsi="Consolas" w:cs="Times New Roman"/>
            <w:color w:val="000000"/>
            <w:kern w:val="0"/>
            <w:sz w:val="21"/>
            <w:szCs w:val="21"/>
            <w:lang w:val="fr-CH"/>
            <w14:ligatures w14:val="none"/>
          </w:rPr>
          <w:t>], [</w:t>
        </w:r>
        <w:r w:rsidRPr="00D833DB">
          <w:rPr>
            <w:rFonts w:ascii="Consolas" w:eastAsia="Times New Roman" w:hAnsi="Consolas" w:cs="Times New Roman"/>
            <w:color w:val="001080"/>
            <w:kern w:val="0"/>
            <w:sz w:val="21"/>
            <w:szCs w:val="21"/>
            <w:lang w:val="fr-CH"/>
            <w14:ligatures w14:val="none"/>
          </w:rPr>
          <w:t>n</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001080"/>
            <w:kern w:val="0"/>
            <w:sz w:val="21"/>
            <w:szCs w:val="21"/>
            <w:lang w:val="fr-CH"/>
            <w14:ligatures w14:val="none"/>
          </w:rPr>
          <w:t>n</w:t>
        </w:r>
        <w:r w:rsidRPr="00D833DB">
          <w:rPr>
            <w:rFonts w:ascii="Consolas" w:eastAsia="Times New Roman" w:hAnsi="Consolas" w:cs="Times New Roman"/>
            <w:color w:val="000000"/>
            <w:kern w:val="0"/>
            <w:sz w:val="21"/>
            <w:szCs w:val="21"/>
            <w:lang w:val="fr-CH"/>
            <w14:ligatures w14:val="none"/>
          </w:rPr>
          <w:t>], [-</w:t>
        </w:r>
        <w:r w:rsidRPr="00D833DB">
          <w:rPr>
            <w:rFonts w:ascii="Consolas" w:eastAsia="Times New Roman" w:hAnsi="Consolas" w:cs="Times New Roman"/>
            <w:color w:val="001080"/>
            <w:kern w:val="0"/>
            <w:sz w:val="21"/>
            <w:szCs w:val="21"/>
            <w:lang w:val="fr-CH"/>
            <w14:ligatures w14:val="none"/>
          </w:rPr>
          <w:t>n</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001080"/>
            <w:kern w:val="0"/>
            <w:sz w:val="21"/>
            <w:szCs w:val="21"/>
            <w:lang w:val="fr-CH"/>
            <w14:ligatures w14:val="none"/>
          </w:rPr>
          <w:t>n</w:t>
        </w:r>
        <w:r w:rsidRPr="00D833DB">
          <w:rPr>
            <w:rFonts w:ascii="Consolas" w:eastAsia="Times New Roman" w:hAnsi="Consolas" w:cs="Times New Roman"/>
            <w:color w:val="000000"/>
            <w:kern w:val="0"/>
            <w:sz w:val="21"/>
            <w:szCs w:val="21"/>
            <w:lang w:val="fr-CH"/>
            <w14:ligatures w14:val="none"/>
          </w:rPr>
          <w:t>]]</w:t>
        </w:r>
      </w:ins>
    </w:p>
    <w:p w14:paraId="6FBCD3D3" w14:textId="77777777" w:rsidR="003A4BAA" w:rsidRPr="00D833DB" w:rsidRDefault="003A4BAA" w:rsidP="003A4BAA">
      <w:pPr>
        <w:pStyle w:val="ListParagraph"/>
        <w:numPr>
          <w:ilvl w:val="0"/>
          <w:numId w:val="25"/>
        </w:numPr>
        <w:shd w:val="clear" w:color="auto" w:fill="FFFFFF"/>
        <w:spacing w:after="0" w:line="285" w:lineRule="atLeast"/>
        <w:rPr>
          <w:ins w:id="957" w:author="Landes, Finian (GymLI)" w:date="2024-12-20T12:52:00Z" w16du:dateUtc="2024-12-20T11:52:00Z"/>
          <w:rFonts w:ascii="Consolas" w:eastAsia="Times New Roman" w:hAnsi="Consolas" w:cs="Times New Roman"/>
          <w:color w:val="000000"/>
          <w:kern w:val="0"/>
          <w:sz w:val="21"/>
          <w:szCs w:val="21"/>
          <w:lang w:val="fr-CH"/>
          <w14:ligatures w14:val="none"/>
        </w:rPr>
      </w:pPr>
    </w:p>
    <w:p w14:paraId="3A174255" w14:textId="77777777" w:rsidR="003A4BAA" w:rsidRPr="00411C90" w:rsidRDefault="003A4BAA" w:rsidP="003A4BAA">
      <w:pPr>
        <w:pStyle w:val="ListParagraph"/>
        <w:numPr>
          <w:ilvl w:val="0"/>
          <w:numId w:val="25"/>
        </w:numPr>
        <w:shd w:val="clear" w:color="auto" w:fill="FFFFFF"/>
        <w:spacing w:after="0" w:line="285" w:lineRule="atLeast"/>
        <w:rPr>
          <w:ins w:id="958" w:author="Landes, Finian (GymLI)" w:date="2024-12-20T12:52:00Z" w16du:dateUtc="2024-12-20T11:52:00Z"/>
          <w:rFonts w:ascii="Consolas" w:eastAsia="Times New Roman" w:hAnsi="Consolas" w:cs="Times New Roman"/>
          <w:color w:val="000000"/>
          <w:kern w:val="0"/>
          <w:sz w:val="21"/>
          <w:szCs w:val="21"/>
          <w:lang w:val="en-US"/>
          <w14:ligatures w14:val="none"/>
        </w:rPr>
      </w:pPr>
      <w:ins w:id="959"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#Ensures that the random numbers are the same every time the algorithm is run</w:t>
        </w:r>
      </w:ins>
    </w:p>
    <w:p w14:paraId="29589A4F" w14:textId="77777777" w:rsidR="003A4BAA" w:rsidRPr="003A4BAA" w:rsidRDefault="003A4BAA" w:rsidP="003A4BAA">
      <w:pPr>
        <w:pStyle w:val="ListParagraph"/>
        <w:numPr>
          <w:ilvl w:val="0"/>
          <w:numId w:val="25"/>
        </w:numPr>
        <w:shd w:val="clear" w:color="auto" w:fill="FFFFFF"/>
        <w:spacing w:after="0" w:line="285" w:lineRule="atLeast"/>
        <w:rPr>
          <w:ins w:id="960" w:author="Landes, Finian (GymLI)" w:date="2024-12-20T12:52:00Z" w16du:dateUtc="2024-12-20T11:52:00Z"/>
          <w:rFonts w:ascii="Consolas" w:eastAsia="Times New Roman" w:hAnsi="Consolas" w:cs="Times New Roman"/>
          <w:color w:val="000000"/>
          <w:kern w:val="0"/>
          <w:sz w:val="21"/>
          <w:szCs w:val="21"/>
          <w14:ligatures w14:val="none"/>
        </w:rPr>
      </w:pPr>
      <w:ins w:id="961" w:author="Landes, Finian (GymLI)" w:date="2024-12-20T12:52:00Z" w16du:dateUtc="2024-12-20T11:52:00Z">
        <w:r w:rsidRPr="003A4BAA">
          <w:rPr>
            <w:rFonts w:ascii="Consolas" w:eastAsia="Times New Roman" w:hAnsi="Consolas" w:cs="Times New Roman"/>
            <w:color w:val="267F99"/>
            <w:kern w:val="0"/>
            <w:sz w:val="21"/>
            <w:szCs w:val="21"/>
            <w14:ligatures w14:val="none"/>
          </w:rPr>
          <w:t>np</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267F99"/>
            <w:kern w:val="0"/>
            <w:sz w:val="21"/>
            <w:szCs w:val="21"/>
            <w14:ligatures w14:val="none"/>
          </w:rPr>
          <w:t>random</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seed</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98658"/>
            <w:kern w:val="0"/>
            <w:sz w:val="21"/>
            <w:szCs w:val="21"/>
            <w14:ligatures w14:val="none"/>
          </w:rPr>
          <w:t>2104013275</w:t>
        </w:r>
        <w:r w:rsidRPr="003A4BAA">
          <w:rPr>
            <w:rFonts w:ascii="Consolas" w:eastAsia="Times New Roman" w:hAnsi="Consolas" w:cs="Times New Roman"/>
            <w:color w:val="000000"/>
            <w:kern w:val="0"/>
            <w:sz w:val="21"/>
            <w:szCs w:val="21"/>
            <w14:ligatures w14:val="none"/>
          </w:rPr>
          <w:t>)</w:t>
        </w:r>
      </w:ins>
    </w:p>
    <w:p w14:paraId="4724A3F6" w14:textId="77777777" w:rsidR="003A4BAA" w:rsidRPr="003A4BAA" w:rsidRDefault="003A4BAA" w:rsidP="003A4BAA">
      <w:pPr>
        <w:pStyle w:val="ListParagraph"/>
        <w:numPr>
          <w:ilvl w:val="0"/>
          <w:numId w:val="25"/>
        </w:numPr>
        <w:shd w:val="clear" w:color="auto" w:fill="FFFFFF"/>
        <w:spacing w:after="0" w:line="285" w:lineRule="atLeast"/>
        <w:rPr>
          <w:ins w:id="962" w:author="Landes, Finian (GymLI)" w:date="2024-12-20T12:52:00Z" w16du:dateUtc="2024-12-20T11:52:00Z"/>
          <w:rFonts w:ascii="Consolas" w:eastAsia="Times New Roman" w:hAnsi="Consolas" w:cs="Times New Roman"/>
          <w:color w:val="000000"/>
          <w:kern w:val="0"/>
          <w:sz w:val="21"/>
          <w:szCs w:val="21"/>
          <w14:ligatures w14:val="none"/>
        </w:rPr>
      </w:pPr>
    </w:p>
    <w:p w14:paraId="63B2F758" w14:textId="77777777" w:rsidR="003A4BAA" w:rsidRPr="00411C90" w:rsidRDefault="003A4BAA" w:rsidP="003A4BAA">
      <w:pPr>
        <w:pStyle w:val="ListParagraph"/>
        <w:numPr>
          <w:ilvl w:val="0"/>
          <w:numId w:val="25"/>
        </w:numPr>
        <w:shd w:val="clear" w:color="auto" w:fill="FFFFFF"/>
        <w:spacing w:after="0" w:line="285" w:lineRule="atLeast"/>
        <w:rPr>
          <w:ins w:id="963" w:author="Landes, Finian (GymLI)" w:date="2024-12-20T12:52:00Z" w16du:dateUtc="2024-12-20T11:52:00Z"/>
          <w:rFonts w:ascii="Consolas" w:eastAsia="Times New Roman" w:hAnsi="Consolas" w:cs="Times New Roman"/>
          <w:color w:val="000000"/>
          <w:kern w:val="0"/>
          <w:sz w:val="21"/>
          <w:szCs w:val="21"/>
          <w:lang w:val="en-US"/>
          <w14:ligatures w14:val="none"/>
        </w:rPr>
      </w:pPr>
      <w:ins w:id="964" w:author="Landes, Finian (GymLI)" w:date="2024-12-20T12:52:00Z" w16du:dateUtc="2024-12-20T11:52:00Z">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i</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range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n_clusters</w:t>
        </w:r>
        <w:r w:rsidRPr="00411C90">
          <w:rPr>
            <w:rFonts w:ascii="Consolas" w:eastAsia="Times New Roman" w:hAnsi="Consolas" w:cs="Times New Roman"/>
            <w:color w:val="000000"/>
            <w:kern w:val="0"/>
            <w:sz w:val="21"/>
            <w:szCs w:val="21"/>
            <w:lang w:val="en-US"/>
            <w14:ligatures w14:val="none"/>
          </w:rPr>
          <w:t>):</w:t>
        </w:r>
      </w:ins>
    </w:p>
    <w:p w14:paraId="63C7E925" w14:textId="77777777" w:rsidR="003A4BAA" w:rsidRPr="00D833DB" w:rsidRDefault="003A4BAA" w:rsidP="003A4BAA">
      <w:pPr>
        <w:pStyle w:val="ListParagraph"/>
        <w:numPr>
          <w:ilvl w:val="0"/>
          <w:numId w:val="25"/>
        </w:numPr>
        <w:shd w:val="clear" w:color="auto" w:fill="FFFFFF"/>
        <w:spacing w:after="0" w:line="285" w:lineRule="atLeast"/>
        <w:rPr>
          <w:ins w:id="965" w:author="Landes, Finian (GymLI)" w:date="2024-12-20T12:52:00Z" w16du:dateUtc="2024-12-20T11:52:00Z"/>
          <w:rFonts w:ascii="Consolas" w:eastAsia="Times New Roman" w:hAnsi="Consolas" w:cs="Times New Roman"/>
          <w:color w:val="000000"/>
          <w:kern w:val="0"/>
          <w:sz w:val="21"/>
          <w:szCs w:val="21"/>
          <w:lang w:val="en-US"/>
          <w14:ligatures w14:val="none"/>
        </w:rPr>
      </w:pPr>
      <w:ins w:id="966"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clusters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append</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random</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randn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n_points_per_cl</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98658"/>
            <w:kern w:val="0"/>
            <w:sz w:val="21"/>
            <w:szCs w:val="21"/>
            <w:lang w:val="en-US"/>
            <w14:ligatures w14:val="none"/>
          </w:rPr>
          <w:t>2</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array</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pos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w:t>
        </w:r>
      </w:ins>
    </w:p>
    <w:p w14:paraId="07482C27" w14:textId="77777777" w:rsidR="003A4BAA" w:rsidRPr="003A4BAA" w:rsidRDefault="003A4BAA" w:rsidP="003A4BAA">
      <w:pPr>
        <w:pStyle w:val="ListParagraph"/>
        <w:numPr>
          <w:ilvl w:val="0"/>
          <w:numId w:val="25"/>
        </w:numPr>
        <w:shd w:val="clear" w:color="auto" w:fill="FFFFFF"/>
        <w:spacing w:after="0" w:line="285" w:lineRule="atLeast"/>
        <w:rPr>
          <w:ins w:id="967" w:author="Landes, Finian (GymLI)" w:date="2024-12-20T12:52:00Z" w16du:dateUtc="2024-12-20T11:52:00Z"/>
          <w:rFonts w:ascii="Consolas" w:eastAsia="Times New Roman" w:hAnsi="Consolas" w:cs="Times New Roman"/>
          <w:color w:val="000000"/>
          <w:kern w:val="0"/>
          <w:sz w:val="21"/>
          <w:szCs w:val="21"/>
          <w14:ligatures w14:val="none"/>
        </w:rPr>
      </w:pPr>
      <w:ins w:id="968" w:author="Landes, Finian (GymLI)" w:date="2024-12-20T12:52:00Z" w16du:dateUtc="2024-12-20T11:52:00Z">
        <w:r w:rsidRPr="003A4BAA">
          <w:rPr>
            <w:rFonts w:ascii="Consolas" w:eastAsia="Times New Roman" w:hAnsi="Consolas" w:cs="Times New Roman"/>
            <w:color w:val="001080"/>
            <w:kern w:val="0"/>
            <w:sz w:val="21"/>
            <w:szCs w:val="21"/>
            <w14:ligatures w14:val="none"/>
          </w:rPr>
          <w:t>points</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267F99"/>
            <w:kern w:val="0"/>
            <w:sz w:val="21"/>
            <w:szCs w:val="21"/>
            <w14:ligatures w14:val="none"/>
          </w:rPr>
          <w:t>np</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795E26"/>
            <w:kern w:val="0"/>
            <w:sz w:val="21"/>
            <w:szCs w:val="21"/>
            <w14:ligatures w14:val="none"/>
          </w:rPr>
          <w:t>vstack</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clusters</w:t>
        </w:r>
        <w:r w:rsidRPr="003A4BAA">
          <w:rPr>
            <w:rFonts w:ascii="Consolas" w:eastAsia="Times New Roman" w:hAnsi="Consolas" w:cs="Times New Roman"/>
            <w:color w:val="000000"/>
            <w:kern w:val="0"/>
            <w:sz w:val="21"/>
            <w:szCs w:val="21"/>
            <w14:ligatures w14:val="none"/>
          </w:rPr>
          <w:t>)</w:t>
        </w:r>
      </w:ins>
    </w:p>
    <w:p w14:paraId="76D2835F" w14:textId="77777777" w:rsidR="003A4BAA" w:rsidRPr="003A4BAA" w:rsidRDefault="003A4BAA" w:rsidP="003A4BAA">
      <w:pPr>
        <w:pStyle w:val="ListParagraph"/>
        <w:numPr>
          <w:ilvl w:val="0"/>
          <w:numId w:val="25"/>
        </w:numPr>
        <w:shd w:val="clear" w:color="auto" w:fill="FFFFFF"/>
        <w:spacing w:after="0" w:line="285" w:lineRule="atLeast"/>
        <w:rPr>
          <w:ins w:id="969" w:author="Landes, Finian (GymLI)" w:date="2024-12-20T12:52:00Z" w16du:dateUtc="2024-12-20T11:52:00Z"/>
          <w:rFonts w:ascii="Consolas" w:eastAsia="Times New Roman" w:hAnsi="Consolas" w:cs="Times New Roman"/>
          <w:color w:val="000000"/>
          <w:kern w:val="0"/>
          <w:sz w:val="21"/>
          <w:szCs w:val="21"/>
          <w14:ligatures w14:val="none"/>
        </w:rPr>
      </w:pPr>
      <w:ins w:id="970" w:author="Landes, Finian (GymLI)" w:date="2024-12-20T12:52:00Z" w16du:dateUtc="2024-12-20T11:52:00Z">
        <w:r w:rsidRPr="003A4BAA">
          <w:rPr>
            <w:rFonts w:ascii="Consolas" w:eastAsia="Times New Roman" w:hAnsi="Consolas" w:cs="Times New Roman"/>
            <w:color w:val="795E26"/>
            <w:kern w:val="0"/>
            <w:sz w:val="21"/>
            <w:szCs w:val="21"/>
            <w14:ligatures w14:val="none"/>
          </w:rPr>
          <w:t>print</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795E26"/>
            <w:kern w:val="0"/>
            <w:sz w:val="21"/>
            <w:szCs w:val="21"/>
            <w14:ligatures w14:val="none"/>
          </w:rPr>
          <w:t>outlying_distances</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points</w:t>
        </w:r>
        <w:r w:rsidRPr="003A4BAA">
          <w:rPr>
            <w:rFonts w:ascii="Consolas" w:eastAsia="Times New Roman" w:hAnsi="Consolas" w:cs="Times New Roman"/>
            <w:color w:val="000000"/>
            <w:kern w:val="0"/>
            <w:sz w:val="21"/>
            <w:szCs w:val="21"/>
            <w14:ligatures w14:val="none"/>
          </w:rPr>
          <w:t>))</w:t>
        </w:r>
      </w:ins>
    </w:p>
    <w:p w14:paraId="0506BDFD" w14:textId="77777777" w:rsidR="003A4BAA" w:rsidRPr="00D833DB" w:rsidRDefault="003A4BAA" w:rsidP="003A4BAA">
      <w:pPr>
        <w:pStyle w:val="ListParagraph"/>
        <w:numPr>
          <w:ilvl w:val="0"/>
          <w:numId w:val="25"/>
        </w:numPr>
        <w:shd w:val="clear" w:color="auto" w:fill="FFFFFF"/>
        <w:spacing w:after="0" w:line="285" w:lineRule="atLeast"/>
        <w:rPr>
          <w:ins w:id="971" w:author="Landes, Finian (GymLI)" w:date="2024-12-20T12:52:00Z" w16du:dateUtc="2024-12-20T11:52:00Z"/>
          <w:rFonts w:ascii="Consolas" w:eastAsia="Times New Roman" w:hAnsi="Consolas" w:cs="Times New Roman"/>
          <w:color w:val="000000"/>
          <w:kern w:val="0"/>
          <w:sz w:val="21"/>
          <w:szCs w:val="21"/>
          <w:lang w:val="fr-CH"/>
          <w14:ligatures w14:val="none"/>
        </w:rPr>
      </w:pPr>
      <w:ins w:id="972" w:author="Landes, Finian (GymLI)" w:date="2024-12-20T12:52:00Z" w16du:dateUtc="2024-12-20T11:52:00Z">
        <w:r w:rsidRPr="00D833DB">
          <w:rPr>
            <w:rFonts w:ascii="Consolas" w:eastAsia="Times New Roman" w:hAnsi="Consolas" w:cs="Times New Roman"/>
            <w:color w:val="001080"/>
            <w:kern w:val="0"/>
            <w:sz w:val="21"/>
            <w:szCs w:val="21"/>
            <w:lang w:val="fr-CH"/>
            <w14:ligatures w14:val="none"/>
          </w:rPr>
          <w:t>centroids</w:t>
        </w:r>
        <w:r w:rsidRPr="00D833DB">
          <w:rPr>
            <w:rFonts w:ascii="Consolas" w:eastAsia="Times New Roman" w:hAnsi="Consolas" w:cs="Times New Roman"/>
            <w:color w:val="000000"/>
            <w:kern w:val="0"/>
            <w:sz w:val="21"/>
            <w:szCs w:val="21"/>
            <w:lang w:val="fr-CH"/>
            <w14:ligatures w14:val="none"/>
          </w:rPr>
          <w:t xml:space="preserve"> = </w:t>
        </w:r>
        <w:r w:rsidRPr="00D833DB">
          <w:rPr>
            <w:rFonts w:ascii="Consolas" w:eastAsia="Times New Roman" w:hAnsi="Consolas" w:cs="Times New Roman"/>
            <w:color w:val="795E26"/>
            <w:kern w:val="0"/>
            <w:sz w:val="21"/>
            <w:szCs w:val="21"/>
            <w:lang w:val="fr-CH"/>
            <w14:ligatures w14:val="none"/>
          </w:rPr>
          <w:t>init_centroids</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001080"/>
            <w:kern w:val="0"/>
            <w:sz w:val="21"/>
            <w:szCs w:val="21"/>
            <w:lang w:val="fr-CH"/>
            <w14:ligatures w14:val="none"/>
          </w:rPr>
          <w:t>k</w:t>
        </w:r>
        <w:r w:rsidRPr="00D833DB">
          <w:rPr>
            <w:rFonts w:ascii="Consolas" w:eastAsia="Times New Roman" w:hAnsi="Consolas" w:cs="Times New Roman"/>
            <w:color w:val="000000"/>
            <w:kern w:val="0"/>
            <w:sz w:val="21"/>
            <w:szCs w:val="21"/>
            <w:lang w:val="fr-CH"/>
            <w14:ligatures w14:val="none"/>
          </w:rPr>
          <w:t xml:space="preserve">, </w:t>
        </w:r>
        <w:r w:rsidRPr="00D833DB">
          <w:rPr>
            <w:rFonts w:ascii="Consolas" w:eastAsia="Times New Roman" w:hAnsi="Consolas" w:cs="Times New Roman"/>
            <w:color w:val="001080"/>
            <w:kern w:val="0"/>
            <w:sz w:val="21"/>
            <w:szCs w:val="21"/>
            <w:lang w:val="fr-CH"/>
            <w14:ligatures w14:val="none"/>
          </w:rPr>
          <w:t>points</w:t>
        </w:r>
        <w:r w:rsidRPr="00D833DB">
          <w:rPr>
            <w:rFonts w:ascii="Consolas" w:eastAsia="Times New Roman" w:hAnsi="Consolas" w:cs="Times New Roman"/>
            <w:color w:val="000000"/>
            <w:kern w:val="0"/>
            <w:sz w:val="21"/>
            <w:szCs w:val="21"/>
            <w:lang w:val="fr-CH"/>
            <w14:ligatures w14:val="none"/>
          </w:rPr>
          <w:t>)</w:t>
        </w:r>
      </w:ins>
    </w:p>
    <w:p w14:paraId="6EB34ABB" w14:textId="77777777" w:rsidR="003A4BAA" w:rsidRPr="00D833DB" w:rsidRDefault="003A4BAA" w:rsidP="003A4BAA">
      <w:pPr>
        <w:pStyle w:val="ListParagraph"/>
        <w:numPr>
          <w:ilvl w:val="0"/>
          <w:numId w:val="25"/>
        </w:numPr>
        <w:shd w:val="clear" w:color="auto" w:fill="FFFFFF"/>
        <w:spacing w:after="0" w:line="285" w:lineRule="atLeast"/>
        <w:rPr>
          <w:ins w:id="973" w:author="Landes, Finian (GymLI)" w:date="2024-12-20T12:52:00Z" w16du:dateUtc="2024-12-20T11:52:00Z"/>
          <w:rFonts w:ascii="Consolas" w:eastAsia="Times New Roman" w:hAnsi="Consolas" w:cs="Times New Roman"/>
          <w:color w:val="000000"/>
          <w:kern w:val="0"/>
          <w:sz w:val="21"/>
          <w:szCs w:val="21"/>
          <w:lang w:val="fr-CH"/>
          <w14:ligatures w14:val="none"/>
        </w:rPr>
      </w:pPr>
    </w:p>
    <w:p w14:paraId="6F46CE22" w14:textId="77777777" w:rsidR="003A4BAA" w:rsidRPr="00D833DB" w:rsidRDefault="003A4BAA" w:rsidP="003A4BAA">
      <w:pPr>
        <w:pStyle w:val="ListParagraph"/>
        <w:numPr>
          <w:ilvl w:val="0"/>
          <w:numId w:val="25"/>
        </w:numPr>
        <w:shd w:val="clear" w:color="auto" w:fill="FFFFFF"/>
        <w:spacing w:after="0" w:line="285" w:lineRule="atLeast"/>
        <w:rPr>
          <w:ins w:id="974" w:author="Landes, Finian (GymLI)" w:date="2024-12-20T12:52:00Z" w16du:dateUtc="2024-12-20T11:52:00Z"/>
          <w:rFonts w:ascii="Consolas" w:eastAsia="Times New Roman" w:hAnsi="Consolas" w:cs="Times New Roman"/>
          <w:color w:val="000000"/>
          <w:kern w:val="0"/>
          <w:sz w:val="21"/>
          <w:szCs w:val="21"/>
          <w:lang w:val="en-US"/>
          <w14:ligatures w14:val="none"/>
        </w:rPr>
      </w:pPr>
      <w:ins w:id="975" w:author="Landes, Finian (GymLI)" w:date="2024-12-20T12:52:00Z" w16du:dateUtc="2024-12-20T11:52:00Z">
        <w:r w:rsidRPr="00D833DB">
          <w:rPr>
            <w:rFonts w:ascii="Consolas" w:eastAsia="Times New Roman" w:hAnsi="Consolas" w:cs="Times New Roman"/>
            <w:color w:val="001080"/>
            <w:kern w:val="0"/>
            <w:sz w:val="21"/>
            <w:szCs w:val="21"/>
            <w:lang w:val="en-US"/>
            <w14:ligatures w14:val="none"/>
          </w:rPr>
          <w:t>last_centroids</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zeros_like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centroids</w:t>
        </w:r>
        <w:r w:rsidRPr="00D833DB">
          <w:rPr>
            <w:rFonts w:ascii="Consolas" w:eastAsia="Times New Roman" w:hAnsi="Consolas" w:cs="Times New Roman"/>
            <w:color w:val="000000"/>
            <w:kern w:val="0"/>
            <w:sz w:val="21"/>
            <w:szCs w:val="21"/>
            <w:lang w:val="en-US"/>
            <w14:ligatures w14:val="none"/>
          </w:rPr>
          <w:t>)</w:t>
        </w:r>
      </w:ins>
    </w:p>
    <w:p w14:paraId="0A5EE544" w14:textId="77777777" w:rsidR="003A4BAA" w:rsidRPr="00D833DB" w:rsidRDefault="003A4BAA" w:rsidP="003A4BAA">
      <w:pPr>
        <w:pStyle w:val="ListParagraph"/>
        <w:numPr>
          <w:ilvl w:val="0"/>
          <w:numId w:val="25"/>
        </w:numPr>
        <w:shd w:val="clear" w:color="auto" w:fill="FFFFFF"/>
        <w:spacing w:after="0" w:line="285" w:lineRule="atLeast"/>
        <w:rPr>
          <w:ins w:id="976" w:author="Landes, Finian (GymLI)" w:date="2024-12-20T12:52:00Z" w16du:dateUtc="2024-12-20T11:52:00Z"/>
          <w:rFonts w:ascii="Consolas" w:eastAsia="Times New Roman" w:hAnsi="Consolas" w:cs="Times New Roman"/>
          <w:color w:val="000000"/>
          <w:kern w:val="0"/>
          <w:sz w:val="21"/>
          <w:szCs w:val="21"/>
          <w:lang w:val="en-US"/>
          <w14:ligatures w14:val="none"/>
        </w:rPr>
      </w:pPr>
      <w:ins w:id="977" w:author="Landes, Finian (GymLI)" w:date="2024-12-20T12:52:00Z" w16du:dateUtc="2024-12-20T11:52:00Z">
        <w:r w:rsidRPr="00D833DB">
          <w:rPr>
            <w:rFonts w:ascii="Consolas" w:eastAsia="Times New Roman" w:hAnsi="Consolas" w:cs="Times New Roman"/>
            <w:color w:val="AF00DB"/>
            <w:kern w:val="0"/>
            <w:sz w:val="21"/>
            <w:szCs w:val="21"/>
            <w:lang w:val="en-US"/>
            <w14:ligatures w14:val="none"/>
          </w:rPr>
          <w:t>while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is_not_converged</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last_centroids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centroids</w:t>
        </w:r>
        <w:r w:rsidRPr="00D833DB">
          <w:rPr>
            <w:rFonts w:ascii="Consolas" w:eastAsia="Times New Roman" w:hAnsi="Consolas" w:cs="Times New Roman"/>
            <w:color w:val="000000"/>
            <w:kern w:val="0"/>
            <w:sz w:val="21"/>
            <w:szCs w:val="21"/>
            <w:lang w:val="en-US"/>
            <w14:ligatures w14:val="none"/>
          </w:rPr>
          <w:t>):</w:t>
        </w:r>
      </w:ins>
    </w:p>
    <w:p w14:paraId="758E1F5E" w14:textId="77777777" w:rsidR="003A4BAA" w:rsidRPr="003A4BAA" w:rsidRDefault="003A4BAA" w:rsidP="003A4BAA">
      <w:pPr>
        <w:pStyle w:val="ListParagraph"/>
        <w:numPr>
          <w:ilvl w:val="0"/>
          <w:numId w:val="25"/>
        </w:numPr>
        <w:shd w:val="clear" w:color="auto" w:fill="FFFFFF"/>
        <w:spacing w:after="0" w:line="285" w:lineRule="atLeast"/>
        <w:rPr>
          <w:ins w:id="978" w:author="Landes, Finian (GymLI)" w:date="2024-12-20T12:52:00Z" w16du:dateUtc="2024-12-20T11:52:00Z"/>
          <w:rFonts w:ascii="Consolas" w:eastAsia="Times New Roman" w:hAnsi="Consolas" w:cs="Times New Roman"/>
          <w:color w:val="000000"/>
          <w:kern w:val="0"/>
          <w:sz w:val="21"/>
          <w:szCs w:val="21"/>
          <w14:ligatures w14:val="none"/>
        </w:rPr>
      </w:pPr>
      <w:ins w:id="979"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3A4BAA">
          <w:rPr>
            <w:rFonts w:ascii="Consolas" w:eastAsia="Times New Roman" w:hAnsi="Consolas" w:cs="Times New Roman"/>
            <w:color w:val="001080"/>
            <w:kern w:val="0"/>
            <w:sz w:val="21"/>
            <w:szCs w:val="21"/>
            <w14:ligatures w14:val="none"/>
          </w:rPr>
          <w:t>last_centroids</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001080"/>
            <w:kern w:val="0"/>
            <w:sz w:val="21"/>
            <w:szCs w:val="21"/>
            <w14:ligatures w14:val="none"/>
          </w:rPr>
          <w:t>centroids</w:t>
        </w:r>
      </w:ins>
    </w:p>
    <w:p w14:paraId="50C06545" w14:textId="654629BC" w:rsidR="003A4BAA" w:rsidRPr="003A4BAA" w:rsidRDefault="003A4BAA" w:rsidP="003A4BAA">
      <w:pPr>
        <w:pStyle w:val="ListParagraph"/>
        <w:numPr>
          <w:ilvl w:val="0"/>
          <w:numId w:val="25"/>
        </w:numPr>
        <w:shd w:val="clear" w:color="auto" w:fill="FFFFFF"/>
        <w:spacing w:after="0" w:line="285" w:lineRule="atLeast"/>
        <w:rPr>
          <w:ins w:id="980" w:author="Landes, Finian (GymLI)" w:date="2024-12-20T12:52:00Z" w16du:dateUtc="2024-12-20T11:52:00Z"/>
          <w:rFonts w:ascii="Consolas" w:eastAsia="Times New Roman" w:hAnsi="Consolas" w:cs="Times New Roman"/>
          <w:color w:val="000000"/>
          <w:kern w:val="0"/>
          <w:sz w:val="21"/>
          <w:szCs w:val="21"/>
          <w14:ligatures w14:val="none"/>
        </w:rPr>
      </w:pPr>
      <w:ins w:id="981" w:author="Landes, Finian (GymLI)" w:date="2024-12-20T12:52:00Z" w16du:dateUtc="2024-12-20T11:52:00Z">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classification</w:t>
        </w:r>
        <w:r w:rsidRPr="003A4BAA">
          <w:rPr>
            <w:rFonts w:ascii="Consolas" w:eastAsia="Times New Roman" w:hAnsi="Consolas" w:cs="Times New Roman"/>
            <w:color w:val="000000"/>
            <w:kern w:val="0"/>
            <w:sz w:val="21"/>
            <w:szCs w:val="21"/>
            <w14:ligatures w14:val="none"/>
          </w:rPr>
          <w:t xml:space="preserve">, </w:t>
        </w:r>
        <w:r w:rsidRPr="003A4BAA">
          <w:rPr>
            <w:rFonts w:ascii="Consolas" w:eastAsia="Times New Roman" w:hAnsi="Consolas" w:cs="Times New Roman"/>
            <w:color w:val="001080"/>
            <w:kern w:val="0"/>
            <w:sz w:val="21"/>
            <w:szCs w:val="21"/>
            <w14:ligatures w14:val="none"/>
          </w:rPr>
          <w:t>centroids</w:t>
        </w:r>
        <w:r w:rsidRPr="003A4BAA">
          <w:rPr>
            <w:rFonts w:ascii="Consolas" w:eastAsia="Times New Roman" w:hAnsi="Consolas" w:cs="Times New Roman"/>
            <w:color w:val="000000"/>
            <w:kern w:val="0"/>
            <w:sz w:val="21"/>
            <w:szCs w:val="21"/>
            <w14:ligatures w14:val="none"/>
          </w:rPr>
          <w:t xml:space="preserve"> = </w:t>
        </w:r>
        <w:r w:rsidRPr="003A4BAA">
          <w:rPr>
            <w:rFonts w:ascii="Consolas" w:eastAsia="Times New Roman" w:hAnsi="Consolas" w:cs="Times New Roman"/>
            <w:color w:val="795E26"/>
            <w:kern w:val="0"/>
            <w:sz w:val="21"/>
            <w:szCs w:val="21"/>
            <w14:ligatures w14:val="none"/>
          </w:rPr>
          <w:t>k_means</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points</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centroids</w:t>
        </w:r>
        <w:r w:rsidRPr="003A4BAA">
          <w:rPr>
            <w:rFonts w:ascii="Consolas" w:eastAsia="Times New Roman" w:hAnsi="Consolas" w:cs="Times New Roman"/>
            <w:color w:val="000000"/>
            <w:kern w:val="0"/>
            <w:sz w:val="21"/>
            <w:szCs w:val="21"/>
            <w14:ligatures w14:val="none"/>
          </w:rPr>
          <w:t>,</w:t>
        </w:r>
        <w:r w:rsidRPr="003A4BAA">
          <w:rPr>
            <w:rFonts w:ascii="Consolas" w:eastAsia="Times New Roman" w:hAnsi="Consolas" w:cs="Times New Roman"/>
            <w:color w:val="001080"/>
            <w:kern w:val="0"/>
            <w:sz w:val="21"/>
            <w:szCs w:val="21"/>
            <w14:ligatures w14:val="none"/>
          </w:rPr>
          <w:t>k</w:t>
        </w:r>
        <w:r w:rsidRPr="003A4BAA">
          <w:rPr>
            <w:rFonts w:ascii="Consolas" w:eastAsia="Times New Roman" w:hAnsi="Consolas" w:cs="Times New Roman"/>
            <w:color w:val="000000"/>
            <w:kern w:val="0"/>
            <w:sz w:val="21"/>
            <w:szCs w:val="21"/>
            <w14:ligatures w14:val="none"/>
          </w:rPr>
          <w:t>)</w:t>
        </w:r>
      </w:ins>
    </w:p>
    <w:p w14:paraId="3BD52A00" w14:textId="77777777" w:rsidR="006C29A0" w:rsidRPr="006C29A0" w:rsidRDefault="006C29A0" w:rsidP="006C29A0">
      <w:pPr>
        <w:rPr>
          <w:ins w:id="982" w:author="Landes, Finian (GymLI)" w:date="2024-12-20T12:52:00Z" w16du:dateUtc="2024-12-20T11:52:00Z"/>
          <w:lang w:val="en-US"/>
        </w:rPr>
      </w:pPr>
    </w:p>
    <w:p w14:paraId="7B3F59AC" w14:textId="48601372" w:rsidR="00BF1D70" w:rsidRDefault="00535FBF" w:rsidP="00BF1D70">
      <w:pPr>
        <w:pStyle w:val="Heading2"/>
        <w:numPr>
          <w:ilvl w:val="1"/>
          <w:numId w:val="7"/>
        </w:numPr>
        <w:rPr>
          <w:ins w:id="983" w:author="Landes, Finian (GymLI)" w:date="2024-12-20T12:52:00Z" w16du:dateUtc="2024-12-20T11:52:00Z"/>
        </w:rPr>
      </w:pPr>
      <w:bookmarkStart w:id="984" w:name="_Toc185591037"/>
      <w:ins w:id="985" w:author="Landes, Finian (GymLI)" w:date="2024-12-20T12:52:00Z" w16du:dateUtc="2024-12-20T11:52:00Z">
        <w:r>
          <w:t>PCA, K-Means</w:t>
        </w:r>
        <w:bookmarkEnd w:id="984"/>
      </w:ins>
    </w:p>
    <w:p w14:paraId="35C6E177" w14:textId="77777777" w:rsidR="00BF1D70" w:rsidRPr="00BF1D70" w:rsidRDefault="00BF1D70" w:rsidP="00BF1D70">
      <w:pPr>
        <w:pStyle w:val="ListParagraph"/>
        <w:numPr>
          <w:ilvl w:val="0"/>
          <w:numId w:val="7"/>
        </w:numPr>
        <w:shd w:val="clear" w:color="auto" w:fill="FFFFFF"/>
        <w:spacing w:after="0" w:line="285" w:lineRule="atLeast"/>
        <w:rPr>
          <w:ins w:id="986" w:author="Landes, Finian (GymLI)" w:date="2024-12-20T12:52:00Z" w16du:dateUtc="2024-12-20T11:52:00Z"/>
          <w:rFonts w:ascii="Consolas" w:eastAsia="Times New Roman" w:hAnsi="Consolas" w:cs="Times New Roman"/>
          <w:color w:val="000000"/>
          <w:kern w:val="0"/>
          <w:sz w:val="21"/>
          <w:szCs w:val="21"/>
          <w14:ligatures w14:val="none"/>
        </w:rPr>
      </w:pPr>
      <w:ins w:id="987" w:author="Landes, Finian (GymLI)" w:date="2024-12-20T12:52:00Z" w16du:dateUtc="2024-12-20T11:52:00Z">
        <w:r w:rsidRPr="00BF1D70">
          <w:rPr>
            <w:rFonts w:ascii="Consolas" w:eastAsia="Times New Roman" w:hAnsi="Consolas" w:cs="Times New Roman"/>
            <w:color w:val="008000"/>
            <w:kern w:val="0"/>
            <w:sz w:val="21"/>
            <w:szCs w:val="21"/>
            <w14:ligatures w14:val="none"/>
          </w:rPr>
          <w:t>### Imports</w:t>
        </w:r>
      </w:ins>
    </w:p>
    <w:p w14:paraId="29C45C69" w14:textId="77777777" w:rsidR="00BF1D70" w:rsidRPr="00BF1D70" w:rsidRDefault="00BF1D70" w:rsidP="00BF1D70">
      <w:pPr>
        <w:pStyle w:val="ListParagraph"/>
        <w:numPr>
          <w:ilvl w:val="0"/>
          <w:numId w:val="7"/>
        </w:numPr>
        <w:shd w:val="clear" w:color="auto" w:fill="FFFFFF"/>
        <w:spacing w:after="0" w:line="285" w:lineRule="atLeast"/>
        <w:rPr>
          <w:ins w:id="988" w:author="Landes, Finian (GymLI)" w:date="2024-12-20T12:52:00Z" w16du:dateUtc="2024-12-20T11:52:00Z"/>
          <w:rFonts w:ascii="Consolas" w:eastAsia="Times New Roman" w:hAnsi="Consolas" w:cs="Times New Roman"/>
          <w:color w:val="000000"/>
          <w:kern w:val="0"/>
          <w:sz w:val="21"/>
          <w:szCs w:val="21"/>
          <w14:ligatures w14:val="none"/>
        </w:rPr>
      </w:pPr>
      <w:ins w:id="989" w:author="Landes, Finian (GymLI)" w:date="2024-12-20T12:52:00Z" w16du:dateUtc="2024-12-20T11:52:00Z">
        <w:r w:rsidRPr="00BF1D70">
          <w:rPr>
            <w:rFonts w:ascii="Consolas" w:eastAsia="Times New Roman" w:hAnsi="Consolas" w:cs="Times New Roman"/>
            <w:color w:val="AF00DB"/>
            <w:kern w:val="0"/>
            <w:sz w:val="21"/>
            <w:szCs w:val="21"/>
            <w14:ligatures w14:val="none"/>
          </w:rPr>
          <w:t>import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numpy</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AF00DB"/>
            <w:kern w:val="0"/>
            <w:sz w:val="21"/>
            <w:szCs w:val="21"/>
            <w14:ligatures w14:val="none"/>
          </w:rPr>
          <w:t>as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np</w:t>
        </w:r>
      </w:ins>
    </w:p>
    <w:p w14:paraId="6D19FB3D" w14:textId="77777777" w:rsidR="00BF1D70" w:rsidRPr="00BF1D70" w:rsidRDefault="00BF1D70" w:rsidP="00BF1D70">
      <w:pPr>
        <w:pStyle w:val="ListParagraph"/>
        <w:numPr>
          <w:ilvl w:val="0"/>
          <w:numId w:val="7"/>
        </w:numPr>
        <w:shd w:val="clear" w:color="auto" w:fill="FFFFFF"/>
        <w:spacing w:after="0" w:line="285" w:lineRule="atLeast"/>
        <w:rPr>
          <w:ins w:id="990" w:author="Landes, Finian (GymLI)" w:date="2024-12-20T12:52:00Z" w16du:dateUtc="2024-12-20T11:52:00Z"/>
          <w:rFonts w:ascii="Consolas" w:eastAsia="Times New Roman" w:hAnsi="Consolas" w:cs="Times New Roman"/>
          <w:color w:val="000000"/>
          <w:kern w:val="0"/>
          <w:sz w:val="21"/>
          <w:szCs w:val="21"/>
          <w14:ligatures w14:val="none"/>
        </w:rPr>
      </w:pPr>
      <w:ins w:id="991" w:author="Landes, Finian (GymLI)" w:date="2024-12-20T12:52:00Z" w16du:dateUtc="2024-12-20T11:52:00Z">
        <w:r w:rsidRPr="00BF1D70">
          <w:rPr>
            <w:rFonts w:ascii="Consolas" w:eastAsia="Times New Roman" w:hAnsi="Consolas" w:cs="Times New Roman"/>
            <w:color w:val="AF00DB"/>
            <w:kern w:val="0"/>
            <w:sz w:val="21"/>
            <w:szCs w:val="21"/>
            <w14:ligatures w14:val="none"/>
          </w:rPr>
          <w:t>from</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PIL</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AF00DB"/>
            <w:kern w:val="0"/>
            <w:sz w:val="21"/>
            <w:szCs w:val="21"/>
            <w14:ligatures w14:val="none"/>
          </w:rPr>
          <w:t>import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Image</w:t>
        </w:r>
      </w:ins>
    </w:p>
    <w:p w14:paraId="18C83DDC" w14:textId="77777777" w:rsidR="00BF1D70" w:rsidRPr="00BF1D70" w:rsidRDefault="00BF1D70" w:rsidP="00BF1D70">
      <w:pPr>
        <w:pStyle w:val="ListParagraph"/>
        <w:numPr>
          <w:ilvl w:val="0"/>
          <w:numId w:val="7"/>
        </w:numPr>
        <w:shd w:val="clear" w:color="auto" w:fill="FFFFFF"/>
        <w:spacing w:after="0" w:line="285" w:lineRule="atLeast"/>
        <w:rPr>
          <w:ins w:id="992" w:author="Landes, Finian (GymLI)" w:date="2024-12-20T12:52:00Z" w16du:dateUtc="2024-12-20T11:52:00Z"/>
          <w:rFonts w:ascii="Consolas" w:eastAsia="Times New Roman" w:hAnsi="Consolas" w:cs="Times New Roman"/>
          <w:color w:val="000000"/>
          <w:kern w:val="0"/>
          <w:sz w:val="21"/>
          <w:szCs w:val="21"/>
          <w14:ligatures w14:val="none"/>
        </w:rPr>
      </w:pPr>
      <w:ins w:id="993" w:author="Landes, Finian (GymLI)" w:date="2024-12-20T12:52:00Z" w16du:dateUtc="2024-12-20T11:52:00Z">
        <w:r w:rsidRPr="00BF1D70">
          <w:rPr>
            <w:rFonts w:ascii="Consolas" w:eastAsia="Times New Roman" w:hAnsi="Consolas" w:cs="Times New Roman"/>
            <w:color w:val="AF00DB"/>
            <w:kern w:val="0"/>
            <w:sz w:val="21"/>
            <w:szCs w:val="21"/>
            <w14:ligatures w14:val="none"/>
          </w:rPr>
          <w:t>import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os</w:t>
        </w:r>
      </w:ins>
    </w:p>
    <w:p w14:paraId="54F9ED93" w14:textId="77777777" w:rsidR="00BF1D70" w:rsidRPr="00BF1D70" w:rsidRDefault="00BF1D70" w:rsidP="00BF1D70">
      <w:pPr>
        <w:pStyle w:val="ListParagraph"/>
        <w:numPr>
          <w:ilvl w:val="0"/>
          <w:numId w:val="7"/>
        </w:numPr>
        <w:shd w:val="clear" w:color="auto" w:fill="FFFFFF"/>
        <w:spacing w:after="0" w:line="285" w:lineRule="atLeast"/>
        <w:rPr>
          <w:ins w:id="994" w:author="Landes, Finian (GymLI)" w:date="2024-12-20T12:52:00Z" w16du:dateUtc="2024-12-20T11:52:00Z"/>
          <w:rFonts w:ascii="Consolas" w:eastAsia="Times New Roman" w:hAnsi="Consolas" w:cs="Times New Roman"/>
          <w:color w:val="000000"/>
          <w:kern w:val="0"/>
          <w:sz w:val="21"/>
          <w:szCs w:val="21"/>
          <w14:ligatures w14:val="none"/>
        </w:rPr>
      </w:pPr>
      <w:ins w:id="995" w:author="Landes, Finian (GymLI)" w:date="2024-12-20T12:52:00Z" w16du:dateUtc="2024-12-20T11:52:00Z">
        <w:r w:rsidRPr="00BF1D70">
          <w:rPr>
            <w:rFonts w:ascii="Consolas" w:eastAsia="Times New Roman" w:hAnsi="Consolas" w:cs="Times New Roman"/>
            <w:color w:val="AF00DB"/>
            <w:kern w:val="0"/>
            <w:sz w:val="21"/>
            <w:szCs w:val="21"/>
            <w14:ligatures w14:val="none"/>
          </w:rPr>
          <w:t>import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matplotlib</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pyplot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AF00DB"/>
            <w:kern w:val="0"/>
            <w:sz w:val="21"/>
            <w:szCs w:val="21"/>
            <w14:ligatures w14:val="none"/>
          </w:rPr>
          <w:t>as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plt</w:t>
        </w:r>
      </w:ins>
    </w:p>
    <w:p w14:paraId="131BF347" w14:textId="77777777" w:rsidR="00BF1D70" w:rsidRPr="00BF1D70" w:rsidRDefault="00BF1D70" w:rsidP="00BF1D70">
      <w:pPr>
        <w:pStyle w:val="ListParagraph"/>
        <w:numPr>
          <w:ilvl w:val="0"/>
          <w:numId w:val="7"/>
        </w:numPr>
        <w:shd w:val="clear" w:color="auto" w:fill="FFFFFF"/>
        <w:spacing w:after="0" w:line="285" w:lineRule="atLeast"/>
        <w:rPr>
          <w:ins w:id="996" w:author="Landes, Finian (GymLI)" w:date="2024-12-20T12:52:00Z" w16du:dateUtc="2024-12-20T11:52:00Z"/>
          <w:rFonts w:ascii="Consolas" w:eastAsia="Times New Roman" w:hAnsi="Consolas" w:cs="Times New Roman"/>
          <w:color w:val="000000"/>
          <w:kern w:val="0"/>
          <w:sz w:val="21"/>
          <w:szCs w:val="21"/>
          <w14:ligatures w14:val="none"/>
        </w:rPr>
      </w:pPr>
      <w:ins w:id="997" w:author="Landes, Finian (GymLI)" w:date="2024-12-20T12:52:00Z" w16du:dateUtc="2024-12-20T11:52:00Z">
        <w:r w:rsidRPr="00BF1D70">
          <w:rPr>
            <w:rFonts w:ascii="Consolas" w:eastAsia="Times New Roman" w:hAnsi="Consolas" w:cs="Times New Roman"/>
            <w:color w:val="AF00DB"/>
            <w:kern w:val="0"/>
            <w:sz w:val="21"/>
            <w:szCs w:val="21"/>
            <w14:ligatures w14:val="none"/>
          </w:rPr>
          <w:t>from</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sklearn</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cluster</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AF00DB"/>
            <w:kern w:val="0"/>
            <w:sz w:val="21"/>
            <w:szCs w:val="21"/>
            <w14:ligatures w14:val="none"/>
          </w:rPr>
          <w:t>import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KMeans</w:t>
        </w:r>
      </w:ins>
    </w:p>
    <w:p w14:paraId="32509A39" w14:textId="77777777" w:rsidR="00BF1D70" w:rsidRPr="00BF1D70" w:rsidRDefault="00BF1D70" w:rsidP="00BF1D70">
      <w:pPr>
        <w:pStyle w:val="ListParagraph"/>
        <w:numPr>
          <w:ilvl w:val="0"/>
          <w:numId w:val="7"/>
        </w:numPr>
        <w:shd w:val="clear" w:color="auto" w:fill="FFFFFF"/>
        <w:spacing w:after="0" w:line="285" w:lineRule="atLeast"/>
        <w:rPr>
          <w:ins w:id="998" w:author="Landes, Finian (GymLI)" w:date="2024-12-20T12:52:00Z" w16du:dateUtc="2024-12-20T11:52:00Z"/>
          <w:rFonts w:ascii="Consolas" w:eastAsia="Times New Roman" w:hAnsi="Consolas" w:cs="Times New Roman"/>
          <w:color w:val="000000"/>
          <w:kern w:val="0"/>
          <w:sz w:val="21"/>
          <w:szCs w:val="21"/>
          <w14:ligatures w14:val="none"/>
        </w:rPr>
      </w:pPr>
      <w:ins w:id="999" w:author="Landes, Finian (GymLI)" w:date="2024-12-20T12:52:00Z" w16du:dateUtc="2024-12-20T11:52:00Z">
        <w:r w:rsidRPr="00BF1D70">
          <w:rPr>
            <w:rFonts w:ascii="Consolas" w:eastAsia="Times New Roman" w:hAnsi="Consolas" w:cs="Times New Roman"/>
            <w:color w:val="AF00DB"/>
            <w:kern w:val="0"/>
            <w:sz w:val="21"/>
            <w:szCs w:val="21"/>
            <w14:ligatures w14:val="none"/>
          </w:rPr>
          <w:t>import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shutil</w:t>
        </w:r>
      </w:ins>
    </w:p>
    <w:p w14:paraId="593955B8" w14:textId="77777777" w:rsidR="00BF1D70" w:rsidRPr="00BF1D70" w:rsidRDefault="00BF1D70" w:rsidP="00BF1D70">
      <w:pPr>
        <w:pStyle w:val="ListParagraph"/>
        <w:numPr>
          <w:ilvl w:val="0"/>
          <w:numId w:val="7"/>
        </w:numPr>
        <w:shd w:val="clear" w:color="auto" w:fill="FFFFFF"/>
        <w:spacing w:after="0" w:line="285" w:lineRule="atLeast"/>
        <w:rPr>
          <w:ins w:id="1000" w:author="Landes, Finian (GymLI)" w:date="2024-12-20T12:52:00Z" w16du:dateUtc="2024-12-20T11:52:00Z"/>
          <w:rFonts w:ascii="Consolas" w:eastAsia="Times New Roman" w:hAnsi="Consolas" w:cs="Times New Roman"/>
          <w:color w:val="000000"/>
          <w:kern w:val="0"/>
          <w:sz w:val="21"/>
          <w:szCs w:val="21"/>
          <w14:ligatures w14:val="none"/>
        </w:rPr>
      </w:pPr>
    </w:p>
    <w:p w14:paraId="079A6BF5" w14:textId="77777777" w:rsidR="00BF1D70" w:rsidRPr="00D833DB" w:rsidRDefault="00BF1D70" w:rsidP="00BF1D70">
      <w:pPr>
        <w:pStyle w:val="ListParagraph"/>
        <w:numPr>
          <w:ilvl w:val="0"/>
          <w:numId w:val="7"/>
        </w:numPr>
        <w:shd w:val="clear" w:color="auto" w:fill="FFFFFF"/>
        <w:spacing w:after="0" w:line="285" w:lineRule="atLeast"/>
        <w:rPr>
          <w:ins w:id="1001" w:author="Landes, Finian (GymLI)" w:date="2024-12-20T12:52:00Z" w16du:dateUtc="2024-12-20T11:52:00Z"/>
          <w:rFonts w:ascii="Consolas" w:eastAsia="Times New Roman" w:hAnsi="Consolas" w:cs="Times New Roman"/>
          <w:color w:val="000000"/>
          <w:kern w:val="0"/>
          <w:sz w:val="21"/>
          <w:szCs w:val="21"/>
          <w:lang w:val="en-US"/>
          <w14:ligatures w14:val="none"/>
        </w:rPr>
      </w:pPr>
      <w:ins w:id="1002" w:author="Landes, Finian (GymLI)" w:date="2024-12-20T12:52:00Z" w16du:dateUtc="2024-12-20T11:52:00Z">
        <w:r w:rsidRPr="00D833DB">
          <w:rPr>
            <w:rFonts w:ascii="Consolas" w:eastAsia="Times New Roman" w:hAnsi="Consolas" w:cs="Times New Roman"/>
            <w:color w:val="008000"/>
            <w:kern w:val="0"/>
            <w:sz w:val="21"/>
            <w:szCs w:val="21"/>
            <w:lang w:val="en-US"/>
            <w14:ligatures w14:val="none"/>
          </w:rPr>
          <w:t>#Loads Images from dir, size has to be provided (image in format size x size)</w:t>
        </w:r>
      </w:ins>
    </w:p>
    <w:p w14:paraId="4A2C5000" w14:textId="77777777" w:rsidR="00BF1D70" w:rsidRPr="00411C90" w:rsidRDefault="00BF1D70" w:rsidP="00BF1D70">
      <w:pPr>
        <w:pStyle w:val="ListParagraph"/>
        <w:numPr>
          <w:ilvl w:val="0"/>
          <w:numId w:val="7"/>
        </w:numPr>
        <w:shd w:val="clear" w:color="auto" w:fill="FFFFFF"/>
        <w:spacing w:after="0" w:line="285" w:lineRule="atLeast"/>
        <w:rPr>
          <w:ins w:id="1003" w:author="Landes, Finian (GymLI)" w:date="2024-12-20T12:52:00Z" w16du:dateUtc="2024-12-20T11:52:00Z"/>
          <w:rFonts w:ascii="Consolas" w:eastAsia="Times New Roman" w:hAnsi="Consolas" w:cs="Times New Roman"/>
          <w:color w:val="000000"/>
          <w:kern w:val="0"/>
          <w:sz w:val="21"/>
          <w:szCs w:val="21"/>
          <w:lang w:val="en-US"/>
          <w14:ligatures w14:val="none"/>
        </w:rPr>
      </w:pPr>
      <w:ins w:id="1004"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#returns images as vectors and image names as list</w:t>
        </w:r>
      </w:ins>
    </w:p>
    <w:p w14:paraId="2105DA1B" w14:textId="77777777" w:rsidR="00BF1D70" w:rsidRPr="00D833DB" w:rsidRDefault="00BF1D70" w:rsidP="00BF1D70">
      <w:pPr>
        <w:pStyle w:val="ListParagraph"/>
        <w:numPr>
          <w:ilvl w:val="0"/>
          <w:numId w:val="7"/>
        </w:numPr>
        <w:shd w:val="clear" w:color="auto" w:fill="FFFFFF"/>
        <w:spacing w:after="0" w:line="285" w:lineRule="atLeast"/>
        <w:rPr>
          <w:ins w:id="1005" w:author="Landes, Finian (GymLI)" w:date="2024-12-20T12:52:00Z" w16du:dateUtc="2024-12-20T11:52:00Z"/>
          <w:rFonts w:ascii="Consolas" w:eastAsia="Times New Roman" w:hAnsi="Consolas" w:cs="Times New Roman"/>
          <w:color w:val="000000"/>
          <w:kern w:val="0"/>
          <w:sz w:val="21"/>
          <w:szCs w:val="21"/>
          <w:lang w:val="en-US"/>
          <w14:ligatures w14:val="none"/>
        </w:rPr>
      </w:pPr>
      <w:ins w:id="1006"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load_images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dir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size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int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256</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w:t>
        </w:r>
      </w:ins>
    </w:p>
    <w:p w14:paraId="788D09EF" w14:textId="77777777" w:rsidR="00BF1D70" w:rsidRPr="00BF1D70" w:rsidRDefault="00BF1D70" w:rsidP="00BF1D70">
      <w:pPr>
        <w:pStyle w:val="ListParagraph"/>
        <w:numPr>
          <w:ilvl w:val="0"/>
          <w:numId w:val="7"/>
        </w:numPr>
        <w:shd w:val="clear" w:color="auto" w:fill="FFFFFF"/>
        <w:spacing w:after="0" w:line="285" w:lineRule="atLeast"/>
        <w:rPr>
          <w:ins w:id="1007" w:author="Landes, Finian (GymLI)" w:date="2024-12-20T12:52:00Z" w16du:dateUtc="2024-12-20T11:52:00Z"/>
          <w:rFonts w:ascii="Consolas" w:eastAsia="Times New Roman" w:hAnsi="Consolas" w:cs="Times New Roman"/>
          <w:color w:val="000000"/>
          <w:kern w:val="0"/>
          <w:sz w:val="21"/>
          <w:szCs w:val="21"/>
          <w14:ligatures w14:val="none"/>
        </w:rPr>
      </w:pPr>
      <w:ins w:id="1008"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image_names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list</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795E26"/>
            <w:kern w:val="0"/>
            <w:sz w:val="21"/>
            <w:szCs w:val="21"/>
            <w14:ligatures w14:val="none"/>
          </w:rPr>
          <w:t>sorted</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os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listdir</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dir</w:t>
        </w:r>
        <w:r w:rsidRPr="00BF1D70">
          <w:rPr>
            <w:rFonts w:ascii="Consolas" w:eastAsia="Times New Roman" w:hAnsi="Consolas" w:cs="Times New Roman"/>
            <w:color w:val="000000"/>
            <w:kern w:val="0"/>
            <w:sz w:val="21"/>
            <w:szCs w:val="21"/>
            <w14:ligatures w14:val="none"/>
          </w:rPr>
          <w:t>))</w:t>
        </w:r>
      </w:ins>
    </w:p>
    <w:p w14:paraId="55C304A4" w14:textId="77777777" w:rsidR="00BF1D70" w:rsidRPr="00BF1D70" w:rsidRDefault="00BF1D70" w:rsidP="00BF1D70">
      <w:pPr>
        <w:pStyle w:val="ListParagraph"/>
        <w:numPr>
          <w:ilvl w:val="0"/>
          <w:numId w:val="7"/>
        </w:numPr>
        <w:shd w:val="clear" w:color="auto" w:fill="FFFFFF"/>
        <w:spacing w:after="0" w:line="285" w:lineRule="atLeast"/>
        <w:rPr>
          <w:ins w:id="1009" w:author="Landes, Finian (GymLI)" w:date="2024-12-20T12:52:00Z" w16du:dateUtc="2024-12-20T11:52:00Z"/>
          <w:rFonts w:ascii="Consolas" w:eastAsia="Times New Roman" w:hAnsi="Consolas" w:cs="Times New Roman"/>
          <w:color w:val="000000"/>
          <w:kern w:val="0"/>
          <w:sz w:val="21"/>
          <w:szCs w:val="21"/>
          <w14:ligatures w14:val="none"/>
        </w:rPr>
      </w:pPr>
      <w:ins w:id="1010" w:author="Landes, Finian (GymLI)" w:date="2024-12-20T12:52:00Z" w16du:dateUtc="2024-12-20T11:52:00Z">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int</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795E26"/>
            <w:kern w:val="0"/>
            <w:sz w:val="21"/>
            <w:szCs w:val="21"/>
            <w14:ligatures w14:val="none"/>
          </w:rPr>
          <w:t>len</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image_names</w:t>
        </w:r>
        <w:r w:rsidRPr="00BF1D70">
          <w:rPr>
            <w:rFonts w:ascii="Consolas" w:eastAsia="Times New Roman" w:hAnsi="Consolas" w:cs="Times New Roman"/>
            <w:color w:val="000000"/>
            <w:kern w:val="0"/>
            <w:sz w:val="21"/>
            <w:szCs w:val="21"/>
            <w14:ligatures w14:val="none"/>
          </w:rPr>
          <w:t>)</w:t>
        </w:r>
      </w:ins>
    </w:p>
    <w:p w14:paraId="3595FA4B" w14:textId="77777777" w:rsidR="00BF1D70" w:rsidRPr="00D833DB" w:rsidRDefault="00BF1D70" w:rsidP="00BF1D70">
      <w:pPr>
        <w:pStyle w:val="ListParagraph"/>
        <w:numPr>
          <w:ilvl w:val="0"/>
          <w:numId w:val="7"/>
        </w:numPr>
        <w:shd w:val="clear" w:color="auto" w:fill="FFFFFF"/>
        <w:spacing w:after="0" w:line="285" w:lineRule="atLeast"/>
        <w:rPr>
          <w:ins w:id="1011" w:author="Landes, Finian (GymLI)" w:date="2024-12-20T12:52:00Z" w16du:dateUtc="2024-12-20T11:52:00Z"/>
          <w:rFonts w:ascii="Consolas" w:eastAsia="Times New Roman" w:hAnsi="Consolas" w:cs="Times New Roman"/>
          <w:color w:val="000000"/>
          <w:kern w:val="0"/>
          <w:sz w:val="21"/>
          <w:szCs w:val="21"/>
          <w:lang w:val="en-US"/>
          <w14:ligatures w14:val="none"/>
        </w:rPr>
      </w:pPr>
      <w:ins w:id="1012" w:author="Landes, Finian (GymLI)" w:date="2024-12-20T12:52:00Z" w16du:dateUtc="2024-12-20T11:52:00Z">
        <w:r w:rsidRPr="00BF1D70">
          <w:rPr>
            <w:rFonts w:ascii="Consolas" w:eastAsia="Times New Roman" w:hAnsi="Consolas" w:cs="Times New Roman"/>
            <w:color w:val="000000"/>
            <w:kern w:val="0"/>
            <w:sz w:val="21"/>
            <w:szCs w:val="21"/>
            <w14:ligatures w14:val="none"/>
          </w:rPr>
          <w:t xml:space="preserve">    </w:t>
        </w:r>
        <w:r w:rsidRPr="00D833DB">
          <w:rPr>
            <w:rFonts w:ascii="Consolas" w:eastAsia="Times New Roman" w:hAnsi="Consolas" w:cs="Times New Roman"/>
            <w:color w:val="001080"/>
            <w:kern w:val="0"/>
            <w:sz w:val="21"/>
            <w:szCs w:val="21"/>
            <w:lang w:val="en-US"/>
            <w14:ligatures w14:val="none"/>
          </w:rPr>
          <w:t>images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zeros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size</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2</w:t>
        </w:r>
        <w:r w:rsidRPr="00D833DB">
          <w:rPr>
            <w:rFonts w:ascii="Consolas" w:eastAsia="Times New Roman" w:hAnsi="Consolas" w:cs="Times New Roman"/>
            <w:color w:val="000000"/>
            <w:kern w:val="0"/>
            <w:sz w:val="21"/>
            <w:szCs w:val="21"/>
            <w:lang w:val="en-US"/>
            <w14:ligatures w14:val="none"/>
          </w:rPr>
          <w:t>])</w:t>
        </w:r>
      </w:ins>
    </w:p>
    <w:p w14:paraId="55AFEC9B" w14:textId="77777777" w:rsidR="00BF1D70" w:rsidRPr="00411C90" w:rsidRDefault="00BF1D70" w:rsidP="00BF1D70">
      <w:pPr>
        <w:pStyle w:val="ListParagraph"/>
        <w:numPr>
          <w:ilvl w:val="0"/>
          <w:numId w:val="7"/>
        </w:numPr>
        <w:shd w:val="clear" w:color="auto" w:fill="FFFFFF"/>
        <w:spacing w:after="0" w:line="285" w:lineRule="atLeast"/>
        <w:rPr>
          <w:ins w:id="1013" w:author="Landes, Finian (GymLI)" w:date="2024-12-20T12:52:00Z" w16du:dateUtc="2024-12-20T11:52:00Z"/>
          <w:rFonts w:ascii="Consolas" w:eastAsia="Times New Roman" w:hAnsi="Consolas" w:cs="Times New Roman"/>
          <w:color w:val="000000"/>
          <w:kern w:val="0"/>
          <w:sz w:val="21"/>
          <w:szCs w:val="21"/>
          <w:lang w:val="en-US"/>
          <w14:ligatures w14:val="none"/>
        </w:rPr>
      </w:pPr>
      <w:ins w:id="1014"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i</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name</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enumerate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image_names</w:t>
        </w:r>
        <w:r w:rsidRPr="00411C90">
          <w:rPr>
            <w:rFonts w:ascii="Consolas" w:eastAsia="Times New Roman" w:hAnsi="Consolas" w:cs="Times New Roman"/>
            <w:color w:val="000000"/>
            <w:kern w:val="0"/>
            <w:sz w:val="21"/>
            <w:szCs w:val="21"/>
            <w:lang w:val="en-US"/>
            <w14:ligatures w14:val="none"/>
          </w:rPr>
          <w:t>):</w:t>
        </w:r>
      </w:ins>
    </w:p>
    <w:p w14:paraId="5914DC96" w14:textId="77777777" w:rsidR="00BF1D70" w:rsidRPr="00BF1D70" w:rsidRDefault="00BF1D70" w:rsidP="00BF1D70">
      <w:pPr>
        <w:pStyle w:val="ListParagraph"/>
        <w:numPr>
          <w:ilvl w:val="0"/>
          <w:numId w:val="7"/>
        </w:numPr>
        <w:shd w:val="clear" w:color="auto" w:fill="FFFFFF"/>
        <w:spacing w:after="0" w:line="285" w:lineRule="atLeast"/>
        <w:rPr>
          <w:ins w:id="1015" w:author="Landes, Finian (GymLI)" w:date="2024-12-20T12:52:00Z" w16du:dateUtc="2024-12-20T11:52:00Z"/>
          <w:rFonts w:ascii="Consolas" w:eastAsia="Times New Roman" w:hAnsi="Consolas" w:cs="Times New Roman"/>
          <w:color w:val="000000"/>
          <w:kern w:val="0"/>
          <w:sz w:val="21"/>
          <w:szCs w:val="21"/>
          <w14:ligatures w14:val="none"/>
        </w:rPr>
      </w:pPr>
      <w:ins w:id="1016"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img</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Image</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267F99"/>
            <w:kern w:val="0"/>
            <w:sz w:val="21"/>
            <w:szCs w:val="21"/>
            <w14:ligatures w14:val="none"/>
          </w:rPr>
          <w:t>Image</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open</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dir</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A31515"/>
            <w:kern w:val="0"/>
            <w:sz w:val="21"/>
            <w:szCs w:val="21"/>
            <w14:ligatures w14:val="none"/>
          </w:rPr>
          <w: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name</w:t>
        </w:r>
        <w:r w:rsidRPr="00BF1D70">
          <w:rPr>
            <w:rFonts w:ascii="Consolas" w:eastAsia="Times New Roman" w:hAnsi="Consolas" w:cs="Times New Roman"/>
            <w:color w:val="000000"/>
            <w:kern w:val="0"/>
            <w:sz w:val="21"/>
            <w:szCs w:val="21"/>
            <w14:ligatures w14:val="none"/>
          </w:rPr>
          <w:t>)</w:t>
        </w:r>
      </w:ins>
    </w:p>
    <w:p w14:paraId="105F3E03" w14:textId="77777777" w:rsidR="00BF1D70" w:rsidRPr="00BF1D70" w:rsidRDefault="00BF1D70" w:rsidP="00BF1D70">
      <w:pPr>
        <w:pStyle w:val="ListParagraph"/>
        <w:numPr>
          <w:ilvl w:val="0"/>
          <w:numId w:val="7"/>
        </w:numPr>
        <w:shd w:val="clear" w:color="auto" w:fill="FFFFFF"/>
        <w:spacing w:after="0" w:line="285" w:lineRule="atLeast"/>
        <w:rPr>
          <w:ins w:id="1017" w:author="Landes, Finian (GymLI)" w:date="2024-12-20T12:52:00Z" w16du:dateUtc="2024-12-20T11:52:00Z"/>
          <w:rFonts w:ascii="Consolas" w:eastAsia="Times New Roman" w:hAnsi="Consolas" w:cs="Times New Roman"/>
          <w:color w:val="000000"/>
          <w:kern w:val="0"/>
          <w:sz w:val="21"/>
          <w:szCs w:val="21"/>
          <w14:ligatures w14:val="none"/>
        </w:rPr>
      </w:pPr>
      <w:ins w:id="1018" w:author="Landes, Finian (GymLI)" w:date="2024-12-20T12:52:00Z" w16du:dateUtc="2024-12-20T11:52:00Z">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images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i</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01080"/>
            <w:kern w:val="0"/>
            <w:sz w:val="21"/>
            <w:szCs w:val="21"/>
            <w14:ligatures w14:val="none"/>
          </w:rPr>
          <w:t>img</w:t>
        </w:r>
        <w:r w:rsidRPr="00BF1D70">
          <w:rPr>
            <w:rFonts w:ascii="Consolas" w:eastAsia="Times New Roman" w:hAnsi="Consolas" w:cs="Times New Roman"/>
            <w:color w:val="000000"/>
            <w:kern w:val="0"/>
            <w:sz w:val="21"/>
            <w:szCs w:val="21"/>
            <w14:ligatures w14:val="none"/>
          </w:rPr>
          <w:t>.getdata(</w:t>
        </w:r>
        <w:r w:rsidRPr="00BF1D70">
          <w:rPr>
            <w:rFonts w:ascii="Consolas" w:eastAsia="Times New Roman" w:hAnsi="Consolas" w:cs="Times New Roman"/>
            <w:color w:val="098658"/>
            <w:kern w:val="0"/>
            <w:sz w:val="21"/>
            <w:szCs w:val="21"/>
            <w14:ligatures w14:val="none"/>
          </w:rPr>
          <w:t>0</w:t>
        </w:r>
        <w:r w:rsidRPr="00BF1D70">
          <w:rPr>
            <w:rFonts w:ascii="Consolas" w:eastAsia="Times New Roman" w:hAnsi="Consolas" w:cs="Times New Roman"/>
            <w:color w:val="000000"/>
            <w:kern w:val="0"/>
            <w:sz w:val="21"/>
            <w:szCs w:val="21"/>
            <w14:ligatures w14:val="none"/>
          </w:rPr>
          <w:t>)</w:t>
        </w:r>
      </w:ins>
    </w:p>
    <w:p w14:paraId="30DAB290" w14:textId="77777777" w:rsidR="00BF1D70" w:rsidRPr="00D833DB" w:rsidRDefault="00BF1D70" w:rsidP="00BF1D70">
      <w:pPr>
        <w:pStyle w:val="ListParagraph"/>
        <w:numPr>
          <w:ilvl w:val="0"/>
          <w:numId w:val="7"/>
        </w:numPr>
        <w:shd w:val="clear" w:color="auto" w:fill="FFFFFF"/>
        <w:spacing w:after="0" w:line="285" w:lineRule="atLeast"/>
        <w:rPr>
          <w:ins w:id="1019" w:author="Landes, Finian (GymLI)" w:date="2024-12-20T12:52:00Z" w16du:dateUtc="2024-12-20T11:52:00Z"/>
          <w:rFonts w:ascii="Consolas" w:eastAsia="Times New Roman" w:hAnsi="Consolas" w:cs="Times New Roman"/>
          <w:color w:val="000000"/>
          <w:kern w:val="0"/>
          <w:sz w:val="21"/>
          <w:szCs w:val="21"/>
          <w:lang w:val="en-US"/>
          <w14:ligatures w14:val="none"/>
        </w:rPr>
      </w:pPr>
      <w:ins w:id="1020"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return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images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array</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image_names</w:t>
        </w:r>
        <w:r w:rsidRPr="00D833DB">
          <w:rPr>
            <w:rFonts w:ascii="Consolas" w:eastAsia="Times New Roman" w:hAnsi="Consolas" w:cs="Times New Roman"/>
            <w:color w:val="000000"/>
            <w:kern w:val="0"/>
            <w:sz w:val="21"/>
            <w:szCs w:val="21"/>
            <w:lang w:val="en-US"/>
            <w14:ligatures w14:val="none"/>
          </w:rPr>
          <w:t>)</w:t>
        </w:r>
      </w:ins>
    </w:p>
    <w:p w14:paraId="5100FE00" w14:textId="77777777" w:rsidR="00BF1D70" w:rsidRPr="00D833DB" w:rsidRDefault="00BF1D70" w:rsidP="00BF1D70">
      <w:pPr>
        <w:pStyle w:val="ListParagraph"/>
        <w:numPr>
          <w:ilvl w:val="0"/>
          <w:numId w:val="7"/>
        </w:numPr>
        <w:shd w:val="clear" w:color="auto" w:fill="FFFFFF"/>
        <w:spacing w:after="0" w:line="285" w:lineRule="atLeast"/>
        <w:rPr>
          <w:ins w:id="1021" w:author="Landes, Finian (GymLI)" w:date="2024-12-20T12:52:00Z" w16du:dateUtc="2024-12-20T11:52:00Z"/>
          <w:rFonts w:ascii="Consolas" w:eastAsia="Times New Roman" w:hAnsi="Consolas" w:cs="Times New Roman"/>
          <w:color w:val="000000"/>
          <w:kern w:val="0"/>
          <w:sz w:val="21"/>
          <w:szCs w:val="21"/>
          <w:lang w:val="en-US"/>
          <w14:ligatures w14:val="none"/>
        </w:rPr>
      </w:pPr>
    </w:p>
    <w:p w14:paraId="2E1D2EFA" w14:textId="77777777" w:rsidR="00BF1D70" w:rsidRPr="00411C90" w:rsidRDefault="00BF1D70" w:rsidP="00BF1D70">
      <w:pPr>
        <w:pStyle w:val="ListParagraph"/>
        <w:numPr>
          <w:ilvl w:val="0"/>
          <w:numId w:val="7"/>
        </w:numPr>
        <w:shd w:val="clear" w:color="auto" w:fill="FFFFFF"/>
        <w:spacing w:after="0" w:line="285" w:lineRule="atLeast"/>
        <w:rPr>
          <w:ins w:id="1022" w:author="Landes, Finian (GymLI)" w:date="2024-12-20T12:52:00Z" w16du:dateUtc="2024-12-20T11:52:00Z"/>
          <w:rFonts w:ascii="Consolas" w:eastAsia="Times New Roman" w:hAnsi="Consolas" w:cs="Times New Roman"/>
          <w:color w:val="000000"/>
          <w:kern w:val="0"/>
          <w:sz w:val="21"/>
          <w:szCs w:val="21"/>
          <w:lang w:val="en-US"/>
          <w14:ligatures w14:val="none"/>
        </w:rPr>
      </w:pPr>
      <w:ins w:id="1023"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#Generates a random train and test set with n_test test items</w:t>
        </w:r>
      </w:ins>
    </w:p>
    <w:p w14:paraId="309FF2A8" w14:textId="77777777" w:rsidR="00BF1D70" w:rsidRPr="00411C90" w:rsidRDefault="00BF1D70" w:rsidP="00BF1D70">
      <w:pPr>
        <w:pStyle w:val="ListParagraph"/>
        <w:numPr>
          <w:ilvl w:val="0"/>
          <w:numId w:val="7"/>
        </w:numPr>
        <w:shd w:val="clear" w:color="auto" w:fill="FFFFFF"/>
        <w:spacing w:after="0" w:line="285" w:lineRule="atLeast"/>
        <w:rPr>
          <w:ins w:id="1024" w:author="Landes, Finian (GymLI)" w:date="2024-12-20T12:52:00Z" w16du:dateUtc="2024-12-20T11:52:00Z"/>
          <w:rFonts w:ascii="Consolas" w:eastAsia="Times New Roman" w:hAnsi="Consolas" w:cs="Times New Roman"/>
          <w:color w:val="000000"/>
          <w:kern w:val="0"/>
          <w:sz w:val="21"/>
          <w:szCs w:val="21"/>
          <w:lang w:val="en-US"/>
          <w14:ligatures w14:val="none"/>
        </w:rPr>
      </w:pPr>
      <w:ins w:id="1025"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#returns train and test images and train and test names</w:t>
        </w:r>
      </w:ins>
    </w:p>
    <w:p w14:paraId="032CD59A" w14:textId="77777777" w:rsidR="00BF1D70" w:rsidRPr="00D833DB" w:rsidRDefault="00BF1D70" w:rsidP="00BF1D70">
      <w:pPr>
        <w:pStyle w:val="ListParagraph"/>
        <w:numPr>
          <w:ilvl w:val="0"/>
          <w:numId w:val="7"/>
        </w:numPr>
        <w:shd w:val="clear" w:color="auto" w:fill="FFFFFF"/>
        <w:spacing w:after="0" w:line="285" w:lineRule="atLeast"/>
        <w:rPr>
          <w:ins w:id="1026" w:author="Landes, Finian (GymLI)" w:date="2024-12-20T12:52:00Z" w16du:dateUtc="2024-12-20T11:52:00Z"/>
          <w:rFonts w:ascii="Consolas" w:eastAsia="Times New Roman" w:hAnsi="Consolas" w:cs="Times New Roman"/>
          <w:color w:val="000000"/>
          <w:kern w:val="0"/>
          <w:sz w:val="21"/>
          <w:szCs w:val="21"/>
          <w:lang w:val="en-US"/>
          <w14:ligatures w14:val="none"/>
        </w:rPr>
      </w:pPr>
      <w:ins w:id="1027"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get_train_test_dataset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images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image_names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n_test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int</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tuple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w:t>
        </w:r>
      </w:ins>
    </w:p>
    <w:p w14:paraId="6A0B1BC2" w14:textId="77777777" w:rsidR="00BF1D70" w:rsidRPr="00BF1D70" w:rsidRDefault="00BF1D70" w:rsidP="00BF1D70">
      <w:pPr>
        <w:pStyle w:val="ListParagraph"/>
        <w:numPr>
          <w:ilvl w:val="0"/>
          <w:numId w:val="7"/>
        </w:numPr>
        <w:shd w:val="clear" w:color="auto" w:fill="FFFFFF"/>
        <w:spacing w:after="0" w:line="285" w:lineRule="atLeast"/>
        <w:rPr>
          <w:ins w:id="1028" w:author="Landes, Finian (GymLI)" w:date="2024-12-20T12:52:00Z" w16du:dateUtc="2024-12-20T11:52:00Z"/>
          <w:rFonts w:ascii="Consolas" w:eastAsia="Times New Roman" w:hAnsi="Consolas" w:cs="Times New Roman"/>
          <w:color w:val="000000"/>
          <w:kern w:val="0"/>
          <w:sz w:val="21"/>
          <w:szCs w:val="21"/>
          <w14:ligatures w14:val="none"/>
        </w:rPr>
      </w:pPr>
      <w:ins w:id="1029"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indices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list</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random</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choice</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len</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images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n_test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replace</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000FF"/>
            <w:kern w:val="0"/>
            <w:sz w:val="21"/>
            <w:szCs w:val="21"/>
            <w14:ligatures w14:val="none"/>
          </w:rPr>
          <w:t>False</w:t>
        </w:r>
        <w:r w:rsidRPr="00BF1D70">
          <w:rPr>
            <w:rFonts w:ascii="Consolas" w:eastAsia="Times New Roman" w:hAnsi="Consolas" w:cs="Times New Roman"/>
            <w:color w:val="000000"/>
            <w:kern w:val="0"/>
            <w:sz w:val="21"/>
            <w:szCs w:val="21"/>
            <w14:ligatures w14:val="none"/>
          </w:rPr>
          <w:t>)</w:t>
        </w:r>
      </w:ins>
    </w:p>
    <w:p w14:paraId="4734BEC4" w14:textId="77777777" w:rsidR="00BF1D70" w:rsidRPr="00D833DB" w:rsidRDefault="00BF1D70" w:rsidP="00BF1D70">
      <w:pPr>
        <w:pStyle w:val="ListParagraph"/>
        <w:numPr>
          <w:ilvl w:val="0"/>
          <w:numId w:val="7"/>
        </w:numPr>
        <w:shd w:val="clear" w:color="auto" w:fill="FFFFFF"/>
        <w:spacing w:after="0" w:line="285" w:lineRule="atLeast"/>
        <w:rPr>
          <w:ins w:id="1030" w:author="Landes, Finian (GymLI)" w:date="2024-12-20T12:52:00Z" w16du:dateUtc="2024-12-20T11:52:00Z"/>
          <w:rFonts w:ascii="Consolas" w:eastAsia="Times New Roman" w:hAnsi="Consolas" w:cs="Times New Roman"/>
          <w:color w:val="000000"/>
          <w:kern w:val="0"/>
          <w:sz w:val="21"/>
          <w:szCs w:val="21"/>
          <w:lang w:val="en-US"/>
          <w14:ligatures w14:val="none"/>
        </w:rPr>
      </w:pPr>
      <w:ins w:id="1031"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test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images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indices</w:t>
        </w:r>
        <w:r w:rsidRPr="00D833DB">
          <w:rPr>
            <w:rFonts w:ascii="Consolas" w:eastAsia="Times New Roman" w:hAnsi="Consolas" w:cs="Times New Roman"/>
            <w:color w:val="000000"/>
            <w:kern w:val="0"/>
            <w:sz w:val="21"/>
            <w:szCs w:val="21"/>
            <w:lang w:val="en-US"/>
            <w14:ligatures w14:val="none"/>
          </w:rPr>
          <w:t>]</w:t>
        </w:r>
      </w:ins>
    </w:p>
    <w:p w14:paraId="4D873527" w14:textId="77777777" w:rsidR="00BF1D70" w:rsidRPr="00411C90" w:rsidRDefault="00BF1D70" w:rsidP="00BF1D70">
      <w:pPr>
        <w:pStyle w:val="ListParagraph"/>
        <w:numPr>
          <w:ilvl w:val="0"/>
          <w:numId w:val="7"/>
        </w:numPr>
        <w:shd w:val="clear" w:color="auto" w:fill="FFFFFF"/>
        <w:spacing w:after="0" w:line="285" w:lineRule="atLeast"/>
        <w:rPr>
          <w:ins w:id="1032" w:author="Landes, Finian (GymLI)" w:date="2024-12-20T12:52:00Z" w16du:dateUtc="2024-12-20T11:52:00Z"/>
          <w:rFonts w:ascii="Consolas" w:eastAsia="Times New Roman" w:hAnsi="Consolas" w:cs="Times New Roman"/>
          <w:color w:val="000000"/>
          <w:kern w:val="0"/>
          <w:sz w:val="21"/>
          <w:szCs w:val="21"/>
          <w:lang w:val="en-US"/>
          <w14:ligatures w14:val="none"/>
        </w:rPr>
      </w:pPr>
      <w:ins w:id="1033"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names_test</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list</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267F99"/>
            <w:kern w:val="0"/>
            <w:sz w:val="21"/>
            <w:szCs w:val="21"/>
            <w:lang w:val="en-US"/>
            <w14:ligatures w14:val="none"/>
          </w:rPr>
          <w:t>str</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image_names</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indices</w:t>
        </w:r>
        <w:r w:rsidRPr="00411C90">
          <w:rPr>
            <w:rFonts w:ascii="Consolas" w:eastAsia="Times New Roman" w:hAnsi="Consolas" w:cs="Times New Roman"/>
            <w:color w:val="000000"/>
            <w:kern w:val="0"/>
            <w:sz w:val="21"/>
            <w:szCs w:val="21"/>
            <w:lang w:val="en-US"/>
            <w14:ligatures w14:val="none"/>
          </w:rPr>
          <w:t>]</w:t>
        </w:r>
      </w:ins>
    </w:p>
    <w:p w14:paraId="570EEBBD" w14:textId="77777777" w:rsidR="00BF1D70" w:rsidRPr="00BF1D70" w:rsidRDefault="00BF1D70" w:rsidP="00BF1D70">
      <w:pPr>
        <w:pStyle w:val="ListParagraph"/>
        <w:numPr>
          <w:ilvl w:val="0"/>
          <w:numId w:val="7"/>
        </w:numPr>
        <w:shd w:val="clear" w:color="auto" w:fill="FFFFFF"/>
        <w:spacing w:after="0" w:line="285" w:lineRule="atLeast"/>
        <w:rPr>
          <w:ins w:id="1034" w:author="Landes, Finian (GymLI)" w:date="2024-12-20T12:52:00Z" w16du:dateUtc="2024-12-20T11:52:00Z"/>
          <w:rFonts w:ascii="Consolas" w:eastAsia="Times New Roman" w:hAnsi="Consolas" w:cs="Times New Roman"/>
          <w:color w:val="000000"/>
          <w:kern w:val="0"/>
          <w:sz w:val="21"/>
          <w:szCs w:val="21"/>
          <w14:ligatures w14:val="none"/>
        </w:rPr>
      </w:pPr>
      <w:ins w:id="1035"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train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ndarray</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delete</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images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indices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axis</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98658"/>
            <w:kern w:val="0"/>
            <w:sz w:val="21"/>
            <w:szCs w:val="21"/>
            <w14:ligatures w14:val="none"/>
          </w:rPr>
          <w:t>0</w:t>
        </w:r>
        <w:r w:rsidRPr="00BF1D70">
          <w:rPr>
            <w:rFonts w:ascii="Consolas" w:eastAsia="Times New Roman" w:hAnsi="Consolas" w:cs="Times New Roman"/>
            <w:color w:val="000000"/>
            <w:kern w:val="0"/>
            <w:sz w:val="21"/>
            <w:szCs w:val="21"/>
            <w14:ligatures w14:val="none"/>
          </w:rPr>
          <w:t>)</w:t>
        </w:r>
      </w:ins>
    </w:p>
    <w:p w14:paraId="727691F1" w14:textId="77777777" w:rsidR="00BF1D70" w:rsidRPr="00BF1D70" w:rsidRDefault="00BF1D70" w:rsidP="00BF1D70">
      <w:pPr>
        <w:pStyle w:val="ListParagraph"/>
        <w:numPr>
          <w:ilvl w:val="0"/>
          <w:numId w:val="7"/>
        </w:numPr>
        <w:shd w:val="clear" w:color="auto" w:fill="FFFFFF"/>
        <w:spacing w:after="0" w:line="285" w:lineRule="atLeast"/>
        <w:rPr>
          <w:ins w:id="1036" w:author="Landes, Finian (GymLI)" w:date="2024-12-20T12:52:00Z" w16du:dateUtc="2024-12-20T11:52:00Z"/>
          <w:rFonts w:ascii="Consolas" w:eastAsia="Times New Roman" w:hAnsi="Consolas" w:cs="Times New Roman"/>
          <w:color w:val="000000"/>
          <w:kern w:val="0"/>
          <w:sz w:val="21"/>
          <w:szCs w:val="21"/>
          <w14:ligatures w14:val="none"/>
        </w:rPr>
      </w:pPr>
      <w:ins w:id="1037" w:author="Landes, Finian (GymLI)" w:date="2024-12-20T12:52:00Z" w16du:dateUtc="2024-12-20T11:52:00Z">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names_train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list</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str</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delete</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image_names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indices</w:t>
        </w:r>
        <w:r w:rsidRPr="00BF1D70">
          <w:rPr>
            <w:rFonts w:ascii="Consolas" w:eastAsia="Times New Roman" w:hAnsi="Consolas" w:cs="Times New Roman"/>
            <w:color w:val="000000"/>
            <w:kern w:val="0"/>
            <w:sz w:val="21"/>
            <w:szCs w:val="21"/>
            <w14:ligatures w14:val="none"/>
          </w:rPr>
          <w:t>)</w:t>
        </w:r>
      </w:ins>
    </w:p>
    <w:p w14:paraId="49C9B40D" w14:textId="77777777" w:rsidR="00BF1D70" w:rsidRPr="00411C90" w:rsidRDefault="00BF1D70" w:rsidP="00BF1D70">
      <w:pPr>
        <w:pStyle w:val="ListParagraph"/>
        <w:numPr>
          <w:ilvl w:val="0"/>
          <w:numId w:val="7"/>
        </w:numPr>
        <w:shd w:val="clear" w:color="auto" w:fill="FFFFFF"/>
        <w:spacing w:after="0" w:line="285" w:lineRule="atLeast"/>
        <w:rPr>
          <w:ins w:id="1038" w:author="Landes, Finian (GymLI)" w:date="2024-12-20T12:52:00Z" w16du:dateUtc="2024-12-20T11:52:00Z"/>
          <w:rFonts w:ascii="Consolas" w:eastAsia="Times New Roman" w:hAnsi="Consolas" w:cs="Times New Roman"/>
          <w:color w:val="000000"/>
          <w:kern w:val="0"/>
          <w:sz w:val="21"/>
          <w:szCs w:val="21"/>
          <w:lang w:val="en-US"/>
          <w14:ligatures w14:val="none"/>
        </w:rPr>
      </w:pPr>
      <w:ins w:id="1039"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return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train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test</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names_train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names_test</w:t>
        </w:r>
      </w:ins>
    </w:p>
    <w:p w14:paraId="5A0D26F8" w14:textId="77777777" w:rsidR="00BF1D70" w:rsidRPr="00411C90" w:rsidRDefault="00BF1D70" w:rsidP="00BF1D70">
      <w:pPr>
        <w:pStyle w:val="ListParagraph"/>
        <w:numPr>
          <w:ilvl w:val="0"/>
          <w:numId w:val="7"/>
        </w:numPr>
        <w:shd w:val="clear" w:color="auto" w:fill="FFFFFF"/>
        <w:spacing w:after="0" w:line="285" w:lineRule="atLeast"/>
        <w:rPr>
          <w:ins w:id="1040" w:author="Landes, Finian (GymLI)" w:date="2024-12-20T12:52:00Z" w16du:dateUtc="2024-12-20T11:52:00Z"/>
          <w:rFonts w:ascii="Consolas" w:eastAsia="Times New Roman" w:hAnsi="Consolas" w:cs="Times New Roman"/>
          <w:color w:val="000000"/>
          <w:kern w:val="0"/>
          <w:sz w:val="21"/>
          <w:szCs w:val="21"/>
          <w:lang w:val="en-US"/>
          <w14:ligatures w14:val="none"/>
        </w:rPr>
      </w:pPr>
    </w:p>
    <w:p w14:paraId="459CE68A" w14:textId="77777777" w:rsidR="00BF1D70" w:rsidRPr="00411C90" w:rsidRDefault="00BF1D70" w:rsidP="00BF1D70">
      <w:pPr>
        <w:pStyle w:val="ListParagraph"/>
        <w:numPr>
          <w:ilvl w:val="0"/>
          <w:numId w:val="7"/>
        </w:numPr>
        <w:shd w:val="clear" w:color="auto" w:fill="FFFFFF"/>
        <w:spacing w:after="0" w:line="285" w:lineRule="atLeast"/>
        <w:rPr>
          <w:ins w:id="1041" w:author="Landes, Finian (GymLI)" w:date="2024-12-20T12:52:00Z" w16du:dateUtc="2024-12-20T11:52:00Z"/>
          <w:rFonts w:ascii="Consolas" w:eastAsia="Times New Roman" w:hAnsi="Consolas" w:cs="Times New Roman"/>
          <w:color w:val="000000"/>
          <w:kern w:val="0"/>
          <w:sz w:val="21"/>
          <w:szCs w:val="21"/>
          <w:lang w:val="en-US"/>
          <w14:ligatures w14:val="none"/>
        </w:rPr>
      </w:pPr>
      <w:ins w:id="1042"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#Using the coeff_matrix, the eigenfaces and the meanface returns the index of the image which lies closest to point</w:t>
        </w:r>
      </w:ins>
    </w:p>
    <w:p w14:paraId="2F450BEF" w14:textId="77777777" w:rsidR="00BF1D70" w:rsidRPr="00BF1D70" w:rsidRDefault="00BF1D70" w:rsidP="00BF1D70">
      <w:pPr>
        <w:pStyle w:val="ListParagraph"/>
        <w:numPr>
          <w:ilvl w:val="0"/>
          <w:numId w:val="7"/>
        </w:numPr>
        <w:shd w:val="clear" w:color="auto" w:fill="FFFFFF"/>
        <w:spacing w:after="0" w:line="285" w:lineRule="atLeast"/>
        <w:rPr>
          <w:ins w:id="1043" w:author="Landes, Finian (GymLI)" w:date="2024-12-20T12:52:00Z" w16du:dateUtc="2024-12-20T11:52:00Z"/>
          <w:rFonts w:ascii="Consolas" w:eastAsia="Times New Roman" w:hAnsi="Consolas" w:cs="Times New Roman"/>
          <w:color w:val="000000"/>
          <w:kern w:val="0"/>
          <w:sz w:val="21"/>
          <w:szCs w:val="21"/>
          <w14:ligatures w14:val="none"/>
        </w:rPr>
      </w:pPr>
      <w:ins w:id="1044" w:author="Landes, Finian (GymLI)" w:date="2024-12-20T12:52:00Z" w16du:dateUtc="2024-12-20T11:52:00Z">
        <w:r w:rsidRPr="00BF1D70">
          <w:rPr>
            <w:rFonts w:ascii="Consolas" w:eastAsia="Times New Roman" w:hAnsi="Consolas" w:cs="Times New Roman"/>
            <w:color w:val="008000"/>
            <w:kern w:val="0"/>
            <w:sz w:val="21"/>
            <w:szCs w:val="21"/>
            <w14:ligatures w14:val="none"/>
          </w:rPr>
          <w:t>#Returns index of closest image</w:t>
        </w:r>
      </w:ins>
    </w:p>
    <w:p w14:paraId="06E79476" w14:textId="77777777" w:rsidR="00BF1D70" w:rsidRPr="00D833DB" w:rsidRDefault="00BF1D70" w:rsidP="00BF1D70">
      <w:pPr>
        <w:pStyle w:val="ListParagraph"/>
        <w:numPr>
          <w:ilvl w:val="0"/>
          <w:numId w:val="7"/>
        </w:numPr>
        <w:shd w:val="clear" w:color="auto" w:fill="FFFFFF"/>
        <w:spacing w:after="0" w:line="285" w:lineRule="atLeast"/>
        <w:rPr>
          <w:ins w:id="1045" w:author="Landes, Finian (GymLI)" w:date="2024-12-20T12:52:00Z" w16du:dateUtc="2024-12-20T11:52:00Z"/>
          <w:rFonts w:ascii="Consolas" w:eastAsia="Times New Roman" w:hAnsi="Consolas" w:cs="Times New Roman"/>
          <w:color w:val="000000"/>
          <w:kern w:val="0"/>
          <w:sz w:val="21"/>
          <w:szCs w:val="21"/>
          <w:lang w:val="en-US"/>
          <w14:ligatures w14:val="none"/>
        </w:rPr>
      </w:pPr>
      <w:ins w:id="1046"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closest_neighbour</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point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meanface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eigenfaces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coeff_mat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int</w:t>
        </w:r>
        <w:r w:rsidRPr="00D833DB">
          <w:rPr>
            <w:rFonts w:ascii="Consolas" w:eastAsia="Times New Roman" w:hAnsi="Consolas" w:cs="Times New Roman"/>
            <w:color w:val="000000"/>
            <w:kern w:val="0"/>
            <w:sz w:val="21"/>
            <w:szCs w:val="21"/>
            <w:lang w:val="en-US"/>
            <w14:ligatures w14:val="none"/>
          </w:rPr>
          <w:t>:</w:t>
        </w:r>
      </w:ins>
    </w:p>
    <w:p w14:paraId="7D373507" w14:textId="77777777" w:rsidR="00BF1D70" w:rsidRPr="00D833DB" w:rsidRDefault="00BF1D70" w:rsidP="00BF1D70">
      <w:pPr>
        <w:pStyle w:val="ListParagraph"/>
        <w:numPr>
          <w:ilvl w:val="0"/>
          <w:numId w:val="7"/>
        </w:numPr>
        <w:shd w:val="clear" w:color="auto" w:fill="FFFFFF"/>
        <w:spacing w:after="0" w:line="285" w:lineRule="atLeast"/>
        <w:rPr>
          <w:ins w:id="1047" w:author="Landes, Finian (GymLI)" w:date="2024-12-20T12:52:00Z" w16du:dateUtc="2024-12-20T11:52:00Z"/>
          <w:rFonts w:ascii="Consolas" w:eastAsia="Times New Roman" w:hAnsi="Consolas" w:cs="Times New Roman"/>
          <w:color w:val="000000"/>
          <w:kern w:val="0"/>
          <w:sz w:val="21"/>
          <w:szCs w:val="21"/>
          <w:lang w:val="en-US"/>
          <w14:ligatures w14:val="none"/>
        </w:rPr>
      </w:pPr>
      <w:ins w:id="1048"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c1</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matmul</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eigenfaces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meanface</w:t>
        </w:r>
        <w:r w:rsidRPr="00D833DB">
          <w:rPr>
            <w:rFonts w:ascii="Consolas" w:eastAsia="Times New Roman" w:hAnsi="Consolas" w:cs="Times New Roman"/>
            <w:color w:val="000000"/>
            <w:kern w:val="0"/>
            <w:sz w:val="21"/>
            <w:szCs w:val="21"/>
            <w:lang w:val="en-US"/>
            <w14:ligatures w14:val="none"/>
          </w:rPr>
          <w:t>)</w:t>
        </w:r>
      </w:ins>
    </w:p>
    <w:p w14:paraId="49FA364B" w14:textId="77777777" w:rsidR="00BF1D70" w:rsidRPr="00D833DB" w:rsidRDefault="00BF1D70" w:rsidP="00BF1D70">
      <w:pPr>
        <w:pStyle w:val="ListParagraph"/>
        <w:numPr>
          <w:ilvl w:val="0"/>
          <w:numId w:val="7"/>
        </w:numPr>
        <w:shd w:val="clear" w:color="auto" w:fill="FFFFFF"/>
        <w:spacing w:after="0" w:line="285" w:lineRule="atLeast"/>
        <w:rPr>
          <w:ins w:id="1049" w:author="Landes, Finian (GymLI)" w:date="2024-12-20T12:52:00Z" w16du:dateUtc="2024-12-20T11:52:00Z"/>
          <w:rFonts w:ascii="Consolas" w:eastAsia="Times New Roman" w:hAnsi="Consolas" w:cs="Times New Roman"/>
          <w:color w:val="000000"/>
          <w:kern w:val="0"/>
          <w:sz w:val="21"/>
          <w:szCs w:val="21"/>
          <w:lang w:val="en-US"/>
          <w14:ligatures w14:val="none"/>
        </w:rPr>
      </w:pPr>
      <w:ins w:id="1050"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distances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sum</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c1</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coeff_mat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98658"/>
            <w:kern w:val="0"/>
            <w:sz w:val="21"/>
            <w:szCs w:val="21"/>
            <w:lang w:val="en-US"/>
            <w14:ligatures w14:val="none"/>
          </w:rPr>
          <w:t>2</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axis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98658"/>
            <w:kern w:val="0"/>
            <w:sz w:val="21"/>
            <w:szCs w:val="21"/>
            <w:lang w:val="en-US"/>
            <w14:ligatures w14:val="none"/>
          </w:rPr>
          <w:t>1</w:t>
        </w:r>
        <w:r w:rsidRPr="00D833DB">
          <w:rPr>
            <w:rFonts w:ascii="Consolas" w:eastAsia="Times New Roman" w:hAnsi="Consolas" w:cs="Times New Roman"/>
            <w:color w:val="000000"/>
            <w:kern w:val="0"/>
            <w:sz w:val="21"/>
            <w:szCs w:val="21"/>
            <w:lang w:val="en-US"/>
            <w14:ligatures w14:val="none"/>
          </w:rPr>
          <w:t>)</w:t>
        </w:r>
      </w:ins>
    </w:p>
    <w:p w14:paraId="1F01B2B1" w14:textId="77777777" w:rsidR="00BF1D70" w:rsidRPr="00BF1D70" w:rsidRDefault="00BF1D70" w:rsidP="00BF1D70">
      <w:pPr>
        <w:pStyle w:val="ListParagraph"/>
        <w:numPr>
          <w:ilvl w:val="0"/>
          <w:numId w:val="7"/>
        </w:numPr>
        <w:shd w:val="clear" w:color="auto" w:fill="FFFFFF"/>
        <w:spacing w:after="0" w:line="285" w:lineRule="atLeast"/>
        <w:rPr>
          <w:ins w:id="1051" w:author="Landes, Finian (GymLI)" w:date="2024-12-20T12:52:00Z" w16du:dateUtc="2024-12-20T11:52:00Z"/>
          <w:rFonts w:ascii="Consolas" w:eastAsia="Times New Roman" w:hAnsi="Consolas" w:cs="Times New Roman"/>
          <w:color w:val="000000"/>
          <w:kern w:val="0"/>
          <w:sz w:val="21"/>
          <w:szCs w:val="21"/>
          <w14:ligatures w14:val="none"/>
        </w:rPr>
      </w:pPr>
      <w:ins w:id="1052"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AF00DB"/>
            <w:kern w:val="0"/>
            <w:sz w:val="21"/>
            <w:szCs w:val="21"/>
            <w14:ligatures w14:val="none"/>
          </w:rPr>
          <w:t>return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argmin</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distances</w:t>
        </w:r>
        <w:r w:rsidRPr="00BF1D70">
          <w:rPr>
            <w:rFonts w:ascii="Consolas" w:eastAsia="Times New Roman" w:hAnsi="Consolas" w:cs="Times New Roman"/>
            <w:color w:val="000000"/>
            <w:kern w:val="0"/>
            <w:sz w:val="21"/>
            <w:szCs w:val="21"/>
            <w14:ligatures w14:val="none"/>
          </w:rPr>
          <w:t>)</w:t>
        </w:r>
      </w:ins>
    </w:p>
    <w:p w14:paraId="1F30E2CE" w14:textId="77777777" w:rsidR="00BF1D70" w:rsidRPr="00BF1D70" w:rsidRDefault="00BF1D70" w:rsidP="00BF1D70">
      <w:pPr>
        <w:pStyle w:val="ListParagraph"/>
        <w:numPr>
          <w:ilvl w:val="0"/>
          <w:numId w:val="7"/>
        </w:numPr>
        <w:shd w:val="clear" w:color="auto" w:fill="FFFFFF"/>
        <w:spacing w:after="0" w:line="285" w:lineRule="atLeast"/>
        <w:rPr>
          <w:ins w:id="1053" w:author="Landes, Finian (GymLI)" w:date="2024-12-20T12:52:00Z" w16du:dateUtc="2024-12-20T11:52:00Z"/>
          <w:rFonts w:ascii="Consolas" w:eastAsia="Times New Roman" w:hAnsi="Consolas" w:cs="Times New Roman"/>
          <w:color w:val="000000"/>
          <w:kern w:val="0"/>
          <w:sz w:val="21"/>
          <w:szCs w:val="21"/>
          <w14:ligatures w14:val="none"/>
        </w:rPr>
      </w:pPr>
    </w:p>
    <w:p w14:paraId="3179BCA6" w14:textId="77777777" w:rsidR="00BF1D70" w:rsidRPr="00411C90" w:rsidRDefault="00BF1D70" w:rsidP="00BF1D70">
      <w:pPr>
        <w:pStyle w:val="ListParagraph"/>
        <w:numPr>
          <w:ilvl w:val="0"/>
          <w:numId w:val="7"/>
        </w:numPr>
        <w:shd w:val="clear" w:color="auto" w:fill="FFFFFF"/>
        <w:spacing w:after="0" w:line="285" w:lineRule="atLeast"/>
        <w:rPr>
          <w:ins w:id="1054" w:author="Landes, Finian (GymLI)" w:date="2024-12-20T12:52:00Z" w16du:dateUtc="2024-12-20T11:52:00Z"/>
          <w:rFonts w:ascii="Consolas" w:eastAsia="Times New Roman" w:hAnsi="Consolas" w:cs="Times New Roman"/>
          <w:color w:val="000000"/>
          <w:kern w:val="0"/>
          <w:sz w:val="21"/>
          <w:szCs w:val="21"/>
          <w:lang w:val="en-US"/>
          <w14:ligatures w14:val="none"/>
        </w:rPr>
      </w:pPr>
      <w:ins w:id="1055"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#Creates a matrix from the meanface, the eigenfaces and the passed points, which is used to increase efficiency of the PCA-Algorithm</w:t>
        </w:r>
      </w:ins>
    </w:p>
    <w:p w14:paraId="2646EE8B" w14:textId="77777777" w:rsidR="00BF1D70" w:rsidRPr="00411C90" w:rsidRDefault="00BF1D70" w:rsidP="00BF1D70">
      <w:pPr>
        <w:pStyle w:val="ListParagraph"/>
        <w:numPr>
          <w:ilvl w:val="0"/>
          <w:numId w:val="7"/>
        </w:numPr>
        <w:shd w:val="clear" w:color="auto" w:fill="FFFFFF"/>
        <w:spacing w:after="0" w:line="285" w:lineRule="atLeast"/>
        <w:rPr>
          <w:ins w:id="1056" w:author="Landes, Finian (GymLI)" w:date="2024-12-20T12:52:00Z" w16du:dateUtc="2024-12-20T11:52:00Z"/>
          <w:rFonts w:ascii="Consolas" w:eastAsia="Times New Roman" w:hAnsi="Consolas" w:cs="Times New Roman"/>
          <w:color w:val="000000"/>
          <w:kern w:val="0"/>
          <w:sz w:val="21"/>
          <w:szCs w:val="21"/>
          <w:lang w:val="en-US"/>
          <w14:ligatures w14:val="none"/>
        </w:rPr>
      </w:pPr>
      <w:ins w:id="1057"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#Returns a matrix in form n x n where n is the number of images</w:t>
        </w:r>
      </w:ins>
    </w:p>
    <w:p w14:paraId="0A3A13DB" w14:textId="77777777" w:rsidR="00BF1D70" w:rsidRPr="00D833DB" w:rsidRDefault="00BF1D70" w:rsidP="00BF1D70">
      <w:pPr>
        <w:pStyle w:val="ListParagraph"/>
        <w:numPr>
          <w:ilvl w:val="0"/>
          <w:numId w:val="7"/>
        </w:numPr>
        <w:shd w:val="clear" w:color="auto" w:fill="FFFFFF"/>
        <w:spacing w:after="0" w:line="285" w:lineRule="atLeast"/>
        <w:rPr>
          <w:ins w:id="1058" w:author="Landes, Finian (GymLI)" w:date="2024-12-20T12:52:00Z" w16du:dateUtc="2024-12-20T11:52:00Z"/>
          <w:rFonts w:ascii="Consolas" w:eastAsia="Times New Roman" w:hAnsi="Consolas" w:cs="Times New Roman"/>
          <w:color w:val="000000"/>
          <w:kern w:val="0"/>
          <w:sz w:val="21"/>
          <w:szCs w:val="21"/>
          <w:lang w:val="en-US"/>
          <w14:ligatures w14:val="none"/>
        </w:rPr>
      </w:pPr>
      <w:ins w:id="1059"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coeff_matrix</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meanface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eigenfaces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w:t>
        </w:r>
      </w:ins>
    </w:p>
    <w:p w14:paraId="7118655D" w14:textId="77777777" w:rsidR="00BF1D70" w:rsidRPr="00D833DB" w:rsidRDefault="00BF1D70" w:rsidP="00BF1D70">
      <w:pPr>
        <w:pStyle w:val="ListParagraph"/>
        <w:numPr>
          <w:ilvl w:val="0"/>
          <w:numId w:val="7"/>
        </w:numPr>
        <w:shd w:val="clear" w:color="auto" w:fill="FFFFFF"/>
        <w:spacing w:after="0" w:line="285" w:lineRule="atLeast"/>
        <w:rPr>
          <w:ins w:id="1060" w:author="Landes, Finian (GymLI)" w:date="2024-12-20T12:52:00Z" w16du:dateUtc="2024-12-20T11:52:00Z"/>
          <w:rFonts w:ascii="Consolas" w:eastAsia="Times New Roman" w:hAnsi="Consolas" w:cs="Times New Roman"/>
          <w:color w:val="000000"/>
          <w:kern w:val="0"/>
          <w:sz w:val="21"/>
          <w:szCs w:val="21"/>
          <w:lang w:val="en-US"/>
          <w14:ligatures w14:val="none"/>
        </w:rPr>
      </w:pPr>
      <w:ins w:id="1061"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return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matmul</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eigenfaces</w:t>
        </w:r>
        <w:r w:rsidRPr="00D833DB">
          <w:rPr>
            <w:rFonts w:ascii="Consolas" w:eastAsia="Times New Roman" w:hAnsi="Consolas" w:cs="Times New Roman"/>
            <w:color w:val="000000"/>
            <w:kern w:val="0"/>
            <w:sz w:val="21"/>
            <w:szCs w:val="21"/>
            <w:lang w:val="en-US"/>
            <w14:ligatures w14:val="none"/>
          </w:rPr>
          <w:t>,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meanface</w:t>
        </w:r>
        <w:r w:rsidRPr="00D833DB">
          <w:rPr>
            <w:rFonts w:ascii="Consolas" w:eastAsia="Times New Roman" w:hAnsi="Consolas" w:cs="Times New Roman"/>
            <w:color w:val="000000"/>
            <w:kern w:val="0"/>
            <w:sz w:val="21"/>
            <w:szCs w:val="21"/>
            <w:lang w:val="en-US"/>
            <w14:ligatures w14:val="none"/>
          </w:rPr>
          <w:t>).T)</w:t>
        </w:r>
      </w:ins>
    </w:p>
    <w:p w14:paraId="4FF59273" w14:textId="77777777" w:rsidR="00BF1D70" w:rsidRPr="00D833DB" w:rsidRDefault="00BF1D70" w:rsidP="00BF1D70">
      <w:pPr>
        <w:pStyle w:val="ListParagraph"/>
        <w:numPr>
          <w:ilvl w:val="0"/>
          <w:numId w:val="7"/>
        </w:numPr>
        <w:shd w:val="clear" w:color="auto" w:fill="FFFFFF"/>
        <w:spacing w:after="0" w:line="285" w:lineRule="atLeast"/>
        <w:rPr>
          <w:ins w:id="1062" w:author="Landes, Finian (GymLI)" w:date="2024-12-20T12:52:00Z" w16du:dateUtc="2024-12-20T11:52:00Z"/>
          <w:rFonts w:ascii="Consolas" w:eastAsia="Times New Roman" w:hAnsi="Consolas" w:cs="Times New Roman"/>
          <w:color w:val="000000"/>
          <w:kern w:val="0"/>
          <w:sz w:val="21"/>
          <w:szCs w:val="21"/>
          <w:lang w:val="en-US"/>
          <w14:ligatures w14:val="none"/>
        </w:rPr>
      </w:pPr>
    </w:p>
    <w:p w14:paraId="1B0034C0" w14:textId="77777777" w:rsidR="00BF1D70" w:rsidRPr="00411C90" w:rsidRDefault="00BF1D70" w:rsidP="00BF1D70">
      <w:pPr>
        <w:pStyle w:val="ListParagraph"/>
        <w:numPr>
          <w:ilvl w:val="0"/>
          <w:numId w:val="7"/>
        </w:numPr>
        <w:shd w:val="clear" w:color="auto" w:fill="FFFFFF"/>
        <w:spacing w:after="0" w:line="285" w:lineRule="atLeast"/>
        <w:rPr>
          <w:ins w:id="1063" w:author="Landes, Finian (GymLI)" w:date="2024-12-20T12:52:00Z" w16du:dateUtc="2024-12-20T11:52:00Z"/>
          <w:rFonts w:ascii="Consolas" w:eastAsia="Times New Roman" w:hAnsi="Consolas" w:cs="Times New Roman"/>
          <w:color w:val="000000"/>
          <w:kern w:val="0"/>
          <w:sz w:val="21"/>
          <w:szCs w:val="21"/>
          <w:lang w:val="en-US"/>
          <w14:ligatures w14:val="none"/>
        </w:rPr>
      </w:pPr>
      <w:ins w:id="1064"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#Saves an image with a given filename stable for image in any format eg. 0-1, 0-255, -100-100</w:t>
        </w:r>
      </w:ins>
    </w:p>
    <w:p w14:paraId="71F45D99" w14:textId="77777777" w:rsidR="00BF1D70" w:rsidRPr="00BF1D70" w:rsidRDefault="00BF1D70" w:rsidP="00BF1D70">
      <w:pPr>
        <w:pStyle w:val="ListParagraph"/>
        <w:numPr>
          <w:ilvl w:val="0"/>
          <w:numId w:val="7"/>
        </w:numPr>
        <w:shd w:val="clear" w:color="auto" w:fill="FFFFFF"/>
        <w:spacing w:after="0" w:line="285" w:lineRule="atLeast"/>
        <w:rPr>
          <w:ins w:id="1065" w:author="Landes, Finian (GymLI)" w:date="2024-12-20T12:52:00Z" w16du:dateUtc="2024-12-20T11:52:00Z"/>
          <w:rFonts w:ascii="Consolas" w:eastAsia="Times New Roman" w:hAnsi="Consolas" w:cs="Times New Roman"/>
          <w:color w:val="000000"/>
          <w:kern w:val="0"/>
          <w:sz w:val="21"/>
          <w:szCs w:val="21"/>
          <w14:ligatures w14:val="none"/>
        </w:rPr>
      </w:pPr>
      <w:ins w:id="1066" w:author="Landes, Finian (GymLI)" w:date="2024-12-20T12:52:00Z" w16du:dateUtc="2024-12-20T11:52:00Z">
        <w:r w:rsidRPr="00BF1D70">
          <w:rPr>
            <w:rFonts w:ascii="Consolas" w:eastAsia="Times New Roman" w:hAnsi="Consolas" w:cs="Times New Roman"/>
            <w:color w:val="008000"/>
            <w:kern w:val="0"/>
            <w:sz w:val="21"/>
            <w:szCs w:val="21"/>
            <w14:ligatures w14:val="none"/>
          </w:rPr>
          <w:t>#Returns None</w:t>
        </w:r>
      </w:ins>
    </w:p>
    <w:p w14:paraId="46B7AB18" w14:textId="77777777" w:rsidR="00BF1D70" w:rsidRPr="00D833DB" w:rsidRDefault="00BF1D70" w:rsidP="00BF1D70">
      <w:pPr>
        <w:pStyle w:val="ListParagraph"/>
        <w:numPr>
          <w:ilvl w:val="0"/>
          <w:numId w:val="7"/>
        </w:numPr>
        <w:shd w:val="clear" w:color="auto" w:fill="FFFFFF"/>
        <w:spacing w:after="0" w:line="285" w:lineRule="atLeast"/>
        <w:rPr>
          <w:ins w:id="1067" w:author="Landes, Finian (GymLI)" w:date="2024-12-20T12:52:00Z" w16du:dateUtc="2024-12-20T11:52:00Z"/>
          <w:rFonts w:ascii="Consolas" w:eastAsia="Times New Roman" w:hAnsi="Consolas" w:cs="Times New Roman"/>
          <w:color w:val="000000"/>
          <w:kern w:val="0"/>
          <w:sz w:val="21"/>
          <w:szCs w:val="21"/>
          <w:lang w:val="en-US"/>
          <w14:ligatures w14:val="none"/>
        </w:rPr>
      </w:pPr>
      <w:ins w:id="1068"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save_image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picture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filename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location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"..\Processed Images\Eigenfaces"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size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int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256</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0000FF"/>
            <w:kern w:val="0"/>
            <w:sz w:val="21"/>
            <w:szCs w:val="21"/>
            <w:lang w:val="en-US"/>
            <w14:ligatures w14:val="none"/>
          </w:rPr>
          <w:t>None</w:t>
        </w:r>
        <w:r w:rsidRPr="00D833DB">
          <w:rPr>
            <w:rFonts w:ascii="Consolas" w:eastAsia="Times New Roman" w:hAnsi="Consolas" w:cs="Times New Roman"/>
            <w:color w:val="000000"/>
            <w:kern w:val="0"/>
            <w:sz w:val="21"/>
            <w:szCs w:val="21"/>
            <w:lang w:val="en-US"/>
            <w14:ligatures w14:val="none"/>
          </w:rPr>
          <w:t>:</w:t>
        </w:r>
      </w:ins>
    </w:p>
    <w:p w14:paraId="0F2BA2F2" w14:textId="77777777" w:rsidR="00BF1D70" w:rsidRPr="00411C90" w:rsidRDefault="00BF1D70" w:rsidP="00BF1D70">
      <w:pPr>
        <w:pStyle w:val="ListParagraph"/>
        <w:numPr>
          <w:ilvl w:val="0"/>
          <w:numId w:val="7"/>
        </w:numPr>
        <w:shd w:val="clear" w:color="auto" w:fill="FFFFFF"/>
        <w:spacing w:after="0" w:line="285" w:lineRule="atLeast"/>
        <w:rPr>
          <w:ins w:id="1069" w:author="Landes, Finian (GymLI)" w:date="2024-12-20T12:52:00Z" w16du:dateUtc="2024-12-20T11:52:00Z"/>
          <w:rFonts w:ascii="Consolas" w:eastAsia="Times New Roman" w:hAnsi="Consolas" w:cs="Times New Roman"/>
          <w:color w:val="000000"/>
          <w:kern w:val="0"/>
          <w:sz w:val="21"/>
          <w:szCs w:val="21"/>
          <w:lang w:val="en-US"/>
          <w14:ligatures w14:val="none"/>
        </w:rPr>
      </w:pPr>
      <w:ins w:id="1070"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min_val</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float</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267F99"/>
            <w:kern w:val="0"/>
            <w:sz w:val="21"/>
            <w:szCs w:val="21"/>
            <w:lang w:val="en-US"/>
            <w14:ligatures w14:val="none"/>
          </w:rPr>
          <w:t>np</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min</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picture</w:t>
        </w:r>
        <w:r w:rsidRPr="00411C90">
          <w:rPr>
            <w:rFonts w:ascii="Consolas" w:eastAsia="Times New Roman" w:hAnsi="Consolas" w:cs="Times New Roman"/>
            <w:color w:val="000000"/>
            <w:kern w:val="0"/>
            <w:sz w:val="21"/>
            <w:szCs w:val="21"/>
            <w:lang w:val="en-US"/>
            <w14:ligatures w14:val="none"/>
          </w:rPr>
          <w:t>)</w:t>
        </w:r>
      </w:ins>
    </w:p>
    <w:p w14:paraId="1816CE9F" w14:textId="77777777" w:rsidR="00BF1D70" w:rsidRPr="00BF1D70" w:rsidRDefault="00BF1D70" w:rsidP="00BF1D70">
      <w:pPr>
        <w:pStyle w:val="ListParagraph"/>
        <w:numPr>
          <w:ilvl w:val="0"/>
          <w:numId w:val="7"/>
        </w:numPr>
        <w:shd w:val="clear" w:color="auto" w:fill="FFFFFF"/>
        <w:spacing w:after="0" w:line="285" w:lineRule="atLeast"/>
        <w:rPr>
          <w:ins w:id="1071" w:author="Landes, Finian (GymLI)" w:date="2024-12-20T12:52:00Z" w16du:dateUtc="2024-12-20T11:52:00Z"/>
          <w:rFonts w:ascii="Consolas" w:eastAsia="Times New Roman" w:hAnsi="Consolas" w:cs="Times New Roman"/>
          <w:color w:val="000000"/>
          <w:kern w:val="0"/>
          <w:sz w:val="21"/>
          <w:szCs w:val="21"/>
          <w14:ligatures w14:val="none"/>
        </w:rPr>
      </w:pPr>
      <w:ins w:id="1072"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picture</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01080"/>
            <w:kern w:val="0"/>
            <w:sz w:val="21"/>
            <w:szCs w:val="21"/>
            <w14:ligatures w14:val="none"/>
          </w:rPr>
          <w:t>picture</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795E26"/>
            <w:kern w:val="0"/>
            <w:sz w:val="21"/>
            <w:szCs w:val="21"/>
            <w14:ligatures w14:val="none"/>
          </w:rPr>
          <w: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min_val</w:t>
        </w:r>
      </w:ins>
    </w:p>
    <w:p w14:paraId="3E015FC9" w14:textId="77777777" w:rsidR="00BF1D70" w:rsidRPr="00411C90" w:rsidRDefault="00BF1D70" w:rsidP="00BF1D70">
      <w:pPr>
        <w:pStyle w:val="ListParagraph"/>
        <w:numPr>
          <w:ilvl w:val="0"/>
          <w:numId w:val="7"/>
        </w:numPr>
        <w:shd w:val="clear" w:color="auto" w:fill="FFFFFF"/>
        <w:spacing w:after="0" w:line="285" w:lineRule="atLeast"/>
        <w:rPr>
          <w:ins w:id="1073" w:author="Landes, Finian (GymLI)" w:date="2024-12-20T12:52:00Z" w16du:dateUtc="2024-12-20T11:52:00Z"/>
          <w:rFonts w:ascii="Consolas" w:eastAsia="Times New Roman" w:hAnsi="Consolas" w:cs="Times New Roman"/>
          <w:color w:val="000000"/>
          <w:kern w:val="0"/>
          <w:sz w:val="21"/>
          <w:szCs w:val="21"/>
          <w:lang w:val="en-US"/>
          <w14:ligatures w14:val="none"/>
        </w:rPr>
      </w:pPr>
      <w:ins w:id="1074"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picture</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picture</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267F99"/>
            <w:kern w:val="0"/>
            <w:sz w:val="21"/>
            <w:szCs w:val="21"/>
            <w:lang w:val="en-US"/>
            <w14:ligatures w14:val="none"/>
          </w:rPr>
          <w:t>np</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max</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picture</w:t>
        </w:r>
        <w:r w:rsidRPr="00411C90">
          <w:rPr>
            <w:rFonts w:ascii="Consolas" w:eastAsia="Times New Roman" w:hAnsi="Consolas" w:cs="Times New Roman"/>
            <w:color w:val="000000"/>
            <w:kern w:val="0"/>
            <w:sz w:val="21"/>
            <w:szCs w:val="21"/>
            <w:lang w:val="en-US"/>
            <w14:ligatures w14:val="none"/>
          </w:rPr>
          <w:t>)</w:t>
        </w:r>
      </w:ins>
    </w:p>
    <w:p w14:paraId="55C47A6F" w14:textId="77777777" w:rsidR="00BF1D70" w:rsidRPr="00D833DB" w:rsidRDefault="00BF1D70" w:rsidP="00BF1D70">
      <w:pPr>
        <w:pStyle w:val="ListParagraph"/>
        <w:numPr>
          <w:ilvl w:val="0"/>
          <w:numId w:val="7"/>
        </w:numPr>
        <w:shd w:val="clear" w:color="auto" w:fill="FFFFFF"/>
        <w:spacing w:after="0" w:line="285" w:lineRule="atLeast"/>
        <w:rPr>
          <w:ins w:id="1075" w:author="Landes, Finian (GymLI)" w:date="2024-12-20T12:52:00Z" w16du:dateUtc="2024-12-20T11:52:00Z"/>
          <w:rFonts w:ascii="Consolas" w:eastAsia="Times New Roman" w:hAnsi="Consolas" w:cs="Times New Roman"/>
          <w:color w:val="000000"/>
          <w:kern w:val="0"/>
          <w:sz w:val="21"/>
          <w:szCs w:val="21"/>
          <w:lang w:val="en-US"/>
          <w14:ligatures w14:val="none"/>
        </w:rPr>
      </w:pPr>
      <w:ins w:id="1076"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picture</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255</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picture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astype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uint8</w:t>
        </w:r>
        <w:r w:rsidRPr="00D833DB">
          <w:rPr>
            <w:rFonts w:ascii="Consolas" w:eastAsia="Times New Roman" w:hAnsi="Consolas" w:cs="Times New Roman"/>
            <w:color w:val="000000"/>
            <w:kern w:val="0"/>
            <w:sz w:val="21"/>
            <w:szCs w:val="21"/>
            <w:lang w:val="en-US"/>
            <w14:ligatures w14:val="none"/>
          </w:rPr>
          <w:t>)</w:t>
        </w:r>
      </w:ins>
    </w:p>
    <w:p w14:paraId="6D99DB0C" w14:textId="77777777" w:rsidR="00BF1D70" w:rsidRPr="00D833DB" w:rsidRDefault="00BF1D70" w:rsidP="00BF1D70">
      <w:pPr>
        <w:pStyle w:val="ListParagraph"/>
        <w:numPr>
          <w:ilvl w:val="0"/>
          <w:numId w:val="7"/>
        </w:numPr>
        <w:shd w:val="clear" w:color="auto" w:fill="FFFFFF"/>
        <w:spacing w:after="0" w:line="285" w:lineRule="atLeast"/>
        <w:rPr>
          <w:ins w:id="1077" w:author="Landes, Finian (GymLI)" w:date="2024-12-20T12:52:00Z" w16du:dateUtc="2024-12-20T11:52:00Z"/>
          <w:rFonts w:ascii="Consolas" w:eastAsia="Times New Roman" w:hAnsi="Consolas" w:cs="Times New Roman"/>
          <w:color w:val="000000"/>
          <w:kern w:val="0"/>
          <w:sz w:val="21"/>
          <w:szCs w:val="21"/>
          <w:lang w:val="en-US"/>
          <w14:ligatures w14:val="none"/>
        </w:rPr>
      </w:pPr>
      <w:ins w:id="1078"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n_picture</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reshape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picture</w:t>
        </w:r>
        <w:r w:rsidRPr="00D833DB">
          <w:rPr>
            <w:rFonts w:ascii="Consolas" w:eastAsia="Times New Roman" w:hAnsi="Consolas" w:cs="Times New Roman"/>
            <w:color w:val="000000"/>
            <w:kern w:val="0"/>
            <w:sz w:val="21"/>
            <w:szCs w:val="21"/>
            <w:lang w:val="en-US"/>
            <w14:ligatures w14:val="none"/>
          </w:rPr>
          <w:t>, (</w:t>
        </w:r>
        <w:r w:rsidRPr="00D833DB">
          <w:rPr>
            <w:rFonts w:ascii="Consolas" w:eastAsia="Times New Roman" w:hAnsi="Consolas" w:cs="Times New Roman"/>
            <w:color w:val="001080"/>
            <w:kern w:val="0"/>
            <w:sz w:val="21"/>
            <w:szCs w:val="21"/>
            <w:lang w:val="en-US"/>
            <w14:ligatures w14:val="none"/>
          </w:rPr>
          <w:t>size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size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astype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dtype</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uint8</w:t>
        </w:r>
        <w:r w:rsidRPr="00D833DB">
          <w:rPr>
            <w:rFonts w:ascii="Consolas" w:eastAsia="Times New Roman" w:hAnsi="Consolas" w:cs="Times New Roman"/>
            <w:color w:val="000000"/>
            <w:kern w:val="0"/>
            <w:sz w:val="21"/>
            <w:szCs w:val="21"/>
            <w:lang w:val="en-US"/>
            <w14:ligatures w14:val="none"/>
          </w:rPr>
          <w:t>)</w:t>
        </w:r>
      </w:ins>
    </w:p>
    <w:p w14:paraId="42755CB0" w14:textId="77777777" w:rsidR="00BF1D70" w:rsidRPr="00D833DB" w:rsidRDefault="00BF1D70" w:rsidP="00BF1D70">
      <w:pPr>
        <w:pStyle w:val="ListParagraph"/>
        <w:numPr>
          <w:ilvl w:val="0"/>
          <w:numId w:val="7"/>
        </w:numPr>
        <w:shd w:val="clear" w:color="auto" w:fill="FFFFFF"/>
        <w:spacing w:after="0" w:line="285" w:lineRule="atLeast"/>
        <w:rPr>
          <w:ins w:id="1079" w:author="Landes, Finian (GymLI)" w:date="2024-12-20T12:52:00Z" w16du:dateUtc="2024-12-20T11:52:00Z"/>
          <w:rFonts w:ascii="Consolas" w:eastAsia="Times New Roman" w:hAnsi="Consolas" w:cs="Times New Roman"/>
          <w:color w:val="000000"/>
          <w:kern w:val="0"/>
          <w:sz w:val="21"/>
          <w:szCs w:val="21"/>
          <w:lang w:val="en-US"/>
          <w14:ligatures w14:val="none"/>
        </w:rPr>
      </w:pPr>
      <w:ins w:id="1080"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plt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imshow</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n_picture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cmap</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"gray"</w:t>
        </w:r>
        <w:r w:rsidRPr="00D833DB">
          <w:rPr>
            <w:rFonts w:ascii="Consolas" w:eastAsia="Times New Roman" w:hAnsi="Consolas" w:cs="Times New Roman"/>
            <w:color w:val="000000"/>
            <w:kern w:val="0"/>
            <w:sz w:val="21"/>
            <w:szCs w:val="21"/>
            <w:lang w:val="en-US"/>
            <w14:ligatures w14:val="none"/>
          </w:rPr>
          <w:t>)</w:t>
        </w:r>
      </w:ins>
    </w:p>
    <w:p w14:paraId="2B719332" w14:textId="77777777" w:rsidR="00BF1D70" w:rsidRPr="00BF1D70" w:rsidRDefault="00BF1D70" w:rsidP="00BF1D70">
      <w:pPr>
        <w:pStyle w:val="ListParagraph"/>
        <w:numPr>
          <w:ilvl w:val="0"/>
          <w:numId w:val="7"/>
        </w:numPr>
        <w:shd w:val="clear" w:color="auto" w:fill="FFFFFF"/>
        <w:spacing w:after="0" w:line="285" w:lineRule="atLeast"/>
        <w:rPr>
          <w:ins w:id="1081" w:author="Landes, Finian (GymLI)" w:date="2024-12-20T12:52:00Z" w16du:dateUtc="2024-12-20T11:52:00Z"/>
          <w:rFonts w:ascii="Consolas" w:eastAsia="Times New Roman" w:hAnsi="Consolas" w:cs="Times New Roman"/>
          <w:color w:val="000000"/>
          <w:kern w:val="0"/>
          <w:sz w:val="21"/>
          <w:szCs w:val="21"/>
          <w14:ligatures w14:val="none"/>
        </w:rPr>
      </w:pPr>
      <w:ins w:id="1082"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267F99"/>
            <w:kern w:val="0"/>
            <w:sz w:val="21"/>
            <w:szCs w:val="21"/>
            <w14:ligatures w14:val="none"/>
          </w:rPr>
          <w:t>plt</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show</w:t>
        </w:r>
        <w:r w:rsidRPr="00BF1D70">
          <w:rPr>
            <w:rFonts w:ascii="Consolas" w:eastAsia="Times New Roman" w:hAnsi="Consolas" w:cs="Times New Roman"/>
            <w:color w:val="000000"/>
            <w:kern w:val="0"/>
            <w:sz w:val="21"/>
            <w:szCs w:val="21"/>
            <w14:ligatures w14:val="none"/>
          </w:rPr>
          <w:t>()</w:t>
        </w:r>
      </w:ins>
    </w:p>
    <w:p w14:paraId="3F28B50A" w14:textId="77777777" w:rsidR="00BF1D70" w:rsidRPr="00411C90" w:rsidRDefault="00BF1D70" w:rsidP="00BF1D70">
      <w:pPr>
        <w:pStyle w:val="ListParagraph"/>
        <w:numPr>
          <w:ilvl w:val="0"/>
          <w:numId w:val="7"/>
        </w:numPr>
        <w:shd w:val="clear" w:color="auto" w:fill="FFFFFF"/>
        <w:spacing w:after="0" w:line="285" w:lineRule="atLeast"/>
        <w:rPr>
          <w:ins w:id="1083" w:author="Landes, Finian (GymLI)" w:date="2024-12-20T12:52:00Z" w16du:dateUtc="2024-12-20T11:52:00Z"/>
          <w:rFonts w:ascii="Consolas" w:eastAsia="Times New Roman" w:hAnsi="Consolas" w:cs="Times New Roman"/>
          <w:color w:val="000000"/>
          <w:kern w:val="0"/>
          <w:sz w:val="21"/>
          <w:szCs w:val="21"/>
          <w:lang w:val="en-US"/>
          <w14:ligatures w14:val="none"/>
        </w:rPr>
      </w:pPr>
      <w:ins w:id="1084"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im</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267F99"/>
            <w:kern w:val="0"/>
            <w:sz w:val="21"/>
            <w:szCs w:val="21"/>
            <w:lang w:val="en-US"/>
            <w14:ligatures w14:val="none"/>
          </w:rPr>
          <w:t>Image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795E26"/>
            <w:kern w:val="0"/>
            <w:sz w:val="21"/>
            <w:szCs w:val="21"/>
            <w:lang w:val="en-US"/>
            <w14:ligatures w14:val="none"/>
          </w:rPr>
          <w:t>fromarray</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n_picture</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mode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A31515"/>
            <w:kern w:val="0"/>
            <w:sz w:val="21"/>
            <w:szCs w:val="21"/>
            <w:lang w:val="en-US"/>
            <w14:ligatures w14:val="none"/>
          </w:rPr>
          <w:t>"L"</w:t>
        </w:r>
        <w:r w:rsidRPr="00411C90">
          <w:rPr>
            <w:rFonts w:ascii="Consolas" w:eastAsia="Times New Roman" w:hAnsi="Consolas" w:cs="Times New Roman"/>
            <w:color w:val="000000"/>
            <w:kern w:val="0"/>
            <w:sz w:val="21"/>
            <w:szCs w:val="21"/>
            <w:lang w:val="en-US"/>
            <w14:ligatures w14:val="none"/>
          </w:rPr>
          <w:t>)</w:t>
        </w:r>
      </w:ins>
    </w:p>
    <w:p w14:paraId="17B60C3D" w14:textId="77777777" w:rsidR="00BF1D70" w:rsidRPr="00BF1D70" w:rsidRDefault="00BF1D70" w:rsidP="00BF1D70">
      <w:pPr>
        <w:pStyle w:val="ListParagraph"/>
        <w:numPr>
          <w:ilvl w:val="0"/>
          <w:numId w:val="7"/>
        </w:numPr>
        <w:shd w:val="clear" w:color="auto" w:fill="FFFFFF"/>
        <w:spacing w:after="0" w:line="285" w:lineRule="atLeast"/>
        <w:rPr>
          <w:ins w:id="1085" w:author="Landes, Finian (GymLI)" w:date="2024-12-20T12:52:00Z" w16du:dateUtc="2024-12-20T11:52:00Z"/>
          <w:rFonts w:ascii="Consolas" w:eastAsia="Times New Roman" w:hAnsi="Consolas" w:cs="Times New Roman"/>
          <w:color w:val="000000"/>
          <w:kern w:val="0"/>
          <w:sz w:val="21"/>
          <w:szCs w:val="21"/>
          <w14:ligatures w14:val="none"/>
        </w:rPr>
      </w:pPr>
      <w:ins w:id="1086"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im</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save</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location</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A31515"/>
            <w:kern w:val="0"/>
            <w:sz w:val="21"/>
            <w:szCs w:val="21"/>
            <w14:ligatures w14:val="none"/>
          </w:rPr>
          <w:t>"/"</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01080"/>
            <w:kern w:val="0"/>
            <w:sz w:val="21"/>
            <w:szCs w:val="21"/>
            <w14:ligatures w14:val="none"/>
          </w:rPr>
          <w:t>filename</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A31515"/>
            <w:kern w:val="0"/>
            <w:sz w:val="21"/>
            <w:szCs w:val="21"/>
            <w14:ligatures w14:val="none"/>
          </w:rPr>
          <w:t>".jpg"</w:t>
        </w:r>
        <w:r w:rsidRPr="00BF1D70">
          <w:rPr>
            <w:rFonts w:ascii="Consolas" w:eastAsia="Times New Roman" w:hAnsi="Consolas" w:cs="Times New Roman"/>
            <w:color w:val="000000"/>
            <w:kern w:val="0"/>
            <w:sz w:val="21"/>
            <w:szCs w:val="21"/>
            <w14:ligatures w14:val="none"/>
          </w:rPr>
          <w:t>)</w:t>
        </w:r>
      </w:ins>
    </w:p>
    <w:p w14:paraId="3E003E34" w14:textId="77777777" w:rsidR="00BF1D70" w:rsidRPr="00BF1D70" w:rsidRDefault="00BF1D70" w:rsidP="00BF1D70">
      <w:pPr>
        <w:pStyle w:val="ListParagraph"/>
        <w:numPr>
          <w:ilvl w:val="0"/>
          <w:numId w:val="7"/>
        </w:numPr>
        <w:shd w:val="clear" w:color="auto" w:fill="FFFFFF"/>
        <w:spacing w:after="0" w:line="285" w:lineRule="atLeast"/>
        <w:rPr>
          <w:ins w:id="1087" w:author="Landes, Finian (GymLI)" w:date="2024-12-20T12:52:00Z" w16du:dateUtc="2024-12-20T11:52:00Z"/>
          <w:rFonts w:ascii="Consolas" w:eastAsia="Times New Roman" w:hAnsi="Consolas" w:cs="Times New Roman"/>
          <w:color w:val="000000"/>
          <w:kern w:val="0"/>
          <w:sz w:val="21"/>
          <w:szCs w:val="21"/>
          <w14:ligatures w14:val="none"/>
        </w:rPr>
      </w:pPr>
    </w:p>
    <w:p w14:paraId="2A5F13A7" w14:textId="77777777" w:rsidR="00BF1D70" w:rsidRPr="00411C90" w:rsidRDefault="00BF1D70" w:rsidP="00BF1D70">
      <w:pPr>
        <w:pStyle w:val="ListParagraph"/>
        <w:numPr>
          <w:ilvl w:val="0"/>
          <w:numId w:val="7"/>
        </w:numPr>
        <w:shd w:val="clear" w:color="auto" w:fill="FFFFFF"/>
        <w:spacing w:after="0" w:line="285" w:lineRule="atLeast"/>
        <w:rPr>
          <w:ins w:id="1088" w:author="Landes, Finian (GymLI)" w:date="2024-12-20T12:52:00Z" w16du:dateUtc="2024-12-20T11:52:00Z"/>
          <w:rFonts w:ascii="Consolas" w:eastAsia="Times New Roman" w:hAnsi="Consolas" w:cs="Times New Roman"/>
          <w:color w:val="000000"/>
          <w:kern w:val="0"/>
          <w:sz w:val="21"/>
          <w:szCs w:val="21"/>
          <w:lang w:val="en-US"/>
          <w14:ligatures w14:val="none"/>
        </w:rPr>
      </w:pPr>
      <w:ins w:id="1089"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#Initializes centroids for K-Means by choosing k random points</w:t>
        </w:r>
      </w:ins>
    </w:p>
    <w:p w14:paraId="1C81C171" w14:textId="77777777" w:rsidR="00BF1D70" w:rsidRPr="00BF1D70" w:rsidRDefault="00BF1D70" w:rsidP="00BF1D70">
      <w:pPr>
        <w:pStyle w:val="ListParagraph"/>
        <w:numPr>
          <w:ilvl w:val="0"/>
          <w:numId w:val="7"/>
        </w:numPr>
        <w:shd w:val="clear" w:color="auto" w:fill="FFFFFF"/>
        <w:spacing w:after="0" w:line="285" w:lineRule="atLeast"/>
        <w:rPr>
          <w:ins w:id="1090" w:author="Landes, Finian (GymLI)" w:date="2024-12-20T12:52:00Z" w16du:dateUtc="2024-12-20T11:52:00Z"/>
          <w:rFonts w:ascii="Consolas" w:eastAsia="Times New Roman" w:hAnsi="Consolas" w:cs="Times New Roman"/>
          <w:color w:val="000000"/>
          <w:kern w:val="0"/>
          <w:sz w:val="21"/>
          <w:szCs w:val="21"/>
          <w14:ligatures w14:val="none"/>
        </w:rPr>
      </w:pPr>
      <w:ins w:id="1091" w:author="Landes, Finian (GymLI)" w:date="2024-12-20T12:52:00Z" w16du:dateUtc="2024-12-20T11:52:00Z">
        <w:r w:rsidRPr="00BF1D70">
          <w:rPr>
            <w:rFonts w:ascii="Consolas" w:eastAsia="Times New Roman" w:hAnsi="Consolas" w:cs="Times New Roman"/>
            <w:color w:val="008000"/>
            <w:kern w:val="0"/>
            <w:sz w:val="21"/>
            <w:szCs w:val="21"/>
            <w14:ligatures w14:val="none"/>
          </w:rPr>
          <w:t>#Returns k centroids</w:t>
        </w:r>
      </w:ins>
    </w:p>
    <w:p w14:paraId="38E6C260" w14:textId="77777777" w:rsidR="00BF1D70" w:rsidRPr="00D833DB" w:rsidRDefault="00BF1D70" w:rsidP="00BF1D70">
      <w:pPr>
        <w:pStyle w:val="ListParagraph"/>
        <w:numPr>
          <w:ilvl w:val="0"/>
          <w:numId w:val="7"/>
        </w:numPr>
        <w:shd w:val="clear" w:color="auto" w:fill="FFFFFF"/>
        <w:spacing w:after="0" w:line="285" w:lineRule="atLeast"/>
        <w:rPr>
          <w:ins w:id="1092" w:author="Landes, Finian (GymLI)" w:date="2024-12-20T12:52:00Z" w16du:dateUtc="2024-12-20T11:52:00Z"/>
          <w:rFonts w:ascii="Consolas" w:eastAsia="Times New Roman" w:hAnsi="Consolas" w:cs="Times New Roman"/>
          <w:color w:val="000000"/>
          <w:kern w:val="0"/>
          <w:sz w:val="21"/>
          <w:szCs w:val="21"/>
          <w:lang w:val="en-US"/>
          <w14:ligatures w14:val="none"/>
        </w:rPr>
      </w:pPr>
      <w:ins w:id="1093"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init_centroids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k</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int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w:t>
        </w:r>
      </w:ins>
    </w:p>
    <w:p w14:paraId="07BBAACE" w14:textId="77777777" w:rsidR="00BF1D70" w:rsidRPr="00BF1D70" w:rsidRDefault="00BF1D70" w:rsidP="00BF1D70">
      <w:pPr>
        <w:pStyle w:val="ListParagraph"/>
        <w:numPr>
          <w:ilvl w:val="0"/>
          <w:numId w:val="7"/>
        </w:numPr>
        <w:shd w:val="clear" w:color="auto" w:fill="FFFFFF"/>
        <w:spacing w:after="0" w:line="285" w:lineRule="atLeast"/>
        <w:rPr>
          <w:ins w:id="1094" w:author="Landes, Finian (GymLI)" w:date="2024-12-20T12:52:00Z" w16du:dateUtc="2024-12-20T11:52:00Z"/>
          <w:rFonts w:ascii="Consolas" w:eastAsia="Times New Roman" w:hAnsi="Consolas" w:cs="Times New Roman"/>
          <w:color w:val="000000"/>
          <w:kern w:val="0"/>
          <w:sz w:val="21"/>
          <w:szCs w:val="21"/>
          <w14:ligatures w14:val="none"/>
        </w:rPr>
      </w:pPr>
      <w:ins w:id="1095"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centroids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ndarray</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01080"/>
            <w:kern w:val="0"/>
            <w:sz w:val="21"/>
            <w:szCs w:val="21"/>
            <w14:ligatures w14:val="none"/>
          </w:rPr>
          <w:t>points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random</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choice</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len</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points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k</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replace</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000FF"/>
            <w:kern w:val="0"/>
            <w:sz w:val="21"/>
            <w:szCs w:val="21"/>
            <w14:ligatures w14:val="none"/>
          </w:rPr>
          <w:t>False</w:t>
        </w:r>
        <w:r w:rsidRPr="00BF1D70">
          <w:rPr>
            <w:rFonts w:ascii="Consolas" w:eastAsia="Times New Roman" w:hAnsi="Consolas" w:cs="Times New Roman"/>
            <w:color w:val="000000"/>
            <w:kern w:val="0"/>
            <w:sz w:val="21"/>
            <w:szCs w:val="21"/>
            <w14:ligatures w14:val="none"/>
          </w:rPr>
          <w:t>)]</w:t>
        </w:r>
      </w:ins>
    </w:p>
    <w:p w14:paraId="459450B7" w14:textId="77777777" w:rsidR="00BF1D70" w:rsidRPr="00BF1D70" w:rsidRDefault="00BF1D70" w:rsidP="00BF1D70">
      <w:pPr>
        <w:pStyle w:val="ListParagraph"/>
        <w:numPr>
          <w:ilvl w:val="0"/>
          <w:numId w:val="7"/>
        </w:numPr>
        <w:shd w:val="clear" w:color="auto" w:fill="FFFFFF"/>
        <w:spacing w:after="0" w:line="285" w:lineRule="atLeast"/>
        <w:rPr>
          <w:ins w:id="1096" w:author="Landes, Finian (GymLI)" w:date="2024-12-20T12:52:00Z" w16du:dateUtc="2024-12-20T11:52:00Z"/>
          <w:rFonts w:ascii="Consolas" w:eastAsia="Times New Roman" w:hAnsi="Consolas" w:cs="Times New Roman"/>
          <w:color w:val="000000"/>
          <w:kern w:val="0"/>
          <w:sz w:val="21"/>
          <w:szCs w:val="21"/>
          <w14:ligatures w14:val="none"/>
        </w:rPr>
      </w:pPr>
      <w:ins w:id="1097" w:author="Landes, Finian (GymLI)" w:date="2024-12-20T12:52:00Z" w16du:dateUtc="2024-12-20T11:52:00Z">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AF00DB"/>
            <w:kern w:val="0"/>
            <w:sz w:val="21"/>
            <w:szCs w:val="21"/>
            <w14:ligatures w14:val="none"/>
          </w:rPr>
          <w:t>return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centroids</w:t>
        </w:r>
      </w:ins>
    </w:p>
    <w:p w14:paraId="65E958F1" w14:textId="77777777" w:rsidR="00BF1D70" w:rsidRPr="00BF1D70" w:rsidRDefault="00BF1D70" w:rsidP="00BF1D70">
      <w:pPr>
        <w:pStyle w:val="ListParagraph"/>
        <w:numPr>
          <w:ilvl w:val="0"/>
          <w:numId w:val="7"/>
        </w:numPr>
        <w:shd w:val="clear" w:color="auto" w:fill="FFFFFF"/>
        <w:spacing w:after="0" w:line="285" w:lineRule="atLeast"/>
        <w:rPr>
          <w:ins w:id="1098" w:author="Landes, Finian (GymLI)" w:date="2024-12-20T12:52:00Z" w16du:dateUtc="2024-12-20T11:52:00Z"/>
          <w:rFonts w:ascii="Consolas" w:eastAsia="Times New Roman" w:hAnsi="Consolas" w:cs="Times New Roman"/>
          <w:color w:val="000000"/>
          <w:kern w:val="0"/>
          <w:sz w:val="21"/>
          <w:szCs w:val="21"/>
          <w14:ligatures w14:val="none"/>
        </w:rPr>
      </w:pPr>
    </w:p>
    <w:p w14:paraId="4405F4EF" w14:textId="77777777" w:rsidR="00BF1D70" w:rsidRPr="00BF1D70" w:rsidRDefault="00BF1D70" w:rsidP="00BF1D70">
      <w:pPr>
        <w:pStyle w:val="ListParagraph"/>
        <w:numPr>
          <w:ilvl w:val="0"/>
          <w:numId w:val="7"/>
        </w:numPr>
        <w:shd w:val="clear" w:color="auto" w:fill="FFFFFF"/>
        <w:spacing w:after="0" w:line="285" w:lineRule="atLeast"/>
        <w:rPr>
          <w:ins w:id="1099" w:author="Landes, Finian (GymLI)" w:date="2024-12-20T12:52:00Z" w16du:dateUtc="2024-12-20T11:52:00Z"/>
          <w:rFonts w:ascii="Consolas" w:eastAsia="Times New Roman" w:hAnsi="Consolas" w:cs="Times New Roman"/>
          <w:color w:val="000000"/>
          <w:kern w:val="0"/>
          <w:sz w:val="21"/>
          <w:szCs w:val="21"/>
          <w14:ligatures w14:val="none"/>
        </w:rPr>
      </w:pPr>
      <w:ins w:id="1100" w:author="Landes, Finian (GymLI)" w:date="2024-12-20T12:52:00Z" w16du:dateUtc="2024-12-20T11:52:00Z">
        <w:r w:rsidRPr="00BF1D70">
          <w:rPr>
            <w:rFonts w:ascii="Consolas" w:eastAsia="Times New Roman" w:hAnsi="Consolas" w:cs="Times New Roman"/>
            <w:color w:val="008000"/>
            <w:kern w:val="0"/>
            <w:sz w:val="21"/>
            <w:szCs w:val="21"/>
            <w14:ligatures w14:val="none"/>
          </w:rPr>
          <w:t>#Run K-means</w:t>
        </w:r>
      </w:ins>
    </w:p>
    <w:p w14:paraId="3392576E" w14:textId="77777777" w:rsidR="00BF1D70" w:rsidRPr="00411C90" w:rsidRDefault="00BF1D70" w:rsidP="00BF1D70">
      <w:pPr>
        <w:pStyle w:val="ListParagraph"/>
        <w:numPr>
          <w:ilvl w:val="0"/>
          <w:numId w:val="7"/>
        </w:numPr>
        <w:shd w:val="clear" w:color="auto" w:fill="FFFFFF"/>
        <w:spacing w:after="0" w:line="285" w:lineRule="atLeast"/>
        <w:rPr>
          <w:ins w:id="1101" w:author="Landes, Finian (GymLI)" w:date="2024-12-20T12:52:00Z" w16du:dateUtc="2024-12-20T11:52:00Z"/>
          <w:rFonts w:ascii="Consolas" w:eastAsia="Times New Roman" w:hAnsi="Consolas" w:cs="Times New Roman"/>
          <w:color w:val="000000"/>
          <w:kern w:val="0"/>
          <w:sz w:val="21"/>
          <w:szCs w:val="21"/>
          <w:lang w:val="en-US"/>
          <w14:ligatures w14:val="none"/>
        </w:rPr>
      </w:pPr>
      <w:ins w:id="1102"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#Returns new centroids and the classification of the points</w:t>
        </w:r>
      </w:ins>
    </w:p>
    <w:p w14:paraId="1030F24D" w14:textId="77777777" w:rsidR="00BF1D70" w:rsidRPr="00D833DB" w:rsidRDefault="00BF1D70" w:rsidP="00BF1D70">
      <w:pPr>
        <w:pStyle w:val="ListParagraph"/>
        <w:numPr>
          <w:ilvl w:val="0"/>
          <w:numId w:val="7"/>
        </w:numPr>
        <w:shd w:val="clear" w:color="auto" w:fill="FFFFFF"/>
        <w:spacing w:after="0" w:line="285" w:lineRule="atLeast"/>
        <w:rPr>
          <w:ins w:id="1103" w:author="Landes, Finian (GymLI)" w:date="2024-12-20T12:52:00Z" w16du:dateUtc="2024-12-20T11:52:00Z"/>
          <w:rFonts w:ascii="Consolas" w:eastAsia="Times New Roman" w:hAnsi="Consolas" w:cs="Times New Roman"/>
          <w:color w:val="000000"/>
          <w:kern w:val="0"/>
          <w:sz w:val="21"/>
          <w:szCs w:val="21"/>
          <w:lang w:val="en-US"/>
          <w14:ligatures w14:val="none"/>
        </w:rPr>
      </w:pPr>
      <w:ins w:id="1104"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run_iteration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centroids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k</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int</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tuple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w:t>
        </w:r>
      </w:ins>
    </w:p>
    <w:p w14:paraId="40CC378F" w14:textId="77777777" w:rsidR="00BF1D70" w:rsidRPr="00BF1D70" w:rsidRDefault="00BF1D70" w:rsidP="00BF1D70">
      <w:pPr>
        <w:pStyle w:val="ListParagraph"/>
        <w:numPr>
          <w:ilvl w:val="0"/>
          <w:numId w:val="7"/>
        </w:numPr>
        <w:shd w:val="clear" w:color="auto" w:fill="FFFFFF"/>
        <w:spacing w:after="0" w:line="285" w:lineRule="atLeast"/>
        <w:rPr>
          <w:ins w:id="1105" w:author="Landes, Finian (GymLI)" w:date="2024-12-20T12:52:00Z" w16du:dateUtc="2024-12-20T11:52:00Z"/>
          <w:rFonts w:ascii="Consolas" w:eastAsia="Times New Roman" w:hAnsi="Consolas" w:cs="Times New Roman"/>
          <w:color w:val="000000"/>
          <w:kern w:val="0"/>
          <w:sz w:val="21"/>
          <w:szCs w:val="21"/>
          <w14:ligatures w14:val="none"/>
        </w:rPr>
      </w:pPr>
      <w:ins w:id="1106"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classification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list</w:t>
        </w:r>
        <w:r w:rsidRPr="00BF1D70">
          <w:rPr>
            <w:rFonts w:ascii="Consolas" w:eastAsia="Times New Roman" w:hAnsi="Consolas" w:cs="Times New Roman"/>
            <w:color w:val="000000"/>
            <w:kern w:val="0"/>
            <w:sz w:val="21"/>
            <w:szCs w:val="21"/>
            <w14:ligatures w14:val="none"/>
          </w:rPr>
          <w:t xml:space="preserve"> = []</w:t>
        </w:r>
      </w:ins>
    </w:p>
    <w:p w14:paraId="757C3CA4" w14:textId="77777777" w:rsidR="00BF1D70" w:rsidRPr="00D833DB" w:rsidRDefault="00BF1D70" w:rsidP="00BF1D70">
      <w:pPr>
        <w:pStyle w:val="ListParagraph"/>
        <w:numPr>
          <w:ilvl w:val="0"/>
          <w:numId w:val="7"/>
        </w:numPr>
        <w:shd w:val="clear" w:color="auto" w:fill="FFFFFF"/>
        <w:spacing w:after="0" w:line="285" w:lineRule="atLeast"/>
        <w:rPr>
          <w:ins w:id="1107" w:author="Landes, Finian (GymLI)" w:date="2024-12-20T12:52:00Z" w16du:dateUtc="2024-12-20T11:52:00Z"/>
          <w:rFonts w:ascii="Consolas" w:eastAsia="Times New Roman" w:hAnsi="Consolas" w:cs="Times New Roman"/>
          <w:color w:val="000000"/>
          <w:kern w:val="0"/>
          <w:sz w:val="21"/>
          <w:szCs w:val="21"/>
          <w:lang w:val="en-US"/>
          <w14:ligatures w14:val="none"/>
        </w:rPr>
      </w:pPr>
      <w:ins w:id="1108" w:author="Landes, Finian (GymLI)" w:date="2024-12-20T12:52:00Z" w16du:dateUtc="2024-12-20T11:52:00Z">
        <w:r w:rsidRPr="00BF1D70">
          <w:rPr>
            <w:rFonts w:ascii="Consolas" w:eastAsia="Times New Roman" w:hAnsi="Consolas" w:cs="Times New Roman"/>
            <w:color w:val="000000"/>
            <w:kern w:val="0"/>
            <w:sz w:val="21"/>
            <w:szCs w:val="21"/>
            <w14:ligatures w14:val="none"/>
          </w:rPr>
          <w:t xml:space="preserve">    </w:t>
        </w:r>
        <w:r w:rsidRPr="00D833DB">
          <w:rPr>
            <w:rFonts w:ascii="Consolas" w:eastAsia="Times New Roman" w:hAnsi="Consolas" w:cs="Times New Roman"/>
            <w:color w:val="001080"/>
            <w:kern w:val="0"/>
            <w:sz w:val="21"/>
            <w:szCs w:val="21"/>
            <w:lang w:val="en-US"/>
            <w14:ligatures w14:val="none"/>
          </w:rPr>
          <w:t>clusters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 </w:t>
        </w:r>
        <w:r w:rsidRPr="00D833DB">
          <w:rPr>
            <w:rFonts w:ascii="Consolas" w:eastAsia="Times New Roman" w:hAnsi="Consolas" w:cs="Times New Roman"/>
            <w:color w:val="AF00DB"/>
            <w:kern w:val="0"/>
            <w:sz w:val="21"/>
            <w:szCs w:val="21"/>
            <w:lang w:val="en-US"/>
            <w14:ligatures w14:val="none"/>
          </w:rPr>
          <w:t>for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_</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in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range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k</w:t>
        </w:r>
        <w:r w:rsidRPr="00D833DB">
          <w:rPr>
            <w:rFonts w:ascii="Consolas" w:eastAsia="Times New Roman" w:hAnsi="Consolas" w:cs="Times New Roman"/>
            <w:color w:val="000000"/>
            <w:kern w:val="0"/>
            <w:sz w:val="21"/>
            <w:szCs w:val="21"/>
            <w:lang w:val="en-US"/>
            <w14:ligatures w14:val="none"/>
          </w:rPr>
          <w:t>)]</w:t>
        </w:r>
      </w:ins>
    </w:p>
    <w:p w14:paraId="3A2F5BA9" w14:textId="77777777" w:rsidR="00BF1D70" w:rsidRPr="00D833DB" w:rsidRDefault="00BF1D70" w:rsidP="00BF1D70">
      <w:pPr>
        <w:pStyle w:val="ListParagraph"/>
        <w:numPr>
          <w:ilvl w:val="0"/>
          <w:numId w:val="7"/>
        </w:numPr>
        <w:shd w:val="clear" w:color="auto" w:fill="FFFFFF"/>
        <w:spacing w:after="0" w:line="285" w:lineRule="atLeast"/>
        <w:rPr>
          <w:ins w:id="1109" w:author="Landes, Finian (GymLI)" w:date="2024-12-20T12:52:00Z" w16du:dateUtc="2024-12-20T11:52:00Z"/>
          <w:rFonts w:ascii="Consolas" w:eastAsia="Times New Roman" w:hAnsi="Consolas" w:cs="Times New Roman"/>
          <w:color w:val="000000"/>
          <w:kern w:val="0"/>
          <w:sz w:val="21"/>
          <w:szCs w:val="21"/>
          <w:lang w:val="en-US"/>
          <w14:ligatures w14:val="none"/>
        </w:rPr>
      </w:pPr>
      <w:ins w:id="1110"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new_centroids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zeros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k</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shape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98658"/>
            <w:kern w:val="0"/>
            <w:sz w:val="21"/>
            <w:szCs w:val="21"/>
            <w:lang w:val="en-US"/>
            <w14:ligatures w14:val="none"/>
          </w:rPr>
          <w:t>1</w:t>
        </w:r>
        <w:r w:rsidRPr="00D833DB">
          <w:rPr>
            <w:rFonts w:ascii="Consolas" w:eastAsia="Times New Roman" w:hAnsi="Consolas" w:cs="Times New Roman"/>
            <w:color w:val="000000"/>
            <w:kern w:val="0"/>
            <w:sz w:val="21"/>
            <w:szCs w:val="21"/>
            <w:lang w:val="en-US"/>
            <w14:ligatures w14:val="none"/>
          </w:rPr>
          <w:t>]))</w:t>
        </w:r>
      </w:ins>
    </w:p>
    <w:p w14:paraId="45DC3471" w14:textId="77777777" w:rsidR="00BF1D70" w:rsidRPr="00D833DB" w:rsidRDefault="00BF1D70" w:rsidP="00BF1D70">
      <w:pPr>
        <w:pStyle w:val="ListParagraph"/>
        <w:numPr>
          <w:ilvl w:val="0"/>
          <w:numId w:val="7"/>
        </w:numPr>
        <w:shd w:val="clear" w:color="auto" w:fill="FFFFFF"/>
        <w:spacing w:after="0" w:line="285" w:lineRule="atLeast"/>
        <w:rPr>
          <w:ins w:id="1111" w:author="Landes, Finian (GymLI)" w:date="2024-12-20T12:52:00Z" w16du:dateUtc="2024-12-20T11:52:00Z"/>
          <w:rFonts w:ascii="Consolas" w:eastAsia="Times New Roman" w:hAnsi="Consolas" w:cs="Times New Roman"/>
          <w:color w:val="000000"/>
          <w:kern w:val="0"/>
          <w:sz w:val="21"/>
          <w:szCs w:val="21"/>
          <w:lang w:val="en-US"/>
          <w14:ligatures w14:val="none"/>
        </w:rPr>
      </w:pPr>
    </w:p>
    <w:p w14:paraId="2BD4A8EC" w14:textId="77777777" w:rsidR="00BF1D70" w:rsidRPr="00BF1D70" w:rsidRDefault="00BF1D70" w:rsidP="00BF1D70">
      <w:pPr>
        <w:pStyle w:val="ListParagraph"/>
        <w:numPr>
          <w:ilvl w:val="0"/>
          <w:numId w:val="7"/>
        </w:numPr>
        <w:shd w:val="clear" w:color="auto" w:fill="FFFFFF"/>
        <w:spacing w:after="0" w:line="285" w:lineRule="atLeast"/>
        <w:rPr>
          <w:ins w:id="1112" w:author="Landes, Finian (GymLI)" w:date="2024-12-20T12:52:00Z" w16du:dateUtc="2024-12-20T11:52:00Z"/>
          <w:rFonts w:ascii="Consolas" w:eastAsia="Times New Roman" w:hAnsi="Consolas" w:cs="Times New Roman"/>
          <w:color w:val="000000"/>
          <w:kern w:val="0"/>
          <w:sz w:val="21"/>
          <w:szCs w:val="21"/>
          <w14:ligatures w14:val="none"/>
        </w:rPr>
      </w:pPr>
      <w:ins w:id="1113"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AF00DB"/>
            <w:kern w:val="0"/>
            <w:sz w:val="21"/>
            <w:szCs w:val="21"/>
            <w14:ligatures w14:val="none"/>
          </w:rPr>
          <w:t>for</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point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795E26"/>
            <w:kern w:val="0"/>
            <w:sz w:val="21"/>
            <w:szCs w:val="21"/>
            <w14:ligatures w14:val="none"/>
          </w:rPr>
          <w:t>in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points</w:t>
        </w:r>
        <w:r w:rsidRPr="00BF1D70">
          <w:rPr>
            <w:rFonts w:ascii="Consolas" w:eastAsia="Times New Roman" w:hAnsi="Consolas" w:cs="Times New Roman"/>
            <w:color w:val="000000"/>
            <w:kern w:val="0"/>
            <w:sz w:val="21"/>
            <w:szCs w:val="21"/>
            <w14:ligatures w14:val="none"/>
          </w:rPr>
          <w:t>:</w:t>
        </w:r>
      </w:ins>
    </w:p>
    <w:p w14:paraId="18611F5B" w14:textId="77777777" w:rsidR="00BF1D70" w:rsidRPr="00BF1D70" w:rsidRDefault="00BF1D70" w:rsidP="00BF1D70">
      <w:pPr>
        <w:pStyle w:val="ListParagraph"/>
        <w:numPr>
          <w:ilvl w:val="0"/>
          <w:numId w:val="7"/>
        </w:numPr>
        <w:shd w:val="clear" w:color="auto" w:fill="FFFFFF"/>
        <w:spacing w:after="0" w:line="285" w:lineRule="atLeast"/>
        <w:rPr>
          <w:ins w:id="1114" w:author="Landes, Finian (GymLI)" w:date="2024-12-20T12:52:00Z" w16du:dateUtc="2024-12-20T11:52:00Z"/>
          <w:rFonts w:ascii="Consolas" w:eastAsia="Times New Roman" w:hAnsi="Consolas" w:cs="Times New Roman"/>
          <w:color w:val="000000"/>
          <w:kern w:val="0"/>
          <w:sz w:val="21"/>
          <w:szCs w:val="21"/>
          <w14:ligatures w14:val="none"/>
        </w:rPr>
      </w:pPr>
      <w:ins w:id="1115" w:author="Landes, Finian (GymLI)" w:date="2024-12-20T12:52:00Z" w16du:dateUtc="2024-12-20T11:52:00Z">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distances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list</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ndarray</w:t>
        </w:r>
        <w:r w:rsidRPr="00BF1D70">
          <w:rPr>
            <w:rFonts w:ascii="Consolas" w:eastAsia="Times New Roman" w:hAnsi="Consolas" w:cs="Times New Roman"/>
            <w:color w:val="000000"/>
            <w:kern w:val="0"/>
            <w:sz w:val="21"/>
            <w:szCs w:val="21"/>
            <w14:ligatures w14:val="none"/>
          </w:rPr>
          <w:t>] = [</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linalg</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norm</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point</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01080"/>
            <w:kern w:val="0"/>
            <w:sz w:val="21"/>
            <w:szCs w:val="21"/>
            <w14:ligatures w14:val="none"/>
          </w:rPr>
          <w:t>centroid</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AF00DB"/>
            <w:kern w:val="0"/>
            <w:sz w:val="21"/>
            <w:szCs w:val="21"/>
            <w14:ligatures w14:val="none"/>
          </w:rPr>
          <w:t>for</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centroid</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AF00DB"/>
            <w:kern w:val="0"/>
            <w:sz w:val="21"/>
            <w:szCs w:val="21"/>
            <w14:ligatures w14:val="none"/>
          </w:rPr>
          <w:t>in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centroids</w:t>
        </w:r>
        <w:r w:rsidRPr="00BF1D70">
          <w:rPr>
            <w:rFonts w:ascii="Consolas" w:eastAsia="Times New Roman" w:hAnsi="Consolas" w:cs="Times New Roman"/>
            <w:color w:val="000000"/>
            <w:kern w:val="0"/>
            <w:sz w:val="21"/>
            <w:szCs w:val="21"/>
            <w14:ligatures w14:val="none"/>
          </w:rPr>
          <w:t>]</w:t>
        </w:r>
      </w:ins>
    </w:p>
    <w:p w14:paraId="60FCB3AF" w14:textId="77777777" w:rsidR="00BF1D70" w:rsidRPr="00D833DB" w:rsidRDefault="00BF1D70" w:rsidP="00BF1D70">
      <w:pPr>
        <w:pStyle w:val="ListParagraph"/>
        <w:numPr>
          <w:ilvl w:val="0"/>
          <w:numId w:val="7"/>
        </w:numPr>
        <w:shd w:val="clear" w:color="auto" w:fill="FFFFFF"/>
        <w:spacing w:after="0" w:line="285" w:lineRule="atLeast"/>
        <w:rPr>
          <w:ins w:id="1116" w:author="Landes, Finian (GymLI)" w:date="2024-12-20T12:52:00Z" w16du:dateUtc="2024-12-20T11:52:00Z"/>
          <w:rFonts w:ascii="Consolas" w:eastAsia="Times New Roman" w:hAnsi="Consolas" w:cs="Times New Roman"/>
          <w:color w:val="000000"/>
          <w:kern w:val="0"/>
          <w:sz w:val="21"/>
          <w:szCs w:val="21"/>
          <w:lang w:val="fr-CH"/>
          <w14:ligatures w14:val="none"/>
        </w:rPr>
      </w:pPr>
      <w:ins w:id="1117" w:author="Landes, Finian (GymLI)" w:date="2024-12-20T12:52:00Z" w16du:dateUtc="2024-12-20T11:52:00Z">
        <w:r w:rsidRPr="00D833DB">
          <w:rPr>
            <w:rFonts w:ascii="Consolas" w:eastAsia="Times New Roman" w:hAnsi="Consolas" w:cs="Times New Roman"/>
            <w:color w:val="000000"/>
            <w:kern w:val="0"/>
            <w:sz w:val="21"/>
            <w:szCs w:val="21"/>
            <w:lang w:val="fr-CH"/>
            <w14:ligatures w14:val="none"/>
          </w:rPr>
          <w:t xml:space="preserve">        </w:t>
        </w:r>
        <w:r w:rsidRPr="00D833DB">
          <w:rPr>
            <w:rFonts w:ascii="Consolas" w:eastAsia="Times New Roman" w:hAnsi="Consolas" w:cs="Times New Roman"/>
            <w:color w:val="001080"/>
            <w:kern w:val="0"/>
            <w:sz w:val="21"/>
            <w:szCs w:val="21"/>
            <w:lang w:val="fr-CH"/>
            <w14:ligatures w14:val="none"/>
          </w:rPr>
          <w:t>classification</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795E26"/>
            <w:kern w:val="0"/>
            <w:sz w:val="21"/>
            <w:szCs w:val="21"/>
            <w:lang w:val="fr-CH"/>
            <w14:ligatures w14:val="none"/>
          </w:rPr>
          <w:t>append</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267F99"/>
            <w:kern w:val="0"/>
            <w:sz w:val="21"/>
            <w:szCs w:val="21"/>
            <w:lang w:val="fr-CH"/>
            <w14:ligatures w14:val="none"/>
          </w:rPr>
          <w:t>np</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795E26"/>
            <w:kern w:val="0"/>
            <w:sz w:val="21"/>
            <w:szCs w:val="21"/>
            <w:lang w:val="fr-CH"/>
            <w14:ligatures w14:val="none"/>
          </w:rPr>
          <w:t>argmin</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001080"/>
            <w:kern w:val="0"/>
            <w:sz w:val="21"/>
            <w:szCs w:val="21"/>
            <w:lang w:val="fr-CH"/>
            <w14:ligatures w14:val="none"/>
          </w:rPr>
          <w:t>distances</w:t>
        </w:r>
        <w:r w:rsidRPr="00D833DB">
          <w:rPr>
            <w:rFonts w:ascii="Consolas" w:eastAsia="Times New Roman" w:hAnsi="Consolas" w:cs="Times New Roman"/>
            <w:color w:val="000000"/>
            <w:kern w:val="0"/>
            <w:sz w:val="21"/>
            <w:szCs w:val="21"/>
            <w:lang w:val="fr-CH"/>
            <w14:ligatures w14:val="none"/>
          </w:rPr>
          <w:t>))</w:t>
        </w:r>
      </w:ins>
    </w:p>
    <w:p w14:paraId="5986214E" w14:textId="77777777" w:rsidR="00BF1D70" w:rsidRPr="00BF1D70" w:rsidRDefault="00BF1D70" w:rsidP="00BF1D70">
      <w:pPr>
        <w:pStyle w:val="ListParagraph"/>
        <w:numPr>
          <w:ilvl w:val="0"/>
          <w:numId w:val="7"/>
        </w:numPr>
        <w:shd w:val="clear" w:color="auto" w:fill="FFFFFF"/>
        <w:spacing w:after="0" w:line="285" w:lineRule="atLeast"/>
        <w:rPr>
          <w:ins w:id="1118" w:author="Landes, Finian (GymLI)" w:date="2024-12-20T12:52:00Z" w16du:dateUtc="2024-12-20T11:52:00Z"/>
          <w:rFonts w:ascii="Consolas" w:eastAsia="Times New Roman" w:hAnsi="Consolas" w:cs="Times New Roman"/>
          <w:color w:val="000000"/>
          <w:kern w:val="0"/>
          <w:sz w:val="21"/>
          <w:szCs w:val="21"/>
          <w14:ligatures w14:val="none"/>
        </w:rPr>
      </w:pPr>
      <w:ins w:id="1119" w:author="Landes, Finian (GymLI)" w:date="2024-12-20T12:52:00Z" w16du:dateUtc="2024-12-20T11:52:00Z">
        <w:r w:rsidRPr="00D833DB">
          <w:rPr>
            <w:rFonts w:ascii="Consolas" w:eastAsia="Times New Roman" w:hAnsi="Consolas" w:cs="Times New Roman"/>
            <w:color w:val="000000"/>
            <w:kern w:val="0"/>
            <w:sz w:val="21"/>
            <w:szCs w:val="21"/>
            <w:lang w:val="fr-CH"/>
            <w14:ligatures w14:val="none"/>
          </w:rPr>
          <w:t xml:space="preserve">        </w:t>
        </w:r>
        <w:r w:rsidRPr="00BF1D70">
          <w:rPr>
            <w:rFonts w:ascii="Consolas" w:eastAsia="Times New Roman" w:hAnsi="Consolas" w:cs="Times New Roman"/>
            <w:color w:val="001080"/>
            <w:kern w:val="0"/>
            <w:sz w:val="21"/>
            <w:szCs w:val="21"/>
            <w14:ligatures w14:val="none"/>
          </w:rPr>
          <w:t>clusters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classification</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98658"/>
            <w:kern w:val="0"/>
            <w:sz w:val="21"/>
            <w:szCs w:val="21"/>
            <w14:ligatures w14:val="none"/>
          </w:rPr>
          <w:t>1</w:t>
        </w:r>
        <w:r w:rsidRPr="00BF1D70">
          <w:rPr>
            <w:rFonts w:ascii="Consolas" w:eastAsia="Times New Roman" w:hAnsi="Consolas" w:cs="Times New Roman"/>
            <w:color w:val="000000"/>
            <w:kern w:val="0"/>
            <w:sz w:val="21"/>
            <w:szCs w:val="21"/>
            <w14:ligatures w14:val="none"/>
          </w:rPr>
          <w:t>]].append(</w:t>
        </w:r>
        <w:r w:rsidRPr="00BF1D70">
          <w:rPr>
            <w:rFonts w:ascii="Consolas" w:eastAsia="Times New Roman" w:hAnsi="Consolas" w:cs="Times New Roman"/>
            <w:color w:val="001080"/>
            <w:kern w:val="0"/>
            <w:sz w:val="21"/>
            <w:szCs w:val="21"/>
            <w14:ligatures w14:val="none"/>
          </w:rPr>
          <w:t>point</w:t>
        </w:r>
        <w:r w:rsidRPr="00BF1D70">
          <w:rPr>
            <w:rFonts w:ascii="Consolas" w:eastAsia="Times New Roman" w:hAnsi="Consolas" w:cs="Times New Roman"/>
            <w:color w:val="000000"/>
            <w:kern w:val="0"/>
            <w:sz w:val="21"/>
            <w:szCs w:val="21"/>
            <w14:ligatures w14:val="none"/>
          </w:rPr>
          <w:t>)</w:t>
        </w:r>
      </w:ins>
    </w:p>
    <w:p w14:paraId="09B89A49" w14:textId="77777777" w:rsidR="00BF1D70" w:rsidRPr="00411C90" w:rsidRDefault="00BF1D70" w:rsidP="00BF1D70">
      <w:pPr>
        <w:pStyle w:val="ListParagraph"/>
        <w:numPr>
          <w:ilvl w:val="0"/>
          <w:numId w:val="7"/>
        </w:numPr>
        <w:shd w:val="clear" w:color="auto" w:fill="FFFFFF"/>
        <w:spacing w:after="0" w:line="285" w:lineRule="atLeast"/>
        <w:rPr>
          <w:ins w:id="1120" w:author="Landes, Finian (GymLI)" w:date="2024-12-20T12:52:00Z" w16du:dateUtc="2024-12-20T11:52:00Z"/>
          <w:rFonts w:ascii="Consolas" w:eastAsia="Times New Roman" w:hAnsi="Consolas" w:cs="Times New Roman"/>
          <w:color w:val="000000"/>
          <w:kern w:val="0"/>
          <w:sz w:val="21"/>
          <w:szCs w:val="21"/>
          <w:lang w:val="en-US"/>
          <w14:ligatures w14:val="none"/>
        </w:rPr>
      </w:pPr>
      <w:ins w:id="1121"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i</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range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795E26"/>
            <w:kern w:val="0"/>
            <w:sz w:val="21"/>
            <w:szCs w:val="21"/>
            <w:lang w:val="en-US"/>
            <w14:ligatures w14:val="none"/>
          </w:rPr>
          <w:t>len</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centroids</w:t>
        </w:r>
        <w:r w:rsidRPr="00411C90">
          <w:rPr>
            <w:rFonts w:ascii="Consolas" w:eastAsia="Times New Roman" w:hAnsi="Consolas" w:cs="Times New Roman"/>
            <w:color w:val="000000"/>
            <w:kern w:val="0"/>
            <w:sz w:val="21"/>
            <w:szCs w:val="21"/>
            <w:lang w:val="en-US"/>
            <w14:ligatures w14:val="none"/>
          </w:rPr>
          <w:t>)):</w:t>
        </w:r>
      </w:ins>
    </w:p>
    <w:p w14:paraId="0A039A0C" w14:textId="77777777" w:rsidR="00BF1D70" w:rsidRPr="00BF1D70" w:rsidRDefault="00BF1D70" w:rsidP="00BF1D70">
      <w:pPr>
        <w:pStyle w:val="ListParagraph"/>
        <w:numPr>
          <w:ilvl w:val="0"/>
          <w:numId w:val="7"/>
        </w:numPr>
        <w:shd w:val="clear" w:color="auto" w:fill="FFFFFF"/>
        <w:spacing w:after="0" w:line="285" w:lineRule="atLeast"/>
        <w:rPr>
          <w:ins w:id="1122" w:author="Landes, Finian (GymLI)" w:date="2024-12-20T12:52:00Z" w16du:dateUtc="2024-12-20T11:52:00Z"/>
          <w:rFonts w:ascii="Consolas" w:eastAsia="Times New Roman" w:hAnsi="Consolas" w:cs="Times New Roman"/>
          <w:color w:val="000000"/>
          <w:kern w:val="0"/>
          <w:sz w:val="21"/>
          <w:szCs w:val="21"/>
          <w14:ligatures w14:val="none"/>
        </w:rPr>
      </w:pPr>
      <w:ins w:id="1123"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AF00DB"/>
            <w:kern w:val="0"/>
            <w:sz w:val="21"/>
            <w:szCs w:val="21"/>
            <w14:ligatures w14:val="none"/>
          </w:rPr>
          <w:t>if</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795E26"/>
            <w:kern w:val="0"/>
            <w:sz w:val="21"/>
            <w:szCs w:val="21"/>
            <w14:ligatures w14:val="none"/>
          </w:rPr>
          <w:t>len</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clusters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i</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98658"/>
            <w:kern w:val="0"/>
            <w:sz w:val="21"/>
            <w:szCs w:val="21"/>
            <w14:ligatures w14:val="none"/>
          </w:rPr>
          <w:t>0</w:t>
        </w:r>
        <w:r w:rsidRPr="00BF1D70">
          <w:rPr>
            <w:rFonts w:ascii="Consolas" w:eastAsia="Times New Roman" w:hAnsi="Consolas" w:cs="Times New Roman"/>
            <w:color w:val="000000"/>
            <w:kern w:val="0"/>
            <w:sz w:val="21"/>
            <w:szCs w:val="21"/>
            <w14:ligatures w14:val="none"/>
          </w:rPr>
          <w:t>:</w:t>
        </w:r>
      </w:ins>
    </w:p>
    <w:p w14:paraId="47396253" w14:textId="77777777" w:rsidR="00BF1D70" w:rsidRPr="00BF1D70" w:rsidRDefault="00BF1D70" w:rsidP="00BF1D70">
      <w:pPr>
        <w:pStyle w:val="ListParagraph"/>
        <w:numPr>
          <w:ilvl w:val="0"/>
          <w:numId w:val="7"/>
        </w:numPr>
        <w:shd w:val="clear" w:color="auto" w:fill="FFFFFF"/>
        <w:spacing w:after="0" w:line="285" w:lineRule="atLeast"/>
        <w:rPr>
          <w:ins w:id="1124" w:author="Landes, Finian (GymLI)" w:date="2024-12-20T12:52:00Z" w16du:dateUtc="2024-12-20T11:52:00Z"/>
          <w:rFonts w:ascii="Consolas" w:eastAsia="Times New Roman" w:hAnsi="Consolas" w:cs="Times New Roman"/>
          <w:color w:val="000000"/>
          <w:kern w:val="0"/>
          <w:sz w:val="21"/>
          <w:szCs w:val="21"/>
          <w14:ligatures w14:val="none"/>
        </w:rPr>
      </w:pPr>
      <w:ins w:id="1125" w:author="Landes, Finian (GymLI)" w:date="2024-12-20T12:52:00Z" w16du:dateUtc="2024-12-20T11:52:00Z">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new_centroids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i</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01080"/>
            <w:kern w:val="0"/>
            <w:sz w:val="21"/>
            <w:szCs w:val="21"/>
            <w14:ligatures w14:val="none"/>
          </w:rPr>
          <w:t>points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random</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randint</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98658"/>
            <w:kern w:val="0"/>
            <w:sz w:val="21"/>
            <w:szCs w:val="21"/>
            <w14:ligatures w14:val="none"/>
          </w:rPr>
          <w:t>0</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points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shape</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98658"/>
            <w:kern w:val="0"/>
            <w:sz w:val="21"/>
            <w:szCs w:val="21"/>
            <w14:ligatures w14:val="none"/>
          </w:rPr>
          <w:t>0</w:t>
        </w:r>
        <w:r w:rsidRPr="00BF1D70">
          <w:rPr>
            <w:rFonts w:ascii="Consolas" w:eastAsia="Times New Roman" w:hAnsi="Consolas" w:cs="Times New Roman"/>
            <w:color w:val="000000"/>
            <w:kern w:val="0"/>
            <w:sz w:val="21"/>
            <w:szCs w:val="21"/>
            <w14:ligatures w14:val="none"/>
          </w:rPr>
          <w:t>])]</w:t>
        </w:r>
      </w:ins>
    </w:p>
    <w:p w14:paraId="7F7DEB2E" w14:textId="77777777" w:rsidR="00BF1D70" w:rsidRPr="00BF1D70" w:rsidRDefault="00BF1D70" w:rsidP="00BF1D70">
      <w:pPr>
        <w:pStyle w:val="ListParagraph"/>
        <w:numPr>
          <w:ilvl w:val="0"/>
          <w:numId w:val="7"/>
        </w:numPr>
        <w:shd w:val="clear" w:color="auto" w:fill="FFFFFF"/>
        <w:spacing w:after="0" w:line="285" w:lineRule="atLeast"/>
        <w:rPr>
          <w:ins w:id="1126" w:author="Landes, Finian (GymLI)" w:date="2024-12-20T12:52:00Z" w16du:dateUtc="2024-12-20T11:52:00Z"/>
          <w:rFonts w:ascii="Consolas" w:eastAsia="Times New Roman" w:hAnsi="Consolas" w:cs="Times New Roman"/>
          <w:color w:val="000000"/>
          <w:kern w:val="0"/>
          <w:sz w:val="21"/>
          <w:szCs w:val="21"/>
          <w14:ligatures w14:val="none"/>
        </w:rPr>
      </w:pPr>
      <w:ins w:id="1127" w:author="Landes, Finian (GymLI)" w:date="2024-12-20T12:52:00Z" w16du:dateUtc="2024-12-20T11:52:00Z">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AF00DB"/>
            <w:kern w:val="0"/>
            <w:sz w:val="21"/>
            <w:szCs w:val="21"/>
            <w14:ligatures w14:val="none"/>
          </w:rPr>
          <w:t>else</w:t>
        </w:r>
        <w:r w:rsidRPr="00BF1D70">
          <w:rPr>
            <w:rFonts w:ascii="Consolas" w:eastAsia="Times New Roman" w:hAnsi="Consolas" w:cs="Times New Roman"/>
            <w:color w:val="000000"/>
            <w:kern w:val="0"/>
            <w:sz w:val="21"/>
            <w:szCs w:val="21"/>
            <w14:ligatures w14:val="none"/>
          </w:rPr>
          <w:t>:</w:t>
        </w:r>
      </w:ins>
    </w:p>
    <w:p w14:paraId="1CB44C88" w14:textId="77777777" w:rsidR="00BF1D70" w:rsidRPr="00D833DB" w:rsidRDefault="00BF1D70" w:rsidP="00BF1D70">
      <w:pPr>
        <w:pStyle w:val="ListParagraph"/>
        <w:numPr>
          <w:ilvl w:val="0"/>
          <w:numId w:val="7"/>
        </w:numPr>
        <w:shd w:val="clear" w:color="auto" w:fill="FFFFFF"/>
        <w:spacing w:after="0" w:line="285" w:lineRule="atLeast"/>
        <w:rPr>
          <w:ins w:id="1128" w:author="Landes, Finian (GymLI)" w:date="2024-12-20T12:52:00Z" w16du:dateUtc="2024-12-20T11:52:00Z"/>
          <w:rFonts w:ascii="Consolas" w:eastAsia="Times New Roman" w:hAnsi="Consolas" w:cs="Times New Roman"/>
          <w:color w:val="000000"/>
          <w:kern w:val="0"/>
          <w:sz w:val="21"/>
          <w:szCs w:val="21"/>
          <w:lang w:val="en-US"/>
          <w14:ligatures w14:val="none"/>
        </w:rPr>
      </w:pPr>
      <w:ins w:id="1129" w:author="Landes, Finian (GymLI)" w:date="2024-12-20T12:52:00Z" w16du:dateUtc="2024-12-20T11:52:00Z">
        <w:r w:rsidRPr="00BF1D70">
          <w:rPr>
            <w:rFonts w:ascii="Consolas" w:eastAsia="Times New Roman" w:hAnsi="Consolas" w:cs="Times New Roman"/>
            <w:color w:val="000000"/>
            <w:kern w:val="0"/>
            <w:sz w:val="21"/>
            <w:szCs w:val="21"/>
            <w14:ligatures w14:val="none"/>
          </w:rPr>
          <w:t xml:space="preserve">            </w:t>
        </w:r>
        <w:r w:rsidRPr="00D833DB">
          <w:rPr>
            <w:rFonts w:ascii="Consolas" w:eastAsia="Times New Roman" w:hAnsi="Consolas" w:cs="Times New Roman"/>
            <w:color w:val="001080"/>
            <w:kern w:val="0"/>
            <w:sz w:val="21"/>
            <w:szCs w:val="21"/>
            <w:lang w:val="en-US"/>
            <w14:ligatures w14:val="none"/>
          </w:rPr>
          <w:t>new_centroids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mean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clusters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axis</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0</w:t>
        </w:r>
        <w:r w:rsidRPr="00D833DB">
          <w:rPr>
            <w:rFonts w:ascii="Consolas" w:eastAsia="Times New Roman" w:hAnsi="Consolas" w:cs="Times New Roman"/>
            <w:color w:val="000000"/>
            <w:kern w:val="0"/>
            <w:sz w:val="21"/>
            <w:szCs w:val="21"/>
            <w:lang w:val="en-US"/>
            <w14:ligatures w14:val="none"/>
          </w:rPr>
          <w:t>)</w:t>
        </w:r>
      </w:ins>
    </w:p>
    <w:p w14:paraId="4BE8CAF5" w14:textId="77777777" w:rsidR="00BF1D70" w:rsidRPr="00BF1D70" w:rsidRDefault="00BF1D70" w:rsidP="00BF1D70">
      <w:pPr>
        <w:pStyle w:val="ListParagraph"/>
        <w:numPr>
          <w:ilvl w:val="0"/>
          <w:numId w:val="7"/>
        </w:numPr>
        <w:shd w:val="clear" w:color="auto" w:fill="FFFFFF"/>
        <w:spacing w:after="0" w:line="285" w:lineRule="atLeast"/>
        <w:rPr>
          <w:ins w:id="1130" w:author="Landes, Finian (GymLI)" w:date="2024-12-20T12:52:00Z" w16du:dateUtc="2024-12-20T11:52:00Z"/>
          <w:rFonts w:ascii="Consolas" w:eastAsia="Times New Roman" w:hAnsi="Consolas" w:cs="Times New Roman"/>
          <w:color w:val="000000"/>
          <w:kern w:val="0"/>
          <w:sz w:val="21"/>
          <w:szCs w:val="21"/>
          <w14:ligatures w14:val="none"/>
        </w:rPr>
      </w:pPr>
      <w:ins w:id="1131"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AF00DB"/>
            <w:kern w:val="0"/>
            <w:sz w:val="21"/>
            <w:szCs w:val="21"/>
            <w14:ligatures w14:val="none"/>
          </w:rPr>
          <w:t>return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classification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new_centroids</w:t>
        </w:r>
      </w:ins>
    </w:p>
    <w:p w14:paraId="3CBEF2C5" w14:textId="77777777" w:rsidR="00BF1D70" w:rsidRPr="00BF1D70" w:rsidRDefault="00BF1D70" w:rsidP="00BF1D70">
      <w:pPr>
        <w:pStyle w:val="ListParagraph"/>
        <w:numPr>
          <w:ilvl w:val="0"/>
          <w:numId w:val="7"/>
        </w:numPr>
        <w:shd w:val="clear" w:color="auto" w:fill="FFFFFF"/>
        <w:spacing w:after="0" w:line="285" w:lineRule="atLeast"/>
        <w:rPr>
          <w:ins w:id="1132" w:author="Landes, Finian (GymLI)" w:date="2024-12-20T12:52:00Z" w16du:dateUtc="2024-12-20T11:52:00Z"/>
          <w:rFonts w:ascii="Consolas" w:eastAsia="Times New Roman" w:hAnsi="Consolas" w:cs="Times New Roman"/>
          <w:color w:val="000000"/>
          <w:kern w:val="0"/>
          <w:sz w:val="21"/>
          <w:szCs w:val="21"/>
          <w14:ligatures w14:val="none"/>
        </w:rPr>
      </w:pPr>
    </w:p>
    <w:p w14:paraId="04743A46" w14:textId="77777777" w:rsidR="00BF1D70" w:rsidRPr="00411C90" w:rsidRDefault="00BF1D70" w:rsidP="00BF1D70">
      <w:pPr>
        <w:pStyle w:val="ListParagraph"/>
        <w:numPr>
          <w:ilvl w:val="0"/>
          <w:numId w:val="7"/>
        </w:numPr>
        <w:shd w:val="clear" w:color="auto" w:fill="FFFFFF"/>
        <w:spacing w:after="0" w:line="285" w:lineRule="atLeast"/>
        <w:rPr>
          <w:ins w:id="1133" w:author="Landes, Finian (GymLI)" w:date="2024-12-20T12:52:00Z" w16du:dateUtc="2024-12-20T11:52:00Z"/>
          <w:rFonts w:ascii="Consolas" w:eastAsia="Times New Roman" w:hAnsi="Consolas" w:cs="Times New Roman"/>
          <w:color w:val="000000"/>
          <w:kern w:val="0"/>
          <w:sz w:val="21"/>
          <w:szCs w:val="21"/>
          <w:lang w:val="en-US"/>
          <w14:ligatures w14:val="none"/>
        </w:rPr>
      </w:pPr>
      <w:ins w:id="1134"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#Checks whether k-means is converged by comparing the distances between the old and the new centroids</w:t>
        </w:r>
      </w:ins>
    </w:p>
    <w:p w14:paraId="79EC4693" w14:textId="77777777" w:rsidR="00BF1D70" w:rsidRPr="00411C90" w:rsidRDefault="00BF1D70" w:rsidP="00BF1D70">
      <w:pPr>
        <w:pStyle w:val="ListParagraph"/>
        <w:numPr>
          <w:ilvl w:val="0"/>
          <w:numId w:val="7"/>
        </w:numPr>
        <w:shd w:val="clear" w:color="auto" w:fill="FFFFFF"/>
        <w:spacing w:after="0" w:line="285" w:lineRule="atLeast"/>
        <w:rPr>
          <w:ins w:id="1135" w:author="Landes, Finian (GymLI)" w:date="2024-12-20T12:52:00Z" w16du:dateUtc="2024-12-20T11:52:00Z"/>
          <w:rFonts w:ascii="Consolas" w:eastAsia="Times New Roman" w:hAnsi="Consolas" w:cs="Times New Roman"/>
          <w:color w:val="000000"/>
          <w:kern w:val="0"/>
          <w:sz w:val="21"/>
          <w:szCs w:val="21"/>
          <w:lang w:val="en-US"/>
          <w14:ligatures w14:val="none"/>
        </w:rPr>
      </w:pPr>
      <w:ins w:id="1136"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#Returns True when K-means is NOT converged</w:t>
        </w:r>
      </w:ins>
    </w:p>
    <w:p w14:paraId="785C699D" w14:textId="77777777" w:rsidR="00BF1D70" w:rsidRPr="00D833DB" w:rsidRDefault="00BF1D70" w:rsidP="00BF1D70">
      <w:pPr>
        <w:pStyle w:val="ListParagraph"/>
        <w:numPr>
          <w:ilvl w:val="0"/>
          <w:numId w:val="7"/>
        </w:numPr>
        <w:shd w:val="clear" w:color="auto" w:fill="FFFFFF"/>
        <w:spacing w:after="0" w:line="285" w:lineRule="atLeast"/>
        <w:rPr>
          <w:ins w:id="1137" w:author="Landes, Finian (GymLI)" w:date="2024-12-20T12:52:00Z" w16du:dateUtc="2024-12-20T11:52:00Z"/>
          <w:rFonts w:ascii="Consolas" w:eastAsia="Times New Roman" w:hAnsi="Consolas" w:cs="Times New Roman"/>
          <w:color w:val="000000"/>
          <w:kern w:val="0"/>
          <w:sz w:val="21"/>
          <w:szCs w:val="21"/>
          <w:lang w:val="en-US"/>
          <w14:ligatures w14:val="none"/>
        </w:rPr>
      </w:pPr>
      <w:ins w:id="1138"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is_not_converged</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last_centroids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current_centroids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float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1e-20</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bool</w:t>
        </w:r>
        <w:r w:rsidRPr="00D833DB">
          <w:rPr>
            <w:rFonts w:ascii="Consolas" w:eastAsia="Times New Roman" w:hAnsi="Consolas" w:cs="Times New Roman"/>
            <w:color w:val="000000"/>
            <w:kern w:val="0"/>
            <w:sz w:val="21"/>
            <w:szCs w:val="21"/>
            <w:lang w:val="en-US"/>
            <w14:ligatures w14:val="none"/>
          </w:rPr>
          <w:t>:</w:t>
        </w:r>
      </w:ins>
    </w:p>
    <w:p w14:paraId="0C4CA1C0" w14:textId="77777777" w:rsidR="00BF1D70" w:rsidRPr="00BF1D70" w:rsidRDefault="00BF1D70" w:rsidP="00BF1D70">
      <w:pPr>
        <w:pStyle w:val="ListParagraph"/>
        <w:numPr>
          <w:ilvl w:val="0"/>
          <w:numId w:val="7"/>
        </w:numPr>
        <w:shd w:val="clear" w:color="auto" w:fill="FFFFFF"/>
        <w:spacing w:after="0" w:line="285" w:lineRule="atLeast"/>
        <w:rPr>
          <w:ins w:id="1139" w:author="Landes, Finian (GymLI)" w:date="2024-12-20T12:52:00Z" w16du:dateUtc="2024-12-20T11:52:00Z"/>
          <w:rFonts w:ascii="Consolas" w:eastAsia="Times New Roman" w:hAnsi="Consolas" w:cs="Times New Roman"/>
          <w:color w:val="000000"/>
          <w:kern w:val="0"/>
          <w:sz w:val="21"/>
          <w:szCs w:val="21"/>
          <w14:ligatures w14:val="none"/>
        </w:rPr>
      </w:pPr>
      <w:ins w:id="1140"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dist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float</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98658"/>
            <w:kern w:val="0"/>
            <w:sz w:val="21"/>
            <w:szCs w:val="21"/>
            <w14:ligatures w14:val="none"/>
          </w:rPr>
          <w:t>0</w:t>
        </w:r>
      </w:ins>
    </w:p>
    <w:p w14:paraId="72E60402" w14:textId="77777777" w:rsidR="00BF1D70" w:rsidRPr="00D833DB" w:rsidRDefault="00BF1D70" w:rsidP="00BF1D70">
      <w:pPr>
        <w:pStyle w:val="ListParagraph"/>
        <w:numPr>
          <w:ilvl w:val="0"/>
          <w:numId w:val="7"/>
        </w:numPr>
        <w:shd w:val="clear" w:color="auto" w:fill="FFFFFF"/>
        <w:spacing w:after="0" w:line="285" w:lineRule="atLeast"/>
        <w:rPr>
          <w:ins w:id="1141" w:author="Landes, Finian (GymLI)" w:date="2024-12-20T12:52:00Z" w16du:dateUtc="2024-12-20T11:52:00Z"/>
          <w:rFonts w:ascii="Consolas" w:eastAsia="Times New Roman" w:hAnsi="Consolas" w:cs="Times New Roman"/>
          <w:color w:val="000000"/>
          <w:kern w:val="0"/>
          <w:sz w:val="21"/>
          <w:szCs w:val="21"/>
          <w:lang w:val="en-US"/>
          <w14:ligatures w14:val="none"/>
        </w:rPr>
      </w:pPr>
      <w:ins w:id="1142" w:author="Landes, Finian (GymLI)" w:date="2024-12-20T12:52:00Z" w16du:dateUtc="2024-12-20T11:52:00Z">
        <w:r w:rsidRPr="00BF1D70">
          <w:rPr>
            <w:rFonts w:ascii="Consolas" w:eastAsia="Times New Roman" w:hAnsi="Consolas" w:cs="Times New Roman"/>
            <w:color w:val="000000"/>
            <w:kern w:val="0"/>
            <w:sz w:val="21"/>
            <w:szCs w:val="21"/>
            <w14:ligatures w14:val="none"/>
          </w:rPr>
          <w:t xml:space="preserve">    </w:t>
        </w:r>
        <w:r w:rsidRPr="00D833DB">
          <w:rPr>
            <w:rFonts w:ascii="Consolas" w:eastAsia="Times New Roman" w:hAnsi="Consolas" w:cs="Times New Roman"/>
            <w:color w:val="AF00DB"/>
            <w:kern w:val="0"/>
            <w:sz w:val="21"/>
            <w:szCs w:val="21"/>
            <w:lang w:val="en-US"/>
            <w14:ligatures w14:val="none"/>
          </w:rPr>
          <w:t>for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in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range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len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last_centroids</w:t>
        </w:r>
        <w:r w:rsidRPr="00D833DB">
          <w:rPr>
            <w:rFonts w:ascii="Consolas" w:eastAsia="Times New Roman" w:hAnsi="Consolas" w:cs="Times New Roman"/>
            <w:color w:val="000000"/>
            <w:kern w:val="0"/>
            <w:sz w:val="21"/>
            <w:szCs w:val="21"/>
            <w:lang w:val="en-US"/>
            <w14:ligatures w14:val="none"/>
          </w:rPr>
          <w:t>)):</w:t>
        </w:r>
      </w:ins>
    </w:p>
    <w:p w14:paraId="7D34C8F1" w14:textId="77777777" w:rsidR="00BF1D70" w:rsidRPr="00D833DB" w:rsidRDefault="00BF1D70" w:rsidP="00BF1D70">
      <w:pPr>
        <w:pStyle w:val="ListParagraph"/>
        <w:numPr>
          <w:ilvl w:val="0"/>
          <w:numId w:val="7"/>
        </w:numPr>
        <w:shd w:val="clear" w:color="auto" w:fill="FFFFFF"/>
        <w:spacing w:after="0" w:line="285" w:lineRule="atLeast"/>
        <w:rPr>
          <w:ins w:id="1143" w:author="Landes, Finian (GymLI)" w:date="2024-12-20T12:52:00Z" w16du:dateUtc="2024-12-20T11:52:00Z"/>
          <w:rFonts w:ascii="Consolas" w:eastAsia="Times New Roman" w:hAnsi="Consolas" w:cs="Times New Roman"/>
          <w:color w:val="000000"/>
          <w:kern w:val="0"/>
          <w:sz w:val="21"/>
          <w:szCs w:val="21"/>
          <w:lang w:val="en-US"/>
          <w14:ligatures w14:val="none"/>
        </w:rPr>
      </w:pPr>
      <w:ins w:id="1144"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dist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sqrt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sum</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last_centroids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current_centroids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2</w:t>
        </w:r>
        <w:r w:rsidRPr="00D833DB">
          <w:rPr>
            <w:rFonts w:ascii="Consolas" w:eastAsia="Times New Roman" w:hAnsi="Consolas" w:cs="Times New Roman"/>
            <w:color w:val="000000"/>
            <w:kern w:val="0"/>
            <w:sz w:val="21"/>
            <w:szCs w:val="21"/>
            <w:lang w:val="en-US"/>
            <w14:ligatures w14:val="none"/>
          </w:rPr>
          <w:t>))</w:t>
        </w:r>
      </w:ins>
    </w:p>
    <w:p w14:paraId="6D0DCE71" w14:textId="77777777" w:rsidR="00BF1D70" w:rsidRPr="00BF1D70" w:rsidRDefault="00BF1D70" w:rsidP="00BF1D70">
      <w:pPr>
        <w:pStyle w:val="ListParagraph"/>
        <w:numPr>
          <w:ilvl w:val="0"/>
          <w:numId w:val="7"/>
        </w:numPr>
        <w:shd w:val="clear" w:color="auto" w:fill="FFFFFF"/>
        <w:spacing w:after="0" w:line="285" w:lineRule="atLeast"/>
        <w:rPr>
          <w:ins w:id="1145" w:author="Landes, Finian (GymLI)" w:date="2024-12-20T12:52:00Z" w16du:dateUtc="2024-12-20T11:52:00Z"/>
          <w:rFonts w:ascii="Consolas" w:eastAsia="Times New Roman" w:hAnsi="Consolas" w:cs="Times New Roman"/>
          <w:color w:val="000000"/>
          <w:kern w:val="0"/>
          <w:sz w:val="21"/>
          <w:szCs w:val="21"/>
          <w14:ligatures w14:val="none"/>
        </w:rPr>
      </w:pPr>
      <w:ins w:id="1146"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AF00DB"/>
            <w:kern w:val="0"/>
            <w:sz w:val="21"/>
            <w:szCs w:val="21"/>
            <w14:ligatures w14:val="none"/>
          </w:rPr>
          <w:t>return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dist</w:t>
        </w:r>
        <w:r w:rsidRPr="00BF1D70">
          <w:rPr>
            <w:rFonts w:ascii="Consolas" w:eastAsia="Times New Roman" w:hAnsi="Consolas" w:cs="Times New Roman"/>
            <w:color w:val="000000"/>
            <w:kern w:val="0"/>
            <w:sz w:val="21"/>
            <w:szCs w:val="21"/>
            <w14:ligatures w14:val="none"/>
          </w:rPr>
          <w:t xml:space="preserve"> &gt; </w:t>
        </w:r>
        <w:r w:rsidRPr="00BF1D70">
          <w:rPr>
            <w:rFonts w:ascii="Consolas" w:eastAsia="Times New Roman" w:hAnsi="Consolas" w:cs="Times New Roman"/>
            <w:color w:val="001080"/>
            <w:kern w:val="0"/>
            <w:sz w:val="21"/>
            <w:szCs w:val="21"/>
            <w14:ligatures w14:val="none"/>
          </w:rPr>
          <w:t>e</w:t>
        </w:r>
      </w:ins>
    </w:p>
    <w:p w14:paraId="45B5BFDC" w14:textId="77777777" w:rsidR="00BF1D70" w:rsidRPr="00BF1D70" w:rsidRDefault="00BF1D70" w:rsidP="00BF1D70">
      <w:pPr>
        <w:pStyle w:val="ListParagraph"/>
        <w:numPr>
          <w:ilvl w:val="0"/>
          <w:numId w:val="7"/>
        </w:numPr>
        <w:shd w:val="clear" w:color="auto" w:fill="FFFFFF"/>
        <w:spacing w:after="0" w:line="285" w:lineRule="atLeast"/>
        <w:rPr>
          <w:ins w:id="1147" w:author="Landes, Finian (GymLI)" w:date="2024-12-20T12:52:00Z" w16du:dateUtc="2024-12-20T11:52:00Z"/>
          <w:rFonts w:ascii="Consolas" w:eastAsia="Times New Roman" w:hAnsi="Consolas" w:cs="Times New Roman"/>
          <w:color w:val="000000"/>
          <w:kern w:val="0"/>
          <w:sz w:val="21"/>
          <w:szCs w:val="21"/>
          <w14:ligatures w14:val="none"/>
        </w:rPr>
      </w:pPr>
    </w:p>
    <w:p w14:paraId="688E29AB" w14:textId="77777777" w:rsidR="00BF1D70" w:rsidRPr="00411C90" w:rsidRDefault="00BF1D70" w:rsidP="00BF1D70">
      <w:pPr>
        <w:pStyle w:val="ListParagraph"/>
        <w:numPr>
          <w:ilvl w:val="0"/>
          <w:numId w:val="7"/>
        </w:numPr>
        <w:shd w:val="clear" w:color="auto" w:fill="FFFFFF"/>
        <w:spacing w:after="0" w:line="285" w:lineRule="atLeast"/>
        <w:rPr>
          <w:ins w:id="1148" w:author="Landes, Finian (GymLI)" w:date="2024-12-20T12:52:00Z" w16du:dateUtc="2024-12-20T11:52:00Z"/>
          <w:rFonts w:ascii="Consolas" w:eastAsia="Times New Roman" w:hAnsi="Consolas" w:cs="Times New Roman"/>
          <w:color w:val="000000"/>
          <w:kern w:val="0"/>
          <w:sz w:val="21"/>
          <w:szCs w:val="21"/>
          <w:lang w:val="en-US"/>
          <w14:ligatures w14:val="none"/>
        </w:rPr>
      </w:pPr>
      <w:ins w:id="1149"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#Clusters the names of the images using the classification of the points</w:t>
        </w:r>
      </w:ins>
    </w:p>
    <w:p w14:paraId="30E181A7" w14:textId="77777777" w:rsidR="00BF1D70" w:rsidRPr="00411C90" w:rsidRDefault="00BF1D70" w:rsidP="00BF1D70">
      <w:pPr>
        <w:pStyle w:val="ListParagraph"/>
        <w:numPr>
          <w:ilvl w:val="0"/>
          <w:numId w:val="7"/>
        </w:numPr>
        <w:shd w:val="clear" w:color="auto" w:fill="FFFFFF"/>
        <w:spacing w:after="0" w:line="285" w:lineRule="atLeast"/>
        <w:rPr>
          <w:ins w:id="1150" w:author="Landes, Finian (GymLI)" w:date="2024-12-20T12:52:00Z" w16du:dateUtc="2024-12-20T11:52:00Z"/>
          <w:rFonts w:ascii="Consolas" w:eastAsia="Times New Roman" w:hAnsi="Consolas" w:cs="Times New Roman"/>
          <w:color w:val="000000"/>
          <w:kern w:val="0"/>
          <w:sz w:val="21"/>
          <w:szCs w:val="21"/>
          <w:lang w:val="en-US"/>
          <w14:ligatures w14:val="none"/>
        </w:rPr>
      </w:pPr>
      <w:ins w:id="1151"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#Returns list with the names of images in each cluster, where each cluster is depicted by a sublist</w:t>
        </w:r>
      </w:ins>
    </w:p>
    <w:p w14:paraId="5637B929" w14:textId="77777777" w:rsidR="00BF1D70" w:rsidRPr="00BF1D70" w:rsidRDefault="00BF1D70" w:rsidP="00BF1D70">
      <w:pPr>
        <w:pStyle w:val="ListParagraph"/>
        <w:numPr>
          <w:ilvl w:val="0"/>
          <w:numId w:val="7"/>
        </w:numPr>
        <w:shd w:val="clear" w:color="auto" w:fill="FFFFFF"/>
        <w:spacing w:after="0" w:line="285" w:lineRule="atLeast"/>
        <w:rPr>
          <w:ins w:id="1152" w:author="Landes, Finian (GymLI)" w:date="2024-12-20T12:52:00Z" w16du:dateUtc="2024-12-20T11:52:00Z"/>
          <w:rFonts w:ascii="Consolas" w:eastAsia="Times New Roman" w:hAnsi="Consolas" w:cs="Times New Roman"/>
          <w:color w:val="000000"/>
          <w:kern w:val="0"/>
          <w:sz w:val="21"/>
          <w:szCs w:val="21"/>
          <w14:ligatures w14:val="none"/>
        </w:rPr>
      </w:pPr>
      <w:ins w:id="1153" w:author="Landes, Finian (GymLI)" w:date="2024-12-20T12:52:00Z" w16du:dateUtc="2024-12-20T11:52:00Z">
        <w:r w:rsidRPr="00BF1D70">
          <w:rPr>
            <w:rFonts w:ascii="Consolas" w:eastAsia="Times New Roman" w:hAnsi="Consolas" w:cs="Times New Roman"/>
            <w:color w:val="0000FF"/>
            <w:kern w:val="0"/>
            <w:sz w:val="21"/>
            <w:szCs w:val="21"/>
            <w14:ligatures w14:val="none"/>
          </w:rPr>
          <w:t>def</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795E26"/>
            <w:kern w:val="0"/>
            <w:sz w:val="21"/>
            <w:szCs w:val="21"/>
            <w14:ligatures w14:val="none"/>
          </w:rPr>
          <w:t>cluster_names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classification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list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names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list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k</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int</w:t>
        </w:r>
        <w:r w:rsidRPr="00BF1D70">
          <w:rPr>
            <w:rFonts w:ascii="Consolas" w:eastAsia="Times New Roman" w:hAnsi="Consolas" w:cs="Times New Roman"/>
            <w:color w:val="000000"/>
            <w:kern w:val="0"/>
            <w:sz w:val="21"/>
            <w:szCs w:val="21"/>
            <w14:ligatures w14:val="none"/>
          </w:rPr>
          <w:t xml:space="preserve">) -&gt; </w:t>
        </w:r>
        <w:r w:rsidRPr="00BF1D70">
          <w:rPr>
            <w:rFonts w:ascii="Consolas" w:eastAsia="Times New Roman" w:hAnsi="Consolas" w:cs="Times New Roman"/>
            <w:color w:val="267F99"/>
            <w:kern w:val="0"/>
            <w:sz w:val="21"/>
            <w:szCs w:val="21"/>
            <w14:ligatures w14:val="none"/>
          </w:rPr>
          <w:t>list</w:t>
        </w:r>
        <w:r w:rsidRPr="00BF1D70">
          <w:rPr>
            <w:rFonts w:ascii="Consolas" w:eastAsia="Times New Roman" w:hAnsi="Consolas" w:cs="Times New Roman"/>
            <w:color w:val="000000"/>
            <w:kern w:val="0"/>
            <w:sz w:val="21"/>
            <w:szCs w:val="21"/>
            <w14:ligatures w14:val="none"/>
          </w:rPr>
          <w:t>:</w:t>
        </w:r>
      </w:ins>
    </w:p>
    <w:p w14:paraId="32C73D67" w14:textId="77777777" w:rsidR="00BF1D70" w:rsidRPr="00411C90" w:rsidRDefault="00BF1D70" w:rsidP="00BF1D70">
      <w:pPr>
        <w:pStyle w:val="ListParagraph"/>
        <w:numPr>
          <w:ilvl w:val="0"/>
          <w:numId w:val="7"/>
        </w:numPr>
        <w:shd w:val="clear" w:color="auto" w:fill="FFFFFF"/>
        <w:spacing w:after="0" w:line="285" w:lineRule="atLeast"/>
        <w:rPr>
          <w:ins w:id="1154" w:author="Landes, Finian (GymLI)" w:date="2024-12-20T12:52:00Z" w16du:dateUtc="2024-12-20T11:52:00Z"/>
          <w:rFonts w:ascii="Consolas" w:eastAsia="Times New Roman" w:hAnsi="Consolas" w:cs="Times New Roman"/>
          <w:color w:val="000000"/>
          <w:kern w:val="0"/>
          <w:sz w:val="21"/>
          <w:szCs w:val="21"/>
          <w:lang w:val="en-US"/>
          <w14:ligatures w14:val="none"/>
        </w:rPr>
      </w:pPr>
      <w:ins w:id="1155"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classified_names</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list</w:t>
        </w:r>
        <w:r w:rsidRPr="00411C90">
          <w:rPr>
            <w:rFonts w:ascii="Consolas" w:eastAsia="Times New Roman" w:hAnsi="Consolas" w:cs="Times New Roman"/>
            <w:color w:val="000000"/>
            <w:kern w:val="0"/>
            <w:sz w:val="21"/>
            <w:szCs w:val="21"/>
            <w:lang w:val="en-US"/>
            <w14:ligatures w14:val="none"/>
          </w:rPr>
          <w:t xml:space="preserve"> = [[] </w:t>
        </w:r>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_</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range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k</w:t>
        </w:r>
        <w:r w:rsidRPr="00411C90">
          <w:rPr>
            <w:rFonts w:ascii="Consolas" w:eastAsia="Times New Roman" w:hAnsi="Consolas" w:cs="Times New Roman"/>
            <w:color w:val="000000"/>
            <w:kern w:val="0"/>
            <w:sz w:val="21"/>
            <w:szCs w:val="21"/>
            <w:lang w:val="en-US"/>
            <w14:ligatures w14:val="none"/>
          </w:rPr>
          <w:t>)]</w:t>
        </w:r>
      </w:ins>
    </w:p>
    <w:p w14:paraId="208B544A" w14:textId="77777777" w:rsidR="00BF1D70" w:rsidRPr="00411C90" w:rsidRDefault="00BF1D70" w:rsidP="00BF1D70">
      <w:pPr>
        <w:pStyle w:val="ListParagraph"/>
        <w:numPr>
          <w:ilvl w:val="0"/>
          <w:numId w:val="7"/>
        </w:numPr>
        <w:shd w:val="clear" w:color="auto" w:fill="FFFFFF"/>
        <w:spacing w:after="0" w:line="285" w:lineRule="atLeast"/>
        <w:rPr>
          <w:ins w:id="1156" w:author="Landes, Finian (GymLI)" w:date="2024-12-20T12:52:00Z" w16du:dateUtc="2024-12-20T11:52:00Z"/>
          <w:rFonts w:ascii="Consolas" w:eastAsia="Times New Roman" w:hAnsi="Consolas" w:cs="Times New Roman"/>
          <w:color w:val="000000"/>
          <w:kern w:val="0"/>
          <w:sz w:val="21"/>
          <w:szCs w:val="21"/>
          <w:lang w:val="en-US"/>
          <w14:ligatures w14:val="none"/>
        </w:rPr>
      </w:pPr>
      <w:ins w:id="1157"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i</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name</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enumerate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names</w:t>
        </w:r>
        <w:r w:rsidRPr="00411C90">
          <w:rPr>
            <w:rFonts w:ascii="Consolas" w:eastAsia="Times New Roman" w:hAnsi="Consolas" w:cs="Times New Roman"/>
            <w:color w:val="000000"/>
            <w:kern w:val="0"/>
            <w:sz w:val="21"/>
            <w:szCs w:val="21"/>
            <w:lang w:val="en-US"/>
            <w14:ligatures w14:val="none"/>
          </w:rPr>
          <w:t>):</w:t>
        </w:r>
      </w:ins>
    </w:p>
    <w:p w14:paraId="1C2D5362" w14:textId="77777777" w:rsidR="00BF1D70" w:rsidRPr="00D833DB" w:rsidRDefault="00BF1D70" w:rsidP="00BF1D70">
      <w:pPr>
        <w:pStyle w:val="ListParagraph"/>
        <w:numPr>
          <w:ilvl w:val="0"/>
          <w:numId w:val="7"/>
        </w:numPr>
        <w:shd w:val="clear" w:color="auto" w:fill="FFFFFF"/>
        <w:spacing w:after="0" w:line="285" w:lineRule="atLeast"/>
        <w:rPr>
          <w:ins w:id="1158" w:author="Landes, Finian (GymLI)" w:date="2024-12-20T12:52:00Z" w16du:dateUtc="2024-12-20T11:52:00Z"/>
          <w:rFonts w:ascii="Consolas" w:eastAsia="Times New Roman" w:hAnsi="Consolas" w:cs="Times New Roman"/>
          <w:color w:val="000000"/>
          <w:kern w:val="0"/>
          <w:sz w:val="21"/>
          <w:szCs w:val="21"/>
          <w:lang w:val="en-US"/>
          <w14:ligatures w14:val="none"/>
        </w:rPr>
      </w:pPr>
      <w:ins w:id="1159"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classified_names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classification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]].append(</w:t>
        </w:r>
        <w:r w:rsidRPr="00D833DB">
          <w:rPr>
            <w:rFonts w:ascii="Consolas" w:eastAsia="Times New Roman" w:hAnsi="Consolas" w:cs="Times New Roman"/>
            <w:color w:val="001080"/>
            <w:kern w:val="0"/>
            <w:sz w:val="21"/>
            <w:szCs w:val="21"/>
            <w:lang w:val="en-US"/>
            <w14:ligatures w14:val="none"/>
          </w:rPr>
          <w:t>name</w:t>
        </w:r>
        <w:r w:rsidRPr="00D833DB">
          <w:rPr>
            <w:rFonts w:ascii="Consolas" w:eastAsia="Times New Roman" w:hAnsi="Consolas" w:cs="Times New Roman"/>
            <w:color w:val="000000"/>
            <w:kern w:val="0"/>
            <w:sz w:val="21"/>
            <w:szCs w:val="21"/>
            <w:lang w:val="en-US"/>
            <w14:ligatures w14:val="none"/>
          </w:rPr>
          <w:t>)</w:t>
        </w:r>
      </w:ins>
    </w:p>
    <w:p w14:paraId="11E4886F" w14:textId="77777777" w:rsidR="00BF1D70" w:rsidRPr="00BF1D70" w:rsidRDefault="00BF1D70" w:rsidP="00BF1D70">
      <w:pPr>
        <w:pStyle w:val="ListParagraph"/>
        <w:numPr>
          <w:ilvl w:val="0"/>
          <w:numId w:val="7"/>
        </w:numPr>
        <w:shd w:val="clear" w:color="auto" w:fill="FFFFFF"/>
        <w:spacing w:after="0" w:line="285" w:lineRule="atLeast"/>
        <w:rPr>
          <w:ins w:id="1160" w:author="Landes, Finian (GymLI)" w:date="2024-12-20T12:52:00Z" w16du:dateUtc="2024-12-20T11:52:00Z"/>
          <w:rFonts w:ascii="Consolas" w:eastAsia="Times New Roman" w:hAnsi="Consolas" w:cs="Times New Roman"/>
          <w:color w:val="000000"/>
          <w:kern w:val="0"/>
          <w:sz w:val="21"/>
          <w:szCs w:val="21"/>
          <w14:ligatures w14:val="none"/>
        </w:rPr>
      </w:pPr>
      <w:ins w:id="1161"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AF00DB"/>
            <w:kern w:val="0"/>
            <w:sz w:val="21"/>
            <w:szCs w:val="21"/>
            <w14:ligatures w14:val="none"/>
          </w:rPr>
          <w:t>return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classified_names</w:t>
        </w:r>
      </w:ins>
    </w:p>
    <w:p w14:paraId="0752B5C9" w14:textId="77777777" w:rsidR="00BF1D70" w:rsidRPr="00BF1D70" w:rsidRDefault="00BF1D70" w:rsidP="00BF1D70">
      <w:pPr>
        <w:pStyle w:val="ListParagraph"/>
        <w:numPr>
          <w:ilvl w:val="0"/>
          <w:numId w:val="7"/>
        </w:numPr>
        <w:shd w:val="clear" w:color="auto" w:fill="FFFFFF"/>
        <w:spacing w:after="0" w:line="285" w:lineRule="atLeast"/>
        <w:rPr>
          <w:ins w:id="1162" w:author="Landes, Finian (GymLI)" w:date="2024-12-20T12:52:00Z" w16du:dateUtc="2024-12-20T11:52:00Z"/>
          <w:rFonts w:ascii="Consolas" w:eastAsia="Times New Roman" w:hAnsi="Consolas" w:cs="Times New Roman"/>
          <w:color w:val="000000"/>
          <w:kern w:val="0"/>
          <w:sz w:val="21"/>
          <w:szCs w:val="21"/>
          <w14:ligatures w14:val="none"/>
        </w:rPr>
      </w:pPr>
    </w:p>
    <w:p w14:paraId="0B14A0FC" w14:textId="77777777" w:rsidR="00BF1D70" w:rsidRPr="00411C90" w:rsidRDefault="00BF1D70" w:rsidP="00BF1D70">
      <w:pPr>
        <w:pStyle w:val="ListParagraph"/>
        <w:numPr>
          <w:ilvl w:val="0"/>
          <w:numId w:val="7"/>
        </w:numPr>
        <w:shd w:val="clear" w:color="auto" w:fill="FFFFFF"/>
        <w:spacing w:after="0" w:line="285" w:lineRule="atLeast"/>
        <w:rPr>
          <w:ins w:id="1163" w:author="Landes, Finian (GymLI)" w:date="2024-12-20T12:52:00Z" w16du:dateUtc="2024-12-20T11:52:00Z"/>
          <w:rFonts w:ascii="Consolas" w:eastAsia="Times New Roman" w:hAnsi="Consolas" w:cs="Times New Roman"/>
          <w:color w:val="000000"/>
          <w:kern w:val="0"/>
          <w:sz w:val="21"/>
          <w:szCs w:val="21"/>
          <w:lang w:val="en-US"/>
          <w14:ligatures w14:val="none"/>
        </w:rPr>
      </w:pPr>
      <w:ins w:id="1164"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#Computes coefficients from a point a mean and a point array</w:t>
        </w:r>
      </w:ins>
    </w:p>
    <w:p w14:paraId="3170A988" w14:textId="77777777" w:rsidR="00BF1D70" w:rsidRPr="00D833DB" w:rsidRDefault="00BF1D70" w:rsidP="00BF1D70">
      <w:pPr>
        <w:pStyle w:val="ListParagraph"/>
        <w:numPr>
          <w:ilvl w:val="0"/>
          <w:numId w:val="7"/>
        </w:numPr>
        <w:shd w:val="clear" w:color="auto" w:fill="FFFFFF"/>
        <w:spacing w:after="0" w:line="285" w:lineRule="atLeast"/>
        <w:rPr>
          <w:ins w:id="1165" w:author="Landes, Finian (GymLI)" w:date="2024-12-20T12:52:00Z" w16du:dateUtc="2024-12-20T11:52:00Z"/>
          <w:rFonts w:ascii="Consolas" w:eastAsia="Times New Roman" w:hAnsi="Consolas" w:cs="Times New Roman"/>
          <w:color w:val="000000"/>
          <w:kern w:val="0"/>
          <w:sz w:val="21"/>
          <w:szCs w:val="21"/>
          <w:lang w:val="en-US"/>
          <w14:ligatures w14:val="none"/>
        </w:rPr>
      </w:pPr>
      <w:ins w:id="1166" w:author="Landes, Finian (GymLI)" w:date="2024-12-20T12:52:00Z" w16du:dateUtc="2024-12-20T11:52:00Z">
        <w:r w:rsidRPr="00D833DB">
          <w:rPr>
            <w:rFonts w:ascii="Consolas" w:eastAsia="Times New Roman" w:hAnsi="Consolas" w:cs="Times New Roman"/>
            <w:color w:val="008000"/>
            <w:kern w:val="0"/>
            <w:sz w:val="21"/>
            <w:szCs w:val="21"/>
            <w:lang w:val="en-US"/>
            <w14:ligatures w14:val="none"/>
          </w:rPr>
          <w:t>#Returns those coefficients as np.array</w:t>
        </w:r>
      </w:ins>
    </w:p>
    <w:p w14:paraId="4A2492E8" w14:textId="77777777" w:rsidR="00BF1D70" w:rsidRPr="00D833DB" w:rsidRDefault="00BF1D70" w:rsidP="00BF1D70">
      <w:pPr>
        <w:pStyle w:val="ListParagraph"/>
        <w:numPr>
          <w:ilvl w:val="0"/>
          <w:numId w:val="7"/>
        </w:numPr>
        <w:shd w:val="clear" w:color="auto" w:fill="FFFFFF"/>
        <w:spacing w:after="0" w:line="285" w:lineRule="atLeast"/>
        <w:rPr>
          <w:ins w:id="1167" w:author="Landes, Finian (GymLI)" w:date="2024-12-20T12:52:00Z" w16du:dateUtc="2024-12-20T11:52:00Z"/>
          <w:rFonts w:ascii="Consolas" w:eastAsia="Times New Roman" w:hAnsi="Consolas" w:cs="Times New Roman"/>
          <w:color w:val="000000"/>
          <w:kern w:val="0"/>
          <w:sz w:val="21"/>
          <w:szCs w:val="21"/>
          <w:lang w:val="en-US"/>
          <w14:ligatures w14:val="none"/>
        </w:rPr>
      </w:pPr>
      <w:ins w:id="1168"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compute_coefficients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point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mean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w:t>
        </w:r>
      </w:ins>
    </w:p>
    <w:p w14:paraId="7824B993" w14:textId="77777777" w:rsidR="00BF1D70" w:rsidRPr="00D833DB" w:rsidRDefault="00BF1D70" w:rsidP="00BF1D70">
      <w:pPr>
        <w:pStyle w:val="ListParagraph"/>
        <w:numPr>
          <w:ilvl w:val="0"/>
          <w:numId w:val="7"/>
        </w:numPr>
        <w:shd w:val="clear" w:color="auto" w:fill="FFFFFF"/>
        <w:spacing w:after="0" w:line="285" w:lineRule="atLeast"/>
        <w:rPr>
          <w:ins w:id="1169" w:author="Landes, Finian (GymLI)" w:date="2024-12-20T12:52:00Z" w16du:dateUtc="2024-12-20T11:52:00Z"/>
          <w:rFonts w:ascii="Consolas" w:eastAsia="Times New Roman" w:hAnsi="Consolas" w:cs="Times New Roman"/>
          <w:color w:val="000000"/>
          <w:kern w:val="0"/>
          <w:sz w:val="21"/>
          <w:szCs w:val="21"/>
          <w:lang w:val="en-US"/>
          <w14:ligatures w14:val="none"/>
        </w:rPr>
      </w:pPr>
      <w:ins w:id="1170"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return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matmul</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mean</w:t>
        </w:r>
        <w:r w:rsidRPr="00D833DB">
          <w:rPr>
            <w:rFonts w:ascii="Consolas" w:eastAsia="Times New Roman" w:hAnsi="Consolas" w:cs="Times New Roman"/>
            <w:color w:val="000000"/>
            <w:kern w:val="0"/>
            <w:sz w:val="21"/>
            <w:szCs w:val="21"/>
            <w:lang w:val="en-US"/>
            <w14:ligatures w14:val="none"/>
          </w:rPr>
          <w:t>)</w:t>
        </w:r>
      </w:ins>
    </w:p>
    <w:p w14:paraId="33F040CD" w14:textId="77777777" w:rsidR="00BF1D70" w:rsidRPr="00D833DB" w:rsidRDefault="00BF1D70" w:rsidP="00BF1D70">
      <w:pPr>
        <w:pStyle w:val="ListParagraph"/>
        <w:numPr>
          <w:ilvl w:val="0"/>
          <w:numId w:val="7"/>
        </w:numPr>
        <w:shd w:val="clear" w:color="auto" w:fill="FFFFFF"/>
        <w:spacing w:after="0" w:line="285" w:lineRule="atLeast"/>
        <w:rPr>
          <w:ins w:id="1171" w:author="Landes, Finian (GymLI)" w:date="2024-12-20T12:52:00Z" w16du:dateUtc="2024-12-20T11:52:00Z"/>
          <w:rFonts w:ascii="Consolas" w:eastAsia="Times New Roman" w:hAnsi="Consolas" w:cs="Times New Roman"/>
          <w:color w:val="000000"/>
          <w:kern w:val="0"/>
          <w:sz w:val="21"/>
          <w:szCs w:val="21"/>
          <w:lang w:val="en-US"/>
          <w14:ligatures w14:val="none"/>
        </w:rPr>
      </w:pPr>
    </w:p>
    <w:p w14:paraId="22F2D0D1" w14:textId="77777777" w:rsidR="00BF1D70" w:rsidRPr="00411C90" w:rsidRDefault="00BF1D70" w:rsidP="00BF1D70">
      <w:pPr>
        <w:pStyle w:val="ListParagraph"/>
        <w:numPr>
          <w:ilvl w:val="0"/>
          <w:numId w:val="7"/>
        </w:numPr>
        <w:shd w:val="clear" w:color="auto" w:fill="FFFFFF"/>
        <w:spacing w:after="0" w:line="285" w:lineRule="atLeast"/>
        <w:rPr>
          <w:ins w:id="1172" w:author="Landes, Finian (GymLI)" w:date="2024-12-20T12:52:00Z" w16du:dateUtc="2024-12-20T11:52:00Z"/>
          <w:rFonts w:ascii="Consolas" w:eastAsia="Times New Roman" w:hAnsi="Consolas" w:cs="Times New Roman"/>
          <w:color w:val="000000"/>
          <w:kern w:val="0"/>
          <w:sz w:val="21"/>
          <w:szCs w:val="21"/>
          <w:lang w:val="en-US"/>
          <w14:ligatures w14:val="none"/>
        </w:rPr>
      </w:pPr>
      <w:ins w:id="1173"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#Calculates the distance between a point and a mean by additionally using a points array to make a transformation in space to make the euclidean distance more meaningful</w:t>
        </w:r>
      </w:ins>
    </w:p>
    <w:p w14:paraId="58419B52" w14:textId="77777777" w:rsidR="00BF1D70" w:rsidRPr="00BF1D70" w:rsidRDefault="00BF1D70" w:rsidP="00BF1D70">
      <w:pPr>
        <w:pStyle w:val="ListParagraph"/>
        <w:numPr>
          <w:ilvl w:val="0"/>
          <w:numId w:val="7"/>
        </w:numPr>
        <w:shd w:val="clear" w:color="auto" w:fill="FFFFFF"/>
        <w:spacing w:after="0" w:line="285" w:lineRule="atLeast"/>
        <w:rPr>
          <w:ins w:id="1174" w:author="Landes, Finian (GymLI)" w:date="2024-12-20T12:52:00Z" w16du:dateUtc="2024-12-20T11:52:00Z"/>
          <w:rFonts w:ascii="Consolas" w:eastAsia="Times New Roman" w:hAnsi="Consolas" w:cs="Times New Roman"/>
          <w:color w:val="000000"/>
          <w:kern w:val="0"/>
          <w:sz w:val="21"/>
          <w:szCs w:val="21"/>
          <w14:ligatures w14:val="none"/>
        </w:rPr>
      </w:pPr>
      <w:ins w:id="1175" w:author="Landes, Finian (GymLI)" w:date="2024-12-20T12:52:00Z" w16du:dateUtc="2024-12-20T11:52:00Z">
        <w:r w:rsidRPr="00BF1D70">
          <w:rPr>
            <w:rFonts w:ascii="Consolas" w:eastAsia="Times New Roman" w:hAnsi="Consolas" w:cs="Times New Roman"/>
            <w:color w:val="008000"/>
            <w:kern w:val="0"/>
            <w:sz w:val="21"/>
            <w:szCs w:val="21"/>
            <w14:ligatures w14:val="none"/>
          </w:rPr>
          <w:t>#Returns the distance as float</w:t>
        </w:r>
      </w:ins>
    </w:p>
    <w:p w14:paraId="67F077DF" w14:textId="77777777" w:rsidR="00BF1D70" w:rsidRPr="00D833DB" w:rsidRDefault="00BF1D70" w:rsidP="00BF1D70">
      <w:pPr>
        <w:pStyle w:val="ListParagraph"/>
        <w:numPr>
          <w:ilvl w:val="0"/>
          <w:numId w:val="7"/>
        </w:numPr>
        <w:shd w:val="clear" w:color="auto" w:fill="FFFFFF"/>
        <w:spacing w:after="0" w:line="285" w:lineRule="atLeast"/>
        <w:rPr>
          <w:ins w:id="1176" w:author="Landes, Finian (GymLI)" w:date="2024-12-20T12:52:00Z" w16du:dateUtc="2024-12-20T11:52:00Z"/>
          <w:rFonts w:ascii="Consolas" w:eastAsia="Times New Roman" w:hAnsi="Consolas" w:cs="Times New Roman"/>
          <w:color w:val="000000"/>
          <w:kern w:val="0"/>
          <w:sz w:val="21"/>
          <w:szCs w:val="21"/>
          <w:lang w:val="en-US"/>
          <w14:ligatures w14:val="none"/>
        </w:rPr>
      </w:pPr>
      <w:ins w:id="1177"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distance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point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q</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mean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float</w:t>
        </w:r>
        <w:r w:rsidRPr="00D833DB">
          <w:rPr>
            <w:rFonts w:ascii="Consolas" w:eastAsia="Times New Roman" w:hAnsi="Consolas" w:cs="Times New Roman"/>
            <w:color w:val="000000"/>
            <w:kern w:val="0"/>
            <w:sz w:val="21"/>
            <w:szCs w:val="21"/>
            <w:lang w:val="en-US"/>
            <w14:ligatures w14:val="none"/>
          </w:rPr>
          <w:t>:</w:t>
        </w:r>
      </w:ins>
    </w:p>
    <w:p w14:paraId="0F33931C" w14:textId="77777777" w:rsidR="00BF1D70" w:rsidRPr="00BF1D70" w:rsidRDefault="00BF1D70" w:rsidP="00BF1D70">
      <w:pPr>
        <w:pStyle w:val="ListParagraph"/>
        <w:numPr>
          <w:ilvl w:val="0"/>
          <w:numId w:val="7"/>
        </w:numPr>
        <w:shd w:val="clear" w:color="auto" w:fill="FFFFFF"/>
        <w:spacing w:after="0" w:line="285" w:lineRule="atLeast"/>
        <w:rPr>
          <w:ins w:id="1178" w:author="Landes, Finian (GymLI)" w:date="2024-12-20T12:52:00Z" w16du:dateUtc="2024-12-20T11:52:00Z"/>
          <w:rFonts w:ascii="Consolas" w:eastAsia="Times New Roman" w:hAnsi="Consolas" w:cs="Times New Roman"/>
          <w:color w:val="000000"/>
          <w:kern w:val="0"/>
          <w:sz w:val="21"/>
          <w:szCs w:val="21"/>
          <w14:ligatures w14:val="none"/>
        </w:rPr>
      </w:pPr>
      <w:ins w:id="1179"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c1</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ndarray</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795E26"/>
            <w:kern w:val="0"/>
            <w:sz w:val="21"/>
            <w:szCs w:val="21"/>
            <w14:ligatures w14:val="none"/>
          </w:rPr>
          <w:t>compute_coefficients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point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points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mean</w:t>
        </w:r>
        <w:r w:rsidRPr="00BF1D70">
          <w:rPr>
            <w:rFonts w:ascii="Consolas" w:eastAsia="Times New Roman" w:hAnsi="Consolas" w:cs="Times New Roman"/>
            <w:color w:val="000000"/>
            <w:kern w:val="0"/>
            <w:sz w:val="21"/>
            <w:szCs w:val="21"/>
            <w14:ligatures w14:val="none"/>
          </w:rPr>
          <w:t>)</w:t>
        </w:r>
      </w:ins>
    </w:p>
    <w:p w14:paraId="489F5EA1" w14:textId="77777777" w:rsidR="00BF1D70" w:rsidRPr="00BF1D70" w:rsidRDefault="00BF1D70" w:rsidP="00BF1D70">
      <w:pPr>
        <w:pStyle w:val="ListParagraph"/>
        <w:numPr>
          <w:ilvl w:val="0"/>
          <w:numId w:val="7"/>
        </w:numPr>
        <w:shd w:val="clear" w:color="auto" w:fill="FFFFFF"/>
        <w:spacing w:after="0" w:line="285" w:lineRule="atLeast"/>
        <w:rPr>
          <w:ins w:id="1180" w:author="Landes, Finian (GymLI)" w:date="2024-12-20T12:52:00Z" w16du:dateUtc="2024-12-20T11:52:00Z"/>
          <w:rFonts w:ascii="Consolas" w:eastAsia="Times New Roman" w:hAnsi="Consolas" w:cs="Times New Roman"/>
          <w:color w:val="000000"/>
          <w:kern w:val="0"/>
          <w:sz w:val="21"/>
          <w:szCs w:val="21"/>
          <w14:ligatures w14:val="none"/>
        </w:rPr>
      </w:pPr>
      <w:ins w:id="1181" w:author="Landes, Finian (GymLI)" w:date="2024-12-20T12:52:00Z" w16du:dateUtc="2024-12-20T11:52:00Z">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c2</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ndarray</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795E26"/>
            <w:kern w:val="0"/>
            <w:sz w:val="21"/>
            <w:szCs w:val="21"/>
            <w14:ligatures w14:val="none"/>
          </w:rPr>
          <w:t>compute_coefficients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q</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points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mean</w:t>
        </w:r>
        <w:r w:rsidRPr="00BF1D70">
          <w:rPr>
            <w:rFonts w:ascii="Consolas" w:eastAsia="Times New Roman" w:hAnsi="Consolas" w:cs="Times New Roman"/>
            <w:color w:val="000000"/>
            <w:kern w:val="0"/>
            <w:sz w:val="21"/>
            <w:szCs w:val="21"/>
            <w14:ligatures w14:val="none"/>
          </w:rPr>
          <w:t>)</w:t>
        </w:r>
      </w:ins>
    </w:p>
    <w:p w14:paraId="24FE2EF1" w14:textId="77777777" w:rsidR="00BF1D70" w:rsidRPr="00D833DB" w:rsidRDefault="00BF1D70" w:rsidP="00BF1D70">
      <w:pPr>
        <w:pStyle w:val="ListParagraph"/>
        <w:numPr>
          <w:ilvl w:val="0"/>
          <w:numId w:val="7"/>
        </w:numPr>
        <w:shd w:val="clear" w:color="auto" w:fill="FFFFFF"/>
        <w:spacing w:after="0" w:line="285" w:lineRule="atLeast"/>
        <w:rPr>
          <w:ins w:id="1182" w:author="Landes, Finian (GymLI)" w:date="2024-12-20T12:52:00Z" w16du:dateUtc="2024-12-20T11:52:00Z"/>
          <w:rFonts w:ascii="Consolas" w:eastAsia="Times New Roman" w:hAnsi="Consolas" w:cs="Times New Roman"/>
          <w:color w:val="000000"/>
          <w:kern w:val="0"/>
          <w:sz w:val="21"/>
          <w:szCs w:val="21"/>
          <w:lang w:val="en-US"/>
          <w14:ligatures w14:val="none"/>
        </w:rPr>
      </w:pPr>
      <w:ins w:id="1183"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return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sqrt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sum</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c1</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c2</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98658"/>
            <w:kern w:val="0"/>
            <w:sz w:val="21"/>
            <w:szCs w:val="21"/>
            <w:lang w:val="en-US"/>
            <w14:ligatures w14:val="none"/>
          </w:rPr>
          <w:t>2</w:t>
        </w:r>
        <w:r w:rsidRPr="00D833DB">
          <w:rPr>
            <w:rFonts w:ascii="Consolas" w:eastAsia="Times New Roman" w:hAnsi="Consolas" w:cs="Times New Roman"/>
            <w:color w:val="000000"/>
            <w:kern w:val="0"/>
            <w:sz w:val="21"/>
            <w:szCs w:val="21"/>
            <w:lang w:val="en-US"/>
            <w14:ligatures w14:val="none"/>
          </w:rPr>
          <w:t>))</w:t>
        </w:r>
      </w:ins>
    </w:p>
    <w:p w14:paraId="465B8EF8" w14:textId="77777777" w:rsidR="00BF1D70" w:rsidRPr="00D833DB" w:rsidRDefault="00BF1D70" w:rsidP="00BF1D70">
      <w:pPr>
        <w:pStyle w:val="ListParagraph"/>
        <w:numPr>
          <w:ilvl w:val="0"/>
          <w:numId w:val="7"/>
        </w:numPr>
        <w:shd w:val="clear" w:color="auto" w:fill="FFFFFF"/>
        <w:spacing w:after="0" w:line="285" w:lineRule="atLeast"/>
        <w:rPr>
          <w:ins w:id="1184" w:author="Landes, Finian (GymLI)" w:date="2024-12-20T12:52:00Z" w16du:dateUtc="2024-12-20T11:52:00Z"/>
          <w:rFonts w:ascii="Consolas" w:eastAsia="Times New Roman" w:hAnsi="Consolas" w:cs="Times New Roman"/>
          <w:color w:val="000000"/>
          <w:kern w:val="0"/>
          <w:sz w:val="21"/>
          <w:szCs w:val="21"/>
          <w:lang w:val="en-US"/>
          <w14:ligatures w14:val="none"/>
        </w:rPr>
      </w:pPr>
    </w:p>
    <w:p w14:paraId="41889B82" w14:textId="77777777" w:rsidR="00BF1D70" w:rsidRPr="00411C90" w:rsidRDefault="00BF1D70" w:rsidP="00BF1D70">
      <w:pPr>
        <w:pStyle w:val="ListParagraph"/>
        <w:numPr>
          <w:ilvl w:val="0"/>
          <w:numId w:val="7"/>
        </w:numPr>
        <w:shd w:val="clear" w:color="auto" w:fill="FFFFFF"/>
        <w:spacing w:after="0" w:line="285" w:lineRule="atLeast"/>
        <w:rPr>
          <w:ins w:id="1185" w:author="Landes, Finian (GymLI)" w:date="2024-12-20T12:52:00Z" w16du:dateUtc="2024-12-20T11:52:00Z"/>
          <w:rFonts w:ascii="Consolas" w:eastAsia="Times New Roman" w:hAnsi="Consolas" w:cs="Times New Roman"/>
          <w:color w:val="000000"/>
          <w:kern w:val="0"/>
          <w:sz w:val="21"/>
          <w:szCs w:val="21"/>
          <w:lang w:val="en-US"/>
          <w14:ligatures w14:val="none"/>
        </w:rPr>
      </w:pPr>
      <w:ins w:id="1186"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 xml:space="preserve">#Calculates the distance between each point and a given center point </w:t>
        </w:r>
      </w:ins>
    </w:p>
    <w:p w14:paraId="30C294C8" w14:textId="77777777" w:rsidR="00BF1D70" w:rsidRPr="00411C90" w:rsidRDefault="00BF1D70" w:rsidP="00BF1D70">
      <w:pPr>
        <w:pStyle w:val="ListParagraph"/>
        <w:numPr>
          <w:ilvl w:val="0"/>
          <w:numId w:val="7"/>
        </w:numPr>
        <w:shd w:val="clear" w:color="auto" w:fill="FFFFFF"/>
        <w:spacing w:after="0" w:line="285" w:lineRule="atLeast"/>
        <w:rPr>
          <w:ins w:id="1187" w:author="Landes, Finian (GymLI)" w:date="2024-12-20T12:52:00Z" w16du:dateUtc="2024-12-20T11:52:00Z"/>
          <w:rFonts w:ascii="Consolas" w:eastAsia="Times New Roman" w:hAnsi="Consolas" w:cs="Times New Roman"/>
          <w:color w:val="000000"/>
          <w:kern w:val="0"/>
          <w:sz w:val="21"/>
          <w:szCs w:val="21"/>
          <w:lang w:val="en-US"/>
          <w14:ligatures w14:val="none"/>
        </w:rPr>
      </w:pPr>
      <w:ins w:id="1188"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#Returns the distances of each point to the center point</w:t>
        </w:r>
      </w:ins>
    </w:p>
    <w:p w14:paraId="33D28C3B" w14:textId="77777777" w:rsidR="00BF1D70" w:rsidRPr="00D833DB" w:rsidRDefault="00BF1D70" w:rsidP="00BF1D70">
      <w:pPr>
        <w:pStyle w:val="ListParagraph"/>
        <w:numPr>
          <w:ilvl w:val="0"/>
          <w:numId w:val="7"/>
        </w:numPr>
        <w:shd w:val="clear" w:color="auto" w:fill="FFFFFF"/>
        <w:spacing w:after="0" w:line="285" w:lineRule="atLeast"/>
        <w:rPr>
          <w:ins w:id="1189" w:author="Landes, Finian (GymLI)" w:date="2024-12-20T12:52:00Z" w16du:dateUtc="2024-12-20T11:52:00Z"/>
          <w:rFonts w:ascii="Consolas" w:eastAsia="Times New Roman" w:hAnsi="Consolas" w:cs="Times New Roman"/>
          <w:color w:val="000000"/>
          <w:kern w:val="0"/>
          <w:sz w:val="21"/>
          <w:szCs w:val="21"/>
          <w:lang w:val="en-US"/>
          <w14:ligatures w14:val="none"/>
        </w:rPr>
      </w:pPr>
      <w:ins w:id="1190"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outlying_distances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center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w:t>
        </w:r>
      </w:ins>
    </w:p>
    <w:p w14:paraId="2F5A8987" w14:textId="77777777" w:rsidR="00BF1D70" w:rsidRPr="00D833DB" w:rsidRDefault="00BF1D70" w:rsidP="00BF1D70">
      <w:pPr>
        <w:pStyle w:val="ListParagraph"/>
        <w:numPr>
          <w:ilvl w:val="0"/>
          <w:numId w:val="7"/>
        </w:numPr>
        <w:shd w:val="clear" w:color="auto" w:fill="FFFFFF"/>
        <w:spacing w:after="0" w:line="285" w:lineRule="atLeast"/>
        <w:rPr>
          <w:ins w:id="1191" w:author="Landes, Finian (GymLI)" w:date="2024-12-20T12:52:00Z" w16du:dateUtc="2024-12-20T11:52:00Z"/>
          <w:rFonts w:ascii="Consolas" w:eastAsia="Times New Roman" w:hAnsi="Consolas" w:cs="Times New Roman"/>
          <w:color w:val="000000"/>
          <w:kern w:val="0"/>
          <w:sz w:val="21"/>
          <w:szCs w:val="21"/>
          <w:lang w:val="en-US"/>
          <w14:ligatures w14:val="none"/>
        </w:rPr>
      </w:pPr>
      <w:ins w:id="1192"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dist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795E26"/>
            <w:kern w:val="0"/>
            <w:sz w:val="21"/>
            <w:szCs w:val="21"/>
            <w:lang w:val="en-US"/>
            <w14:ligatures w14:val="none"/>
          </w:rPr>
          <w:t>distance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point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zeros_like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point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center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for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in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w:t>
        </w:r>
      </w:ins>
    </w:p>
    <w:p w14:paraId="3F5ACE91" w14:textId="77777777" w:rsidR="00BF1D70" w:rsidRPr="00BF1D70" w:rsidRDefault="00BF1D70" w:rsidP="00BF1D70">
      <w:pPr>
        <w:pStyle w:val="ListParagraph"/>
        <w:numPr>
          <w:ilvl w:val="0"/>
          <w:numId w:val="7"/>
        </w:numPr>
        <w:shd w:val="clear" w:color="auto" w:fill="FFFFFF"/>
        <w:spacing w:after="0" w:line="285" w:lineRule="atLeast"/>
        <w:rPr>
          <w:ins w:id="1193" w:author="Landes, Finian (GymLI)" w:date="2024-12-20T12:52:00Z" w16du:dateUtc="2024-12-20T11:52:00Z"/>
          <w:rFonts w:ascii="Consolas" w:eastAsia="Times New Roman" w:hAnsi="Consolas" w:cs="Times New Roman"/>
          <w:color w:val="000000"/>
          <w:kern w:val="0"/>
          <w:sz w:val="21"/>
          <w:szCs w:val="21"/>
          <w14:ligatures w14:val="none"/>
        </w:rPr>
      </w:pPr>
      <w:ins w:id="1194"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AF00DB"/>
            <w:kern w:val="0"/>
            <w:sz w:val="21"/>
            <w:szCs w:val="21"/>
            <w14:ligatures w14:val="none"/>
          </w:rPr>
          <w:t>return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dist</w:t>
        </w:r>
      </w:ins>
    </w:p>
    <w:p w14:paraId="19B3784E" w14:textId="77777777" w:rsidR="00BF1D70" w:rsidRPr="00BF1D70" w:rsidRDefault="00BF1D70" w:rsidP="00BF1D70">
      <w:pPr>
        <w:pStyle w:val="ListParagraph"/>
        <w:numPr>
          <w:ilvl w:val="0"/>
          <w:numId w:val="7"/>
        </w:numPr>
        <w:shd w:val="clear" w:color="auto" w:fill="FFFFFF"/>
        <w:spacing w:after="0" w:line="285" w:lineRule="atLeast"/>
        <w:rPr>
          <w:ins w:id="1195" w:author="Landes, Finian (GymLI)" w:date="2024-12-20T12:52:00Z" w16du:dateUtc="2024-12-20T11:52:00Z"/>
          <w:rFonts w:ascii="Consolas" w:eastAsia="Times New Roman" w:hAnsi="Consolas" w:cs="Times New Roman"/>
          <w:color w:val="000000"/>
          <w:kern w:val="0"/>
          <w:sz w:val="21"/>
          <w:szCs w:val="21"/>
          <w14:ligatures w14:val="none"/>
        </w:rPr>
      </w:pPr>
    </w:p>
    <w:p w14:paraId="151B03D5" w14:textId="77777777" w:rsidR="00BF1D70" w:rsidRPr="00411C90" w:rsidRDefault="00BF1D70" w:rsidP="00BF1D70">
      <w:pPr>
        <w:pStyle w:val="ListParagraph"/>
        <w:numPr>
          <w:ilvl w:val="0"/>
          <w:numId w:val="7"/>
        </w:numPr>
        <w:shd w:val="clear" w:color="auto" w:fill="FFFFFF"/>
        <w:spacing w:after="0" w:line="285" w:lineRule="atLeast"/>
        <w:rPr>
          <w:ins w:id="1196" w:author="Landes, Finian (GymLI)" w:date="2024-12-20T12:52:00Z" w16du:dateUtc="2024-12-20T11:52:00Z"/>
          <w:rFonts w:ascii="Consolas" w:eastAsia="Times New Roman" w:hAnsi="Consolas" w:cs="Times New Roman"/>
          <w:color w:val="000000"/>
          <w:kern w:val="0"/>
          <w:sz w:val="21"/>
          <w:szCs w:val="21"/>
          <w:lang w:val="en-US"/>
          <w14:ligatures w14:val="none"/>
        </w:rPr>
      </w:pPr>
      <w:ins w:id="1197"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 xml:space="preserve">#Sorts points by taking their distance to a given center and then ordering them in ascending order </w:t>
        </w:r>
      </w:ins>
    </w:p>
    <w:p w14:paraId="486EBE65" w14:textId="77777777" w:rsidR="00BF1D70" w:rsidRPr="00411C90" w:rsidRDefault="00BF1D70" w:rsidP="00BF1D70">
      <w:pPr>
        <w:pStyle w:val="ListParagraph"/>
        <w:numPr>
          <w:ilvl w:val="0"/>
          <w:numId w:val="7"/>
        </w:numPr>
        <w:shd w:val="clear" w:color="auto" w:fill="FFFFFF"/>
        <w:spacing w:after="0" w:line="285" w:lineRule="atLeast"/>
        <w:rPr>
          <w:ins w:id="1198" w:author="Landes, Finian (GymLI)" w:date="2024-12-20T12:52:00Z" w16du:dateUtc="2024-12-20T11:52:00Z"/>
          <w:rFonts w:ascii="Consolas" w:eastAsia="Times New Roman" w:hAnsi="Consolas" w:cs="Times New Roman"/>
          <w:color w:val="000000"/>
          <w:kern w:val="0"/>
          <w:sz w:val="21"/>
          <w:szCs w:val="21"/>
          <w:lang w:val="en-US"/>
          <w14:ligatures w14:val="none"/>
        </w:rPr>
      </w:pPr>
      <w:ins w:id="1199"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#Returns the Distances and the sorted points aswell as the sorted names</w:t>
        </w:r>
      </w:ins>
    </w:p>
    <w:p w14:paraId="5B8B157C" w14:textId="77777777" w:rsidR="00BF1D70" w:rsidRPr="00D833DB" w:rsidRDefault="00BF1D70" w:rsidP="00BF1D70">
      <w:pPr>
        <w:pStyle w:val="ListParagraph"/>
        <w:numPr>
          <w:ilvl w:val="0"/>
          <w:numId w:val="7"/>
        </w:numPr>
        <w:shd w:val="clear" w:color="auto" w:fill="FFFFFF"/>
        <w:spacing w:after="0" w:line="285" w:lineRule="atLeast"/>
        <w:rPr>
          <w:ins w:id="1200" w:author="Landes, Finian (GymLI)" w:date="2024-12-20T12:52:00Z" w16du:dateUtc="2024-12-20T11:52:00Z"/>
          <w:rFonts w:ascii="Consolas" w:eastAsia="Times New Roman" w:hAnsi="Consolas" w:cs="Times New Roman"/>
          <w:color w:val="000000"/>
          <w:kern w:val="0"/>
          <w:sz w:val="21"/>
          <w:szCs w:val="21"/>
          <w:lang w:val="en-US"/>
          <w14:ligatures w14:val="none"/>
        </w:rPr>
      </w:pPr>
      <w:ins w:id="1201"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sort_points_names_by_dist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center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names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tuple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w:t>
        </w:r>
      </w:ins>
    </w:p>
    <w:p w14:paraId="01C42C5D" w14:textId="77777777" w:rsidR="00BF1D70" w:rsidRPr="00D833DB" w:rsidRDefault="00BF1D70" w:rsidP="00BF1D70">
      <w:pPr>
        <w:pStyle w:val="ListParagraph"/>
        <w:numPr>
          <w:ilvl w:val="0"/>
          <w:numId w:val="7"/>
        </w:numPr>
        <w:shd w:val="clear" w:color="auto" w:fill="FFFFFF"/>
        <w:spacing w:after="0" w:line="285" w:lineRule="atLeast"/>
        <w:rPr>
          <w:ins w:id="1202" w:author="Landes, Finian (GymLI)" w:date="2024-12-20T12:52:00Z" w16du:dateUtc="2024-12-20T11:52:00Z"/>
          <w:rFonts w:ascii="Consolas" w:eastAsia="Times New Roman" w:hAnsi="Consolas" w:cs="Times New Roman"/>
          <w:color w:val="000000"/>
          <w:kern w:val="0"/>
          <w:sz w:val="21"/>
          <w:szCs w:val="21"/>
          <w:lang w:val="en-US"/>
          <w14:ligatures w14:val="none"/>
        </w:rPr>
      </w:pPr>
      <w:ins w:id="1203"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distances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array</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outlying_distances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center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w:t>
        </w:r>
      </w:ins>
    </w:p>
    <w:p w14:paraId="5DE697FE" w14:textId="77777777" w:rsidR="00BF1D70" w:rsidRPr="00D833DB" w:rsidRDefault="00BF1D70" w:rsidP="00BF1D70">
      <w:pPr>
        <w:pStyle w:val="ListParagraph"/>
        <w:numPr>
          <w:ilvl w:val="0"/>
          <w:numId w:val="7"/>
        </w:numPr>
        <w:shd w:val="clear" w:color="auto" w:fill="FFFFFF"/>
        <w:spacing w:after="0" w:line="285" w:lineRule="atLeast"/>
        <w:rPr>
          <w:ins w:id="1204" w:author="Landes, Finian (GymLI)" w:date="2024-12-20T12:52:00Z" w16du:dateUtc="2024-12-20T11:52:00Z"/>
          <w:rFonts w:ascii="Consolas" w:eastAsia="Times New Roman" w:hAnsi="Consolas" w:cs="Times New Roman"/>
          <w:color w:val="000000"/>
          <w:kern w:val="0"/>
          <w:sz w:val="21"/>
          <w:szCs w:val="21"/>
          <w:lang w:val="en-US"/>
          <w14:ligatures w14:val="none"/>
        </w:rPr>
      </w:pPr>
      <w:ins w:id="1205"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new_names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array</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names</w:t>
        </w:r>
        <w:r w:rsidRPr="00D833DB">
          <w:rPr>
            <w:rFonts w:ascii="Consolas" w:eastAsia="Times New Roman" w:hAnsi="Consolas" w:cs="Times New Roman"/>
            <w:color w:val="000000"/>
            <w:kern w:val="0"/>
            <w:sz w:val="21"/>
            <w:szCs w:val="21"/>
            <w:lang w:val="en-US"/>
            <w14:ligatures w14:val="none"/>
          </w:rPr>
          <w:t>)</w:t>
        </w:r>
      </w:ins>
    </w:p>
    <w:p w14:paraId="7261CB8E" w14:textId="77777777" w:rsidR="00BF1D70" w:rsidRPr="00D833DB" w:rsidRDefault="00BF1D70" w:rsidP="00BF1D70">
      <w:pPr>
        <w:pStyle w:val="ListParagraph"/>
        <w:numPr>
          <w:ilvl w:val="0"/>
          <w:numId w:val="7"/>
        </w:numPr>
        <w:shd w:val="clear" w:color="auto" w:fill="FFFFFF"/>
        <w:spacing w:after="0" w:line="285" w:lineRule="atLeast"/>
        <w:rPr>
          <w:ins w:id="1206" w:author="Landes, Finian (GymLI)" w:date="2024-12-20T12:52:00Z" w16du:dateUtc="2024-12-20T11:52:00Z"/>
          <w:rFonts w:ascii="Consolas" w:eastAsia="Times New Roman" w:hAnsi="Consolas" w:cs="Times New Roman"/>
          <w:color w:val="000000"/>
          <w:kern w:val="0"/>
          <w:sz w:val="21"/>
          <w:szCs w:val="21"/>
          <w:lang w:val="en-US"/>
          <w14:ligatures w14:val="none"/>
        </w:rPr>
      </w:pPr>
      <w:ins w:id="1207"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sorted_indicies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argsort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distances</w:t>
        </w:r>
        <w:r w:rsidRPr="00D833DB">
          <w:rPr>
            <w:rFonts w:ascii="Consolas" w:eastAsia="Times New Roman" w:hAnsi="Consolas" w:cs="Times New Roman"/>
            <w:color w:val="000000"/>
            <w:kern w:val="0"/>
            <w:sz w:val="21"/>
            <w:szCs w:val="21"/>
            <w:lang w:val="en-US"/>
            <w14:ligatures w14:val="none"/>
          </w:rPr>
          <w:t>)</w:t>
        </w:r>
      </w:ins>
    </w:p>
    <w:p w14:paraId="2CCB0717" w14:textId="77777777" w:rsidR="00BF1D70" w:rsidRPr="00BF1D70" w:rsidRDefault="00BF1D70" w:rsidP="00BF1D70">
      <w:pPr>
        <w:pStyle w:val="ListParagraph"/>
        <w:numPr>
          <w:ilvl w:val="0"/>
          <w:numId w:val="7"/>
        </w:numPr>
        <w:shd w:val="clear" w:color="auto" w:fill="FFFFFF"/>
        <w:spacing w:after="0" w:line="285" w:lineRule="atLeast"/>
        <w:rPr>
          <w:ins w:id="1208" w:author="Landes, Finian (GymLI)" w:date="2024-12-20T12:52:00Z" w16du:dateUtc="2024-12-20T11:52:00Z"/>
          <w:rFonts w:ascii="Consolas" w:eastAsia="Times New Roman" w:hAnsi="Consolas" w:cs="Times New Roman"/>
          <w:color w:val="000000"/>
          <w:kern w:val="0"/>
          <w:sz w:val="21"/>
          <w:szCs w:val="21"/>
          <w14:ligatures w14:val="none"/>
        </w:rPr>
      </w:pPr>
      <w:ins w:id="1209"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distances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list</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267F99"/>
            <w:kern w:val="0"/>
            <w:sz w:val="21"/>
            <w:szCs w:val="21"/>
            <w14:ligatures w14:val="none"/>
          </w:rPr>
          <w:t>list</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distances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sorted_indicies</w:t>
        </w:r>
        <w:r w:rsidRPr="00BF1D70">
          <w:rPr>
            <w:rFonts w:ascii="Consolas" w:eastAsia="Times New Roman" w:hAnsi="Consolas" w:cs="Times New Roman"/>
            <w:color w:val="000000"/>
            <w:kern w:val="0"/>
            <w:sz w:val="21"/>
            <w:szCs w:val="21"/>
            <w14:ligatures w14:val="none"/>
          </w:rPr>
          <w:t>])</w:t>
        </w:r>
      </w:ins>
    </w:p>
    <w:p w14:paraId="03DBC49E" w14:textId="77777777" w:rsidR="00BF1D70" w:rsidRPr="00411C90" w:rsidRDefault="00BF1D70" w:rsidP="00BF1D70">
      <w:pPr>
        <w:pStyle w:val="ListParagraph"/>
        <w:numPr>
          <w:ilvl w:val="0"/>
          <w:numId w:val="7"/>
        </w:numPr>
        <w:shd w:val="clear" w:color="auto" w:fill="FFFFFF"/>
        <w:spacing w:after="0" w:line="285" w:lineRule="atLeast"/>
        <w:rPr>
          <w:ins w:id="1210" w:author="Landes, Finian (GymLI)" w:date="2024-12-20T12:52:00Z" w16du:dateUtc="2024-12-20T11:52:00Z"/>
          <w:rFonts w:ascii="Consolas" w:eastAsia="Times New Roman" w:hAnsi="Consolas" w:cs="Times New Roman"/>
          <w:color w:val="000000"/>
          <w:kern w:val="0"/>
          <w:sz w:val="21"/>
          <w:szCs w:val="21"/>
          <w:lang w:val="en-US"/>
          <w14:ligatures w14:val="none"/>
        </w:rPr>
      </w:pPr>
      <w:ins w:id="1211"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new_names</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list</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267F99"/>
            <w:kern w:val="0"/>
            <w:sz w:val="21"/>
            <w:szCs w:val="21"/>
            <w:lang w:val="en-US"/>
            <w14:ligatures w14:val="none"/>
          </w:rPr>
          <w:t>list</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new_names</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sorted_indicies</w:t>
        </w:r>
        <w:r w:rsidRPr="00411C90">
          <w:rPr>
            <w:rFonts w:ascii="Consolas" w:eastAsia="Times New Roman" w:hAnsi="Consolas" w:cs="Times New Roman"/>
            <w:color w:val="000000"/>
            <w:kern w:val="0"/>
            <w:sz w:val="21"/>
            <w:szCs w:val="21"/>
            <w:lang w:val="en-US"/>
            <w14:ligatures w14:val="none"/>
          </w:rPr>
          <w:t>])</w:t>
        </w:r>
      </w:ins>
    </w:p>
    <w:p w14:paraId="21128AE9" w14:textId="77777777" w:rsidR="00BF1D70" w:rsidRPr="00D833DB" w:rsidRDefault="00BF1D70" w:rsidP="00BF1D70">
      <w:pPr>
        <w:pStyle w:val="ListParagraph"/>
        <w:numPr>
          <w:ilvl w:val="0"/>
          <w:numId w:val="7"/>
        </w:numPr>
        <w:shd w:val="clear" w:color="auto" w:fill="FFFFFF"/>
        <w:spacing w:after="0" w:line="285" w:lineRule="atLeast"/>
        <w:rPr>
          <w:ins w:id="1212" w:author="Landes, Finian (GymLI)" w:date="2024-12-20T12:52:00Z" w16du:dateUtc="2024-12-20T11:52:00Z"/>
          <w:rFonts w:ascii="Consolas" w:eastAsia="Times New Roman" w:hAnsi="Consolas" w:cs="Times New Roman"/>
          <w:color w:val="000000"/>
          <w:kern w:val="0"/>
          <w:sz w:val="21"/>
          <w:szCs w:val="21"/>
          <w:lang w:val="en-US"/>
          <w14:ligatures w14:val="none"/>
        </w:rPr>
      </w:pPr>
      <w:ins w:id="1213"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sorted_indicies</w:t>
        </w:r>
        <w:r w:rsidRPr="00D833DB">
          <w:rPr>
            <w:rFonts w:ascii="Consolas" w:eastAsia="Times New Roman" w:hAnsi="Consolas" w:cs="Times New Roman"/>
            <w:color w:val="000000"/>
            <w:kern w:val="0"/>
            <w:sz w:val="21"/>
            <w:szCs w:val="21"/>
            <w:lang w:val="en-US"/>
            <w14:ligatures w14:val="none"/>
          </w:rPr>
          <w:t>]</w:t>
        </w:r>
      </w:ins>
    </w:p>
    <w:p w14:paraId="5F67D83F" w14:textId="77777777" w:rsidR="00BF1D70" w:rsidRPr="00BF1D70" w:rsidRDefault="00BF1D70" w:rsidP="00BF1D70">
      <w:pPr>
        <w:pStyle w:val="ListParagraph"/>
        <w:numPr>
          <w:ilvl w:val="0"/>
          <w:numId w:val="7"/>
        </w:numPr>
        <w:shd w:val="clear" w:color="auto" w:fill="FFFFFF"/>
        <w:spacing w:after="0" w:line="285" w:lineRule="atLeast"/>
        <w:rPr>
          <w:ins w:id="1214" w:author="Landes, Finian (GymLI)" w:date="2024-12-20T12:52:00Z" w16du:dateUtc="2024-12-20T11:52:00Z"/>
          <w:rFonts w:ascii="Consolas" w:eastAsia="Times New Roman" w:hAnsi="Consolas" w:cs="Times New Roman"/>
          <w:color w:val="000000"/>
          <w:kern w:val="0"/>
          <w:sz w:val="21"/>
          <w:szCs w:val="21"/>
          <w14:ligatures w14:val="none"/>
        </w:rPr>
      </w:pPr>
      <w:ins w:id="1215"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AF00DB"/>
            <w:kern w:val="0"/>
            <w:sz w:val="21"/>
            <w:szCs w:val="21"/>
            <w14:ligatures w14:val="none"/>
          </w:rPr>
          <w:t>return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distances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points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new_names</w:t>
        </w:r>
      </w:ins>
    </w:p>
    <w:p w14:paraId="2DDFCD4B" w14:textId="77777777" w:rsidR="00BF1D70" w:rsidRPr="00BF1D70" w:rsidRDefault="00BF1D70" w:rsidP="00BF1D70">
      <w:pPr>
        <w:pStyle w:val="ListParagraph"/>
        <w:numPr>
          <w:ilvl w:val="0"/>
          <w:numId w:val="7"/>
        </w:numPr>
        <w:shd w:val="clear" w:color="auto" w:fill="FFFFFF"/>
        <w:spacing w:after="0" w:line="285" w:lineRule="atLeast"/>
        <w:rPr>
          <w:ins w:id="1216" w:author="Landes, Finian (GymLI)" w:date="2024-12-20T12:52:00Z" w16du:dateUtc="2024-12-20T11:52:00Z"/>
          <w:rFonts w:ascii="Consolas" w:eastAsia="Times New Roman" w:hAnsi="Consolas" w:cs="Times New Roman"/>
          <w:color w:val="000000"/>
          <w:kern w:val="0"/>
          <w:sz w:val="21"/>
          <w:szCs w:val="21"/>
          <w14:ligatures w14:val="none"/>
        </w:rPr>
      </w:pPr>
    </w:p>
    <w:p w14:paraId="7DD37901" w14:textId="77777777" w:rsidR="00BF1D70" w:rsidRPr="00411C90" w:rsidRDefault="00BF1D70" w:rsidP="00BF1D70">
      <w:pPr>
        <w:pStyle w:val="ListParagraph"/>
        <w:numPr>
          <w:ilvl w:val="0"/>
          <w:numId w:val="7"/>
        </w:numPr>
        <w:shd w:val="clear" w:color="auto" w:fill="FFFFFF"/>
        <w:spacing w:after="0" w:line="285" w:lineRule="atLeast"/>
        <w:rPr>
          <w:ins w:id="1217" w:author="Landes, Finian (GymLI)" w:date="2024-12-20T12:52:00Z" w16du:dateUtc="2024-12-20T11:52:00Z"/>
          <w:rFonts w:ascii="Consolas" w:eastAsia="Times New Roman" w:hAnsi="Consolas" w:cs="Times New Roman"/>
          <w:color w:val="000000"/>
          <w:kern w:val="0"/>
          <w:sz w:val="21"/>
          <w:szCs w:val="21"/>
          <w:lang w:val="en-US"/>
          <w14:ligatures w14:val="none"/>
        </w:rPr>
      </w:pPr>
      <w:ins w:id="1218"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#Creats a count of how often each kind appears in each cluster</w:t>
        </w:r>
      </w:ins>
    </w:p>
    <w:p w14:paraId="34D6157F" w14:textId="77777777" w:rsidR="00BF1D70" w:rsidRPr="00D833DB" w:rsidRDefault="00BF1D70" w:rsidP="00BF1D70">
      <w:pPr>
        <w:pStyle w:val="ListParagraph"/>
        <w:numPr>
          <w:ilvl w:val="0"/>
          <w:numId w:val="7"/>
        </w:numPr>
        <w:shd w:val="clear" w:color="auto" w:fill="FFFFFF"/>
        <w:spacing w:after="0" w:line="285" w:lineRule="atLeast"/>
        <w:rPr>
          <w:ins w:id="1219" w:author="Landes, Finian (GymLI)" w:date="2024-12-20T12:52:00Z" w16du:dateUtc="2024-12-20T11:52:00Z"/>
          <w:rFonts w:ascii="Consolas" w:eastAsia="Times New Roman" w:hAnsi="Consolas" w:cs="Times New Roman"/>
          <w:color w:val="000000"/>
          <w:kern w:val="0"/>
          <w:sz w:val="21"/>
          <w:szCs w:val="21"/>
          <w:lang w:val="en-US"/>
          <w14:ligatures w14:val="none"/>
        </w:rPr>
      </w:pPr>
      <w:ins w:id="1220" w:author="Landes, Finian (GymLI)" w:date="2024-12-20T12:52:00Z" w16du:dateUtc="2024-12-20T11:52:00Z">
        <w:r w:rsidRPr="00D833DB">
          <w:rPr>
            <w:rFonts w:ascii="Consolas" w:eastAsia="Times New Roman" w:hAnsi="Consolas" w:cs="Times New Roman"/>
            <w:color w:val="008000"/>
            <w:kern w:val="0"/>
            <w:sz w:val="21"/>
            <w:szCs w:val="21"/>
            <w:lang w:val="en-US"/>
            <w14:ligatures w14:val="none"/>
          </w:rPr>
          <w:t>#Returns a list with dicts containig the count of items and also a score where 100% means that all clusters only contain one kind and 0% means that all kinds are distributed evenly</w:t>
        </w:r>
      </w:ins>
    </w:p>
    <w:p w14:paraId="140385FA" w14:textId="77777777" w:rsidR="00BF1D70" w:rsidRPr="00D833DB" w:rsidRDefault="00BF1D70" w:rsidP="00BF1D70">
      <w:pPr>
        <w:pStyle w:val="ListParagraph"/>
        <w:numPr>
          <w:ilvl w:val="0"/>
          <w:numId w:val="7"/>
        </w:numPr>
        <w:shd w:val="clear" w:color="auto" w:fill="FFFFFF"/>
        <w:spacing w:after="0" w:line="285" w:lineRule="atLeast"/>
        <w:rPr>
          <w:ins w:id="1221" w:author="Landes, Finian (GymLI)" w:date="2024-12-20T12:52:00Z" w16du:dateUtc="2024-12-20T11:52:00Z"/>
          <w:rFonts w:ascii="Consolas" w:eastAsia="Times New Roman" w:hAnsi="Consolas" w:cs="Times New Roman"/>
          <w:color w:val="000000"/>
          <w:kern w:val="0"/>
          <w:sz w:val="21"/>
          <w:szCs w:val="21"/>
          <w:lang w:val="en-US"/>
          <w14:ligatures w14:val="none"/>
        </w:rPr>
      </w:pPr>
      <w:ins w:id="1222"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k_means_score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cluster_names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tuple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float</w:t>
        </w:r>
        <w:r w:rsidRPr="00D833DB">
          <w:rPr>
            <w:rFonts w:ascii="Consolas" w:eastAsia="Times New Roman" w:hAnsi="Consolas" w:cs="Times New Roman"/>
            <w:color w:val="000000"/>
            <w:kern w:val="0"/>
            <w:sz w:val="21"/>
            <w:szCs w:val="21"/>
            <w:lang w:val="en-US"/>
            <w14:ligatures w14:val="none"/>
          </w:rPr>
          <w:t>]:</w:t>
        </w:r>
      </w:ins>
    </w:p>
    <w:p w14:paraId="66377D51" w14:textId="77777777" w:rsidR="00BF1D70" w:rsidRPr="00D833DB" w:rsidRDefault="00BF1D70" w:rsidP="00BF1D70">
      <w:pPr>
        <w:pStyle w:val="ListParagraph"/>
        <w:numPr>
          <w:ilvl w:val="0"/>
          <w:numId w:val="7"/>
        </w:numPr>
        <w:shd w:val="clear" w:color="auto" w:fill="FFFFFF"/>
        <w:spacing w:after="0" w:line="285" w:lineRule="atLeast"/>
        <w:rPr>
          <w:ins w:id="1223" w:author="Landes, Finian (GymLI)" w:date="2024-12-20T12:52:00Z" w16du:dateUtc="2024-12-20T11:52:00Z"/>
          <w:rFonts w:ascii="Consolas" w:eastAsia="Times New Roman" w:hAnsi="Consolas" w:cs="Times New Roman"/>
          <w:color w:val="000000"/>
          <w:kern w:val="0"/>
          <w:sz w:val="21"/>
          <w:szCs w:val="21"/>
          <w:lang w:val="en-US"/>
          <w14:ligatures w14:val="none"/>
        </w:rPr>
      </w:pPr>
      <w:ins w:id="1224"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cluster_names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name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98658"/>
            <w:kern w:val="0"/>
            <w:sz w:val="21"/>
            <w:szCs w:val="21"/>
            <w:lang w:val="en-US"/>
            <w14:ligatures w14:val="none"/>
          </w:rPr>
          <w:t>7</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for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name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in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sublist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for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sublist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in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cluster_names</w:t>
        </w:r>
        <w:r w:rsidRPr="00D833DB">
          <w:rPr>
            <w:rFonts w:ascii="Consolas" w:eastAsia="Times New Roman" w:hAnsi="Consolas" w:cs="Times New Roman"/>
            <w:color w:val="000000"/>
            <w:kern w:val="0"/>
            <w:sz w:val="21"/>
            <w:szCs w:val="21"/>
            <w:lang w:val="en-US"/>
            <w14:ligatures w14:val="none"/>
          </w:rPr>
          <w:t>]</w:t>
        </w:r>
      </w:ins>
    </w:p>
    <w:p w14:paraId="79CF80C9" w14:textId="77777777" w:rsidR="00BF1D70" w:rsidRPr="00411C90" w:rsidRDefault="00BF1D70" w:rsidP="00BF1D70">
      <w:pPr>
        <w:pStyle w:val="ListParagraph"/>
        <w:numPr>
          <w:ilvl w:val="0"/>
          <w:numId w:val="7"/>
        </w:numPr>
        <w:shd w:val="clear" w:color="auto" w:fill="FFFFFF"/>
        <w:spacing w:after="0" w:line="285" w:lineRule="atLeast"/>
        <w:rPr>
          <w:ins w:id="1225" w:author="Landes, Finian (GymLI)" w:date="2024-12-20T12:52:00Z" w16du:dateUtc="2024-12-20T11:52:00Z"/>
          <w:rFonts w:ascii="Consolas" w:eastAsia="Times New Roman" w:hAnsi="Consolas" w:cs="Times New Roman"/>
          <w:color w:val="000000"/>
          <w:kern w:val="0"/>
          <w:sz w:val="21"/>
          <w:szCs w:val="21"/>
          <w:lang w:val="en-US"/>
          <w14:ligatures w14:val="none"/>
        </w:rPr>
      </w:pPr>
      <w:ins w:id="1226"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all_names</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list</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item</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sublist</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cluster_names</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item</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sublist</w:t>
        </w:r>
        <w:r w:rsidRPr="00411C90">
          <w:rPr>
            <w:rFonts w:ascii="Consolas" w:eastAsia="Times New Roman" w:hAnsi="Consolas" w:cs="Times New Roman"/>
            <w:color w:val="000000"/>
            <w:kern w:val="0"/>
            <w:sz w:val="21"/>
            <w:szCs w:val="21"/>
            <w:lang w:val="en-US"/>
            <w14:ligatures w14:val="none"/>
          </w:rPr>
          <w:t>]</w:t>
        </w:r>
      </w:ins>
    </w:p>
    <w:p w14:paraId="288CA298" w14:textId="77777777" w:rsidR="00BF1D70" w:rsidRPr="00D833DB" w:rsidRDefault="00BF1D70" w:rsidP="00BF1D70">
      <w:pPr>
        <w:pStyle w:val="ListParagraph"/>
        <w:numPr>
          <w:ilvl w:val="0"/>
          <w:numId w:val="7"/>
        </w:numPr>
        <w:shd w:val="clear" w:color="auto" w:fill="FFFFFF"/>
        <w:spacing w:after="0" w:line="285" w:lineRule="atLeast"/>
        <w:rPr>
          <w:ins w:id="1227" w:author="Landes, Finian (GymLI)" w:date="2024-12-20T12:52:00Z" w16du:dateUtc="2024-12-20T11:52:00Z"/>
          <w:rFonts w:ascii="Consolas" w:eastAsia="Times New Roman" w:hAnsi="Consolas" w:cs="Times New Roman"/>
          <w:color w:val="000000"/>
          <w:kern w:val="0"/>
          <w:sz w:val="21"/>
          <w:szCs w:val="21"/>
          <w:lang w:val="en-US"/>
          <w14:ligatures w14:val="none"/>
        </w:rPr>
      </w:pPr>
      <w:ins w:id="1228"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without_duplicates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dict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fromkeys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all_names</w:t>
        </w:r>
        <w:r w:rsidRPr="00D833DB">
          <w:rPr>
            <w:rFonts w:ascii="Consolas" w:eastAsia="Times New Roman" w:hAnsi="Consolas" w:cs="Times New Roman"/>
            <w:color w:val="000000"/>
            <w:kern w:val="0"/>
            <w:sz w:val="21"/>
            <w:szCs w:val="21"/>
            <w:lang w:val="en-US"/>
            <w14:ligatures w14:val="none"/>
          </w:rPr>
          <w:t>))</w:t>
        </w:r>
      </w:ins>
    </w:p>
    <w:p w14:paraId="3646798F" w14:textId="77777777" w:rsidR="00BF1D70" w:rsidRPr="00BF1D70" w:rsidRDefault="00BF1D70" w:rsidP="00BF1D70">
      <w:pPr>
        <w:pStyle w:val="ListParagraph"/>
        <w:numPr>
          <w:ilvl w:val="0"/>
          <w:numId w:val="7"/>
        </w:numPr>
        <w:shd w:val="clear" w:color="auto" w:fill="FFFFFF"/>
        <w:spacing w:after="0" w:line="285" w:lineRule="atLeast"/>
        <w:rPr>
          <w:ins w:id="1229" w:author="Landes, Finian (GymLI)" w:date="2024-12-20T12:52:00Z" w16du:dateUtc="2024-12-20T11:52:00Z"/>
          <w:rFonts w:ascii="Consolas" w:eastAsia="Times New Roman" w:hAnsi="Consolas" w:cs="Times New Roman"/>
          <w:color w:val="000000"/>
          <w:kern w:val="0"/>
          <w:sz w:val="21"/>
          <w:szCs w:val="21"/>
          <w14:ligatures w14:val="none"/>
        </w:rPr>
      </w:pPr>
      <w:ins w:id="1230"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result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list</w:t>
        </w:r>
        <w:r w:rsidRPr="00BF1D70">
          <w:rPr>
            <w:rFonts w:ascii="Consolas" w:eastAsia="Times New Roman" w:hAnsi="Consolas" w:cs="Times New Roman"/>
            <w:color w:val="000000"/>
            <w:kern w:val="0"/>
            <w:sz w:val="21"/>
            <w:szCs w:val="21"/>
            <w14:ligatures w14:val="none"/>
          </w:rPr>
          <w:t xml:space="preserve"> = []</w:t>
        </w:r>
      </w:ins>
    </w:p>
    <w:p w14:paraId="48B242B5" w14:textId="77777777" w:rsidR="00BF1D70" w:rsidRPr="00411C90" w:rsidRDefault="00BF1D70" w:rsidP="00BF1D70">
      <w:pPr>
        <w:pStyle w:val="ListParagraph"/>
        <w:numPr>
          <w:ilvl w:val="0"/>
          <w:numId w:val="7"/>
        </w:numPr>
        <w:shd w:val="clear" w:color="auto" w:fill="FFFFFF"/>
        <w:spacing w:after="0" w:line="285" w:lineRule="atLeast"/>
        <w:rPr>
          <w:ins w:id="1231" w:author="Landes, Finian (GymLI)" w:date="2024-12-20T12:52:00Z" w16du:dateUtc="2024-12-20T11:52:00Z"/>
          <w:rFonts w:ascii="Consolas" w:eastAsia="Times New Roman" w:hAnsi="Consolas" w:cs="Times New Roman"/>
          <w:color w:val="000000"/>
          <w:kern w:val="0"/>
          <w:sz w:val="21"/>
          <w:szCs w:val="21"/>
          <w:lang w:val="en-US"/>
          <w14:ligatures w14:val="none"/>
        </w:rPr>
      </w:pPr>
      <w:ins w:id="1232"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sublist</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cluster_names</w:t>
        </w:r>
        <w:r w:rsidRPr="00411C90">
          <w:rPr>
            <w:rFonts w:ascii="Consolas" w:eastAsia="Times New Roman" w:hAnsi="Consolas" w:cs="Times New Roman"/>
            <w:color w:val="000000"/>
            <w:kern w:val="0"/>
            <w:sz w:val="21"/>
            <w:szCs w:val="21"/>
            <w:lang w:val="en-US"/>
            <w14:ligatures w14:val="none"/>
          </w:rPr>
          <w:t>:</w:t>
        </w:r>
      </w:ins>
    </w:p>
    <w:p w14:paraId="79B5F8D6" w14:textId="77777777" w:rsidR="00BF1D70" w:rsidRPr="00D833DB" w:rsidRDefault="00BF1D70" w:rsidP="00BF1D70">
      <w:pPr>
        <w:pStyle w:val="ListParagraph"/>
        <w:numPr>
          <w:ilvl w:val="0"/>
          <w:numId w:val="7"/>
        </w:numPr>
        <w:shd w:val="clear" w:color="auto" w:fill="FFFFFF"/>
        <w:spacing w:after="0" w:line="285" w:lineRule="atLeast"/>
        <w:rPr>
          <w:ins w:id="1233" w:author="Landes, Finian (GymLI)" w:date="2024-12-20T12:52:00Z" w16du:dateUtc="2024-12-20T11:52:00Z"/>
          <w:rFonts w:ascii="Consolas" w:eastAsia="Times New Roman" w:hAnsi="Consolas" w:cs="Times New Roman"/>
          <w:color w:val="000000"/>
          <w:kern w:val="0"/>
          <w:sz w:val="21"/>
          <w:szCs w:val="21"/>
          <w:lang w:val="en-US"/>
          <w14:ligatures w14:val="none"/>
        </w:rPr>
      </w:pPr>
      <w:ins w:id="1234"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count_dict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dict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name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sublist</w:t>
        </w:r>
        <w:r w:rsidRPr="00D833DB">
          <w:rPr>
            <w:rFonts w:ascii="Consolas" w:eastAsia="Times New Roman" w:hAnsi="Consolas" w:cs="Times New Roman"/>
            <w:color w:val="000000"/>
            <w:kern w:val="0"/>
            <w:sz w:val="21"/>
            <w:szCs w:val="21"/>
            <w:lang w:val="en-US"/>
            <w14:ligatures w14:val="none"/>
          </w:rPr>
          <w:t>.count(</w:t>
        </w:r>
        <w:r w:rsidRPr="00D833DB">
          <w:rPr>
            <w:rFonts w:ascii="Consolas" w:eastAsia="Times New Roman" w:hAnsi="Consolas" w:cs="Times New Roman"/>
            <w:color w:val="001080"/>
            <w:kern w:val="0"/>
            <w:sz w:val="21"/>
            <w:szCs w:val="21"/>
            <w:lang w:val="en-US"/>
            <w14:ligatures w14:val="none"/>
          </w:rPr>
          <w:t>name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for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name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in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without_duplicates</w:t>
        </w:r>
        <w:r w:rsidRPr="00D833DB">
          <w:rPr>
            <w:rFonts w:ascii="Consolas" w:eastAsia="Times New Roman" w:hAnsi="Consolas" w:cs="Times New Roman"/>
            <w:color w:val="000000"/>
            <w:kern w:val="0"/>
            <w:sz w:val="21"/>
            <w:szCs w:val="21"/>
            <w:lang w:val="en-US"/>
            <w14:ligatures w14:val="none"/>
          </w:rPr>
          <w:t>}</w:t>
        </w:r>
      </w:ins>
    </w:p>
    <w:p w14:paraId="551816D6" w14:textId="77777777" w:rsidR="00BF1D70" w:rsidRPr="00BF1D70" w:rsidRDefault="00BF1D70" w:rsidP="00BF1D70">
      <w:pPr>
        <w:pStyle w:val="ListParagraph"/>
        <w:numPr>
          <w:ilvl w:val="0"/>
          <w:numId w:val="7"/>
        </w:numPr>
        <w:shd w:val="clear" w:color="auto" w:fill="FFFFFF"/>
        <w:spacing w:after="0" w:line="285" w:lineRule="atLeast"/>
        <w:rPr>
          <w:ins w:id="1235" w:author="Landes, Finian (GymLI)" w:date="2024-12-20T12:52:00Z" w16du:dateUtc="2024-12-20T11:52:00Z"/>
          <w:rFonts w:ascii="Consolas" w:eastAsia="Times New Roman" w:hAnsi="Consolas" w:cs="Times New Roman"/>
          <w:color w:val="000000"/>
          <w:kern w:val="0"/>
          <w:sz w:val="21"/>
          <w:szCs w:val="21"/>
          <w14:ligatures w14:val="none"/>
        </w:rPr>
      </w:pPr>
      <w:ins w:id="1236"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result</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append</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count_dict</w:t>
        </w:r>
        <w:r w:rsidRPr="00BF1D70">
          <w:rPr>
            <w:rFonts w:ascii="Consolas" w:eastAsia="Times New Roman" w:hAnsi="Consolas" w:cs="Times New Roman"/>
            <w:color w:val="000000"/>
            <w:kern w:val="0"/>
            <w:sz w:val="21"/>
            <w:szCs w:val="21"/>
            <w14:ligatures w14:val="none"/>
          </w:rPr>
          <w:t>)</w:t>
        </w:r>
      </w:ins>
    </w:p>
    <w:p w14:paraId="1830FB91" w14:textId="77777777" w:rsidR="00BF1D70" w:rsidRPr="00411C90" w:rsidRDefault="00BF1D70" w:rsidP="00BF1D70">
      <w:pPr>
        <w:pStyle w:val="ListParagraph"/>
        <w:numPr>
          <w:ilvl w:val="0"/>
          <w:numId w:val="7"/>
        </w:numPr>
        <w:shd w:val="clear" w:color="auto" w:fill="FFFFFF"/>
        <w:spacing w:after="0" w:line="285" w:lineRule="atLeast"/>
        <w:rPr>
          <w:ins w:id="1237" w:author="Landes, Finian (GymLI)" w:date="2024-12-20T12:52:00Z" w16du:dateUtc="2024-12-20T11:52:00Z"/>
          <w:rFonts w:ascii="Consolas" w:eastAsia="Times New Roman" w:hAnsi="Consolas" w:cs="Times New Roman"/>
          <w:color w:val="000000"/>
          <w:kern w:val="0"/>
          <w:sz w:val="21"/>
          <w:szCs w:val="21"/>
          <w:lang w:val="en-US"/>
          <w14:ligatures w14:val="none"/>
        </w:rPr>
      </w:pPr>
      <w:ins w:id="1238"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total_items</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int</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795E26"/>
            <w:kern w:val="0"/>
            <w:sz w:val="21"/>
            <w:szCs w:val="21"/>
            <w:lang w:val="en-US"/>
            <w14:ligatures w14:val="none"/>
          </w:rPr>
          <w:t>len</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all_names</w:t>
        </w:r>
        <w:r w:rsidRPr="00411C90">
          <w:rPr>
            <w:rFonts w:ascii="Consolas" w:eastAsia="Times New Roman" w:hAnsi="Consolas" w:cs="Times New Roman"/>
            <w:color w:val="000000"/>
            <w:kern w:val="0"/>
            <w:sz w:val="21"/>
            <w:szCs w:val="21"/>
            <w:lang w:val="en-US"/>
            <w14:ligatures w14:val="none"/>
          </w:rPr>
          <w:t>)</w:t>
        </w:r>
      </w:ins>
    </w:p>
    <w:p w14:paraId="2A2FABC4" w14:textId="77777777" w:rsidR="00BF1D70" w:rsidRPr="00D833DB" w:rsidRDefault="00BF1D70" w:rsidP="00BF1D70">
      <w:pPr>
        <w:pStyle w:val="ListParagraph"/>
        <w:numPr>
          <w:ilvl w:val="0"/>
          <w:numId w:val="7"/>
        </w:numPr>
        <w:shd w:val="clear" w:color="auto" w:fill="FFFFFF"/>
        <w:spacing w:after="0" w:line="285" w:lineRule="atLeast"/>
        <w:rPr>
          <w:ins w:id="1239" w:author="Landes, Finian (GymLI)" w:date="2024-12-20T12:52:00Z" w16du:dateUtc="2024-12-20T11:52:00Z"/>
          <w:rFonts w:ascii="Consolas" w:eastAsia="Times New Roman" w:hAnsi="Consolas" w:cs="Times New Roman"/>
          <w:color w:val="000000"/>
          <w:kern w:val="0"/>
          <w:sz w:val="21"/>
          <w:szCs w:val="21"/>
          <w:lang w:val="en-US"/>
          <w14:ligatures w14:val="none"/>
        </w:rPr>
      </w:pPr>
      <w:ins w:id="1240"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max_counts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795E26"/>
            <w:kern w:val="0"/>
            <w:sz w:val="21"/>
            <w:szCs w:val="21"/>
            <w:lang w:val="en-US"/>
            <w14:ligatures w14:val="none"/>
          </w:rPr>
          <w:t>max</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cluster</w:t>
        </w:r>
        <w:r w:rsidRPr="00D833DB">
          <w:rPr>
            <w:rFonts w:ascii="Consolas" w:eastAsia="Times New Roman" w:hAnsi="Consolas" w:cs="Times New Roman"/>
            <w:color w:val="000000"/>
            <w:kern w:val="0"/>
            <w:sz w:val="21"/>
            <w:szCs w:val="21"/>
            <w:lang w:val="en-US"/>
            <w14:ligatures w14:val="none"/>
          </w:rPr>
          <w:t xml:space="preserve">.values()) </w:t>
        </w:r>
        <w:r w:rsidRPr="00D833DB">
          <w:rPr>
            <w:rFonts w:ascii="Consolas" w:eastAsia="Times New Roman" w:hAnsi="Consolas" w:cs="Times New Roman"/>
            <w:color w:val="AF00DB"/>
            <w:kern w:val="0"/>
            <w:sz w:val="21"/>
            <w:szCs w:val="21"/>
            <w:lang w:val="en-US"/>
            <w14:ligatures w14:val="none"/>
          </w:rPr>
          <w:t>for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cluster</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in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result</w:t>
        </w:r>
        <w:r w:rsidRPr="00D833DB">
          <w:rPr>
            <w:rFonts w:ascii="Consolas" w:eastAsia="Times New Roman" w:hAnsi="Consolas" w:cs="Times New Roman"/>
            <w:color w:val="000000"/>
            <w:kern w:val="0"/>
            <w:sz w:val="21"/>
            <w:szCs w:val="21"/>
            <w:lang w:val="en-US"/>
            <w14:ligatures w14:val="none"/>
          </w:rPr>
          <w:t>]</w:t>
        </w:r>
      </w:ins>
    </w:p>
    <w:p w14:paraId="01DD39A0" w14:textId="77777777" w:rsidR="00BF1D70" w:rsidRPr="00411C90" w:rsidRDefault="00BF1D70" w:rsidP="00BF1D70">
      <w:pPr>
        <w:pStyle w:val="ListParagraph"/>
        <w:numPr>
          <w:ilvl w:val="0"/>
          <w:numId w:val="7"/>
        </w:numPr>
        <w:shd w:val="clear" w:color="auto" w:fill="FFFFFF"/>
        <w:spacing w:after="0" w:line="285" w:lineRule="atLeast"/>
        <w:rPr>
          <w:ins w:id="1241" w:author="Landes, Finian (GymLI)" w:date="2024-12-20T12:52:00Z" w16du:dateUtc="2024-12-20T11:52:00Z"/>
          <w:rFonts w:ascii="Consolas" w:eastAsia="Times New Roman" w:hAnsi="Consolas" w:cs="Times New Roman"/>
          <w:color w:val="000000"/>
          <w:kern w:val="0"/>
          <w:sz w:val="21"/>
          <w:szCs w:val="21"/>
          <w:lang w:val="en-US"/>
          <w14:ligatures w14:val="none"/>
        </w:rPr>
      </w:pPr>
      <w:ins w:id="1242"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actual_score</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int</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795E26"/>
            <w:kern w:val="0"/>
            <w:sz w:val="21"/>
            <w:szCs w:val="21"/>
            <w:lang w:val="en-US"/>
            <w14:ligatures w14:val="none"/>
          </w:rPr>
          <w:t>sum</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max_counts</w:t>
        </w:r>
        <w:r w:rsidRPr="00411C90">
          <w:rPr>
            <w:rFonts w:ascii="Consolas" w:eastAsia="Times New Roman" w:hAnsi="Consolas" w:cs="Times New Roman"/>
            <w:color w:val="000000"/>
            <w:kern w:val="0"/>
            <w:sz w:val="21"/>
            <w:szCs w:val="21"/>
            <w:lang w:val="en-US"/>
            <w14:ligatures w14:val="none"/>
          </w:rPr>
          <w:t>)</w:t>
        </w:r>
      </w:ins>
    </w:p>
    <w:p w14:paraId="1EF8642D" w14:textId="77777777" w:rsidR="00BF1D70" w:rsidRPr="00D833DB" w:rsidRDefault="00BF1D70" w:rsidP="00BF1D70">
      <w:pPr>
        <w:pStyle w:val="ListParagraph"/>
        <w:numPr>
          <w:ilvl w:val="0"/>
          <w:numId w:val="7"/>
        </w:numPr>
        <w:shd w:val="clear" w:color="auto" w:fill="FFFFFF"/>
        <w:spacing w:after="0" w:line="285" w:lineRule="atLeast"/>
        <w:rPr>
          <w:ins w:id="1243" w:author="Landes, Finian (GymLI)" w:date="2024-12-20T12:52:00Z" w16du:dateUtc="2024-12-20T11:52:00Z"/>
          <w:rFonts w:ascii="Consolas" w:eastAsia="Times New Roman" w:hAnsi="Consolas" w:cs="Times New Roman"/>
          <w:color w:val="000000"/>
          <w:kern w:val="0"/>
          <w:sz w:val="21"/>
          <w:szCs w:val="21"/>
          <w:lang w:val="en-US"/>
          <w14:ligatures w14:val="none"/>
        </w:rPr>
      </w:pPr>
      <w:ins w:id="1244"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normalized_score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float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795E26"/>
            <w:kern w:val="0"/>
            <w:sz w:val="21"/>
            <w:szCs w:val="21"/>
            <w:lang w:val="en-US"/>
            <w14:ligatures w14:val="none"/>
          </w:rPr>
          <w:t>round</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actual_score</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total_items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98658"/>
            <w:kern w:val="0"/>
            <w:sz w:val="21"/>
            <w:szCs w:val="21"/>
            <w:lang w:val="en-US"/>
            <w14:ligatures w14:val="none"/>
          </w:rPr>
          <w:t>2</w:t>
        </w:r>
        <w:r w:rsidRPr="00D833DB">
          <w:rPr>
            <w:rFonts w:ascii="Consolas" w:eastAsia="Times New Roman" w:hAnsi="Consolas" w:cs="Times New Roman"/>
            <w:color w:val="000000"/>
            <w:kern w:val="0"/>
            <w:sz w:val="21"/>
            <w:szCs w:val="21"/>
            <w:lang w:val="en-US"/>
            <w14:ligatures w14:val="none"/>
          </w:rPr>
          <w:t>)</w:t>
        </w:r>
      </w:ins>
    </w:p>
    <w:p w14:paraId="3A27DCE8" w14:textId="77777777" w:rsidR="00BF1D70" w:rsidRPr="00BF1D70" w:rsidRDefault="00BF1D70" w:rsidP="00BF1D70">
      <w:pPr>
        <w:pStyle w:val="ListParagraph"/>
        <w:numPr>
          <w:ilvl w:val="0"/>
          <w:numId w:val="7"/>
        </w:numPr>
        <w:shd w:val="clear" w:color="auto" w:fill="FFFFFF"/>
        <w:spacing w:after="0" w:line="285" w:lineRule="atLeast"/>
        <w:rPr>
          <w:ins w:id="1245" w:author="Landes, Finian (GymLI)" w:date="2024-12-20T12:52:00Z" w16du:dateUtc="2024-12-20T11:52:00Z"/>
          <w:rFonts w:ascii="Consolas" w:eastAsia="Times New Roman" w:hAnsi="Consolas" w:cs="Times New Roman"/>
          <w:color w:val="000000"/>
          <w:kern w:val="0"/>
          <w:sz w:val="21"/>
          <w:szCs w:val="21"/>
          <w14:ligatures w14:val="none"/>
        </w:rPr>
      </w:pPr>
      <w:ins w:id="1246"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AF00DB"/>
            <w:kern w:val="0"/>
            <w:sz w:val="21"/>
            <w:szCs w:val="21"/>
            <w14:ligatures w14:val="none"/>
          </w:rPr>
          <w:t>return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result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normalized_score</w:t>
        </w:r>
      </w:ins>
    </w:p>
    <w:p w14:paraId="2652707F" w14:textId="77777777" w:rsidR="00BF1D70" w:rsidRPr="00BF1D70" w:rsidRDefault="00BF1D70" w:rsidP="00BF1D70">
      <w:pPr>
        <w:pStyle w:val="ListParagraph"/>
        <w:numPr>
          <w:ilvl w:val="0"/>
          <w:numId w:val="7"/>
        </w:numPr>
        <w:shd w:val="clear" w:color="auto" w:fill="FFFFFF"/>
        <w:spacing w:after="0" w:line="285" w:lineRule="atLeast"/>
        <w:rPr>
          <w:ins w:id="1247" w:author="Landes, Finian (GymLI)" w:date="2024-12-20T12:52:00Z" w16du:dateUtc="2024-12-20T11:52:00Z"/>
          <w:rFonts w:ascii="Consolas" w:eastAsia="Times New Roman" w:hAnsi="Consolas" w:cs="Times New Roman"/>
          <w:color w:val="000000"/>
          <w:kern w:val="0"/>
          <w:sz w:val="21"/>
          <w:szCs w:val="21"/>
          <w14:ligatures w14:val="none"/>
        </w:rPr>
      </w:pPr>
    </w:p>
    <w:p w14:paraId="43B2852A" w14:textId="77777777" w:rsidR="00BF1D70" w:rsidRPr="00411C90" w:rsidRDefault="00BF1D70" w:rsidP="00BF1D70">
      <w:pPr>
        <w:pStyle w:val="ListParagraph"/>
        <w:numPr>
          <w:ilvl w:val="0"/>
          <w:numId w:val="7"/>
        </w:numPr>
        <w:shd w:val="clear" w:color="auto" w:fill="FFFFFF"/>
        <w:spacing w:after="0" w:line="285" w:lineRule="atLeast"/>
        <w:rPr>
          <w:ins w:id="1248" w:author="Landes, Finian (GymLI)" w:date="2024-12-20T12:52:00Z" w16du:dateUtc="2024-12-20T11:52:00Z"/>
          <w:rFonts w:ascii="Consolas" w:eastAsia="Times New Roman" w:hAnsi="Consolas" w:cs="Times New Roman"/>
          <w:color w:val="000000"/>
          <w:kern w:val="0"/>
          <w:sz w:val="21"/>
          <w:szCs w:val="21"/>
          <w:lang w:val="en-US"/>
          <w14:ligatures w14:val="none"/>
        </w:rPr>
      </w:pPr>
      <w:ins w:id="1249"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#Get succeses in prediticting the right name for a test point by looking at its closest distance to a centroid</w:t>
        </w:r>
      </w:ins>
    </w:p>
    <w:p w14:paraId="32AB6B9C" w14:textId="77777777" w:rsidR="00BF1D70" w:rsidRPr="00411C90" w:rsidRDefault="00BF1D70" w:rsidP="00BF1D70">
      <w:pPr>
        <w:pStyle w:val="ListParagraph"/>
        <w:numPr>
          <w:ilvl w:val="0"/>
          <w:numId w:val="7"/>
        </w:numPr>
        <w:shd w:val="clear" w:color="auto" w:fill="FFFFFF"/>
        <w:spacing w:after="0" w:line="285" w:lineRule="atLeast"/>
        <w:rPr>
          <w:ins w:id="1250" w:author="Landes, Finian (GymLI)" w:date="2024-12-20T12:52:00Z" w16du:dateUtc="2024-12-20T11:52:00Z"/>
          <w:rFonts w:ascii="Consolas" w:eastAsia="Times New Roman" w:hAnsi="Consolas" w:cs="Times New Roman"/>
          <w:color w:val="000000"/>
          <w:kern w:val="0"/>
          <w:sz w:val="21"/>
          <w:szCs w:val="21"/>
          <w:lang w:val="en-US"/>
          <w14:ligatures w14:val="none"/>
        </w:rPr>
      </w:pPr>
      <w:ins w:id="1251"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#Returns the percentage of successes of guessing the point in test correct</w:t>
        </w:r>
      </w:ins>
    </w:p>
    <w:p w14:paraId="754C00DB" w14:textId="77777777" w:rsidR="00BF1D70" w:rsidRPr="00D833DB" w:rsidRDefault="00BF1D70" w:rsidP="00BF1D70">
      <w:pPr>
        <w:pStyle w:val="ListParagraph"/>
        <w:numPr>
          <w:ilvl w:val="0"/>
          <w:numId w:val="7"/>
        </w:numPr>
        <w:shd w:val="clear" w:color="auto" w:fill="FFFFFF"/>
        <w:spacing w:after="0" w:line="285" w:lineRule="atLeast"/>
        <w:rPr>
          <w:ins w:id="1252" w:author="Landes, Finian (GymLI)" w:date="2024-12-20T12:52:00Z" w16du:dateUtc="2024-12-20T11:52:00Z"/>
          <w:rFonts w:ascii="Consolas" w:eastAsia="Times New Roman" w:hAnsi="Consolas" w:cs="Times New Roman"/>
          <w:color w:val="000000"/>
          <w:kern w:val="0"/>
          <w:sz w:val="21"/>
          <w:szCs w:val="21"/>
          <w:lang w:val="en-US"/>
          <w14:ligatures w14:val="none"/>
        </w:rPr>
      </w:pPr>
      <w:ins w:id="1253"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get_successes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centroids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test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distribution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test_name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float</w:t>
        </w:r>
        <w:r w:rsidRPr="00D833DB">
          <w:rPr>
            <w:rFonts w:ascii="Consolas" w:eastAsia="Times New Roman" w:hAnsi="Consolas" w:cs="Times New Roman"/>
            <w:color w:val="000000"/>
            <w:kern w:val="0"/>
            <w:sz w:val="21"/>
            <w:szCs w:val="21"/>
            <w:lang w:val="en-US"/>
            <w14:ligatures w14:val="none"/>
          </w:rPr>
          <w:t>:</w:t>
        </w:r>
      </w:ins>
    </w:p>
    <w:p w14:paraId="7FC9D2CE" w14:textId="77777777" w:rsidR="00BF1D70" w:rsidRPr="00BF1D70" w:rsidRDefault="00BF1D70" w:rsidP="00BF1D70">
      <w:pPr>
        <w:pStyle w:val="ListParagraph"/>
        <w:numPr>
          <w:ilvl w:val="0"/>
          <w:numId w:val="7"/>
        </w:numPr>
        <w:shd w:val="clear" w:color="auto" w:fill="FFFFFF"/>
        <w:spacing w:after="0" w:line="285" w:lineRule="atLeast"/>
        <w:rPr>
          <w:ins w:id="1254" w:author="Landes, Finian (GymLI)" w:date="2024-12-20T12:52:00Z" w16du:dateUtc="2024-12-20T11:52:00Z"/>
          <w:rFonts w:ascii="Consolas" w:eastAsia="Times New Roman" w:hAnsi="Consolas" w:cs="Times New Roman"/>
          <w:color w:val="000000"/>
          <w:kern w:val="0"/>
          <w:sz w:val="21"/>
          <w:szCs w:val="21"/>
          <w14:ligatures w14:val="none"/>
        </w:rPr>
      </w:pPr>
      <w:ins w:id="1255"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successes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int</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98658"/>
            <w:kern w:val="0"/>
            <w:sz w:val="21"/>
            <w:szCs w:val="21"/>
            <w14:ligatures w14:val="none"/>
          </w:rPr>
          <w:t>0</w:t>
        </w:r>
      </w:ins>
    </w:p>
    <w:p w14:paraId="7CA935C6" w14:textId="77777777" w:rsidR="00BF1D70" w:rsidRPr="00411C90" w:rsidRDefault="00BF1D70" w:rsidP="00BF1D70">
      <w:pPr>
        <w:pStyle w:val="ListParagraph"/>
        <w:numPr>
          <w:ilvl w:val="0"/>
          <w:numId w:val="7"/>
        </w:numPr>
        <w:shd w:val="clear" w:color="auto" w:fill="FFFFFF"/>
        <w:spacing w:after="0" w:line="285" w:lineRule="atLeast"/>
        <w:rPr>
          <w:ins w:id="1256" w:author="Landes, Finian (GymLI)" w:date="2024-12-20T12:52:00Z" w16du:dateUtc="2024-12-20T11:52:00Z"/>
          <w:rFonts w:ascii="Consolas" w:eastAsia="Times New Roman" w:hAnsi="Consolas" w:cs="Times New Roman"/>
          <w:color w:val="000000"/>
          <w:kern w:val="0"/>
          <w:sz w:val="21"/>
          <w:szCs w:val="21"/>
          <w:lang w:val="en-US"/>
          <w14:ligatures w14:val="none"/>
        </w:rPr>
      </w:pPr>
      <w:ins w:id="1257"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i</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point</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enumerate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test</w:t>
        </w:r>
        <w:r w:rsidRPr="00411C90">
          <w:rPr>
            <w:rFonts w:ascii="Consolas" w:eastAsia="Times New Roman" w:hAnsi="Consolas" w:cs="Times New Roman"/>
            <w:color w:val="000000"/>
            <w:kern w:val="0"/>
            <w:sz w:val="21"/>
            <w:szCs w:val="21"/>
            <w:lang w:val="en-US"/>
            <w14:ligatures w14:val="none"/>
          </w:rPr>
          <w:t>):</w:t>
        </w:r>
      </w:ins>
    </w:p>
    <w:p w14:paraId="0280E066" w14:textId="77777777" w:rsidR="00BF1D70" w:rsidRPr="00BF1D70" w:rsidRDefault="00BF1D70" w:rsidP="00BF1D70">
      <w:pPr>
        <w:pStyle w:val="ListParagraph"/>
        <w:numPr>
          <w:ilvl w:val="0"/>
          <w:numId w:val="7"/>
        </w:numPr>
        <w:shd w:val="clear" w:color="auto" w:fill="FFFFFF"/>
        <w:spacing w:after="0" w:line="285" w:lineRule="atLeast"/>
        <w:rPr>
          <w:ins w:id="1258" w:author="Landes, Finian (GymLI)" w:date="2024-12-20T12:52:00Z" w16du:dateUtc="2024-12-20T11:52:00Z"/>
          <w:rFonts w:ascii="Consolas" w:eastAsia="Times New Roman" w:hAnsi="Consolas" w:cs="Times New Roman"/>
          <w:color w:val="000000"/>
          <w:kern w:val="0"/>
          <w:sz w:val="21"/>
          <w:szCs w:val="21"/>
          <w14:ligatures w14:val="none"/>
        </w:rPr>
      </w:pPr>
      <w:ins w:id="1259"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i_centroid</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int</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argmin</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linalg</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norm</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point</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01080"/>
            <w:kern w:val="0"/>
            <w:sz w:val="21"/>
            <w:szCs w:val="21"/>
            <w14:ligatures w14:val="none"/>
          </w:rPr>
          <w:t>centroid</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AF00DB"/>
            <w:kern w:val="0"/>
            <w:sz w:val="21"/>
            <w:szCs w:val="21"/>
            <w14:ligatures w14:val="none"/>
          </w:rPr>
          <w:t>for</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centroid</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AF00DB"/>
            <w:kern w:val="0"/>
            <w:sz w:val="21"/>
            <w:szCs w:val="21"/>
            <w14:ligatures w14:val="none"/>
          </w:rPr>
          <w:t>in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centroids</w:t>
        </w:r>
        <w:r w:rsidRPr="00BF1D70">
          <w:rPr>
            <w:rFonts w:ascii="Consolas" w:eastAsia="Times New Roman" w:hAnsi="Consolas" w:cs="Times New Roman"/>
            <w:color w:val="000000"/>
            <w:kern w:val="0"/>
            <w:sz w:val="21"/>
            <w:szCs w:val="21"/>
            <w14:ligatures w14:val="none"/>
          </w:rPr>
          <w:t>])</w:t>
        </w:r>
      </w:ins>
    </w:p>
    <w:p w14:paraId="252D5916" w14:textId="77777777" w:rsidR="00BF1D70" w:rsidRPr="00D833DB" w:rsidRDefault="00BF1D70" w:rsidP="00BF1D70">
      <w:pPr>
        <w:pStyle w:val="ListParagraph"/>
        <w:numPr>
          <w:ilvl w:val="0"/>
          <w:numId w:val="7"/>
        </w:numPr>
        <w:shd w:val="clear" w:color="auto" w:fill="FFFFFF"/>
        <w:spacing w:after="0" w:line="285" w:lineRule="atLeast"/>
        <w:rPr>
          <w:ins w:id="1260" w:author="Landes, Finian (GymLI)" w:date="2024-12-20T12:52:00Z" w16du:dateUtc="2024-12-20T11:52:00Z"/>
          <w:rFonts w:ascii="Consolas" w:eastAsia="Times New Roman" w:hAnsi="Consolas" w:cs="Times New Roman"/>
          <w:color w:val="000000"/>
          <w:kern w:val="0"/>
          <w:sz w:val="21"/>
          <w:szCs w:val="21"/>
          <w:lang w:val="en-US"/>
          <w14:ligatures w14:val="none"/>
        </w:rPr>
      </w:pPr>
      <w:ins w:id="1261"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pred_name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795E26"/>
            <w:kern w:val="0"/>
            <w:sz w:val="21"/>
            <w:szCs w:val="21"/>
            <w:lang w:val="en-US"/>
            <w14:ligatures w14:val="none"/>
          </w:rPr>
          <w:t>max</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distribution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i_centroid</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key</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distribution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i_centroid</w:t>
        </w:r>
        <w:r w:rsidRPr="00D833DB">
          <w:rPr>
            <w:rFonts w:ascii="Consolas" w:eastAsia="Times New Roman" w:hAnsi="Consolas" w:cs="Times New Roman"/>
            <w:color w:val="000000"/>
            <w:kern w:val="0"/>
            <w:sz w:val="21"/>
            <w:szCs w:val="21"/>
            <w:lang w:val="en-US"/>
            <w14:ligatures w14:val="none"/>
          </w:rPr>
          <w:t>].get)</w:t>
        </w:r>
      </w:ins>
    </w:p>
    <w:p w14:paraId="57BF6507" w14:textId="77777777" w:rsidR="00BF1D70" w:rsidRPr="00D833DB" w:rsidRDefault="00BF1D70" w:rsidP="00BF1D70">
      <w:pPr>
        <w:pStyle w:val="ListParagraph"/>
        <w:numPr>
          <w:ilvl w:val="0"/>
          <w:numId w:val="7"/>
        </w:numPr>
        <w:shd w:val="clear" w:color="auto" w:fill="FFFFFF"/>
        <w:spacing w:after="0" w:line="285" w:lineRule="atLeast"/>
        <w:rPr>
          <w:ins w:id="1262" w:author="Landes, Finian (GymLI)" w:date="2024-12-20T12:52:00Z" w16du:dateUtc="2024-12-20T11:52:00Z"/>
          <w:rFonts w:ascii="Consolas" w:eastAsia="Times New Roman" w:hAnsi="Consolas" w:cs="Times New Roman"/>
          <w:color w:val="000000"/>
          <w:kern w:val="0"/>
          <w:sz w:val="21"/>
          <w:szCs w:val="21"/>
          <w:lang w:val="en-US"/>
          <w14:ligatures w14:val="none"/>
        </w:rPr>
      </w:pPr>
      <w:ins w:id="1263"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real_name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test_name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98658"/>
            <w:kern w:val="0"/>
            <w:sz w:val="21"/>
            <w:szCs w:val="21"/>
            <w:lang w:val="en-US"/>
            <w14:ligatures w14:val="none"/>
          </w:rPr>
          <w:t>7</w:t>
        </w:r>
        <w:r w:rsidRPr="00D833DB">
          <w:rPr>
            <w:rFonts w:ascii="Consolas" w:eastAsia="Times New Roman" w:hAnsi="Consolas" w:cs="Times New Roman"/>
            <w:color w:val="000000"/>
            <w:kern w:val="0"/>
            <w:sz w:val="21"/>
            <w:szCs w:val="21"/>
            <w:lang w:val="en-US"/>
            <w14:ligatures w14:val="none"/>
          </w:rPr>
          <w:t>]</w:t>
        </w:r>
      </w:ins>
    </w:p>
    <w:p w14:paraId="6493ABB0" w14:textId="77777777" w:rsidR="00BF1D70" w:rsidRPr="00D833DB" w:rsidRDefault="00BF1D70" w:rsidP="00BF1D70">
      <w:pPr>
        <w:pStyle w:val="ListParagraph"/>
        <w:numPr>
          <w:ilvl w:val="0"/>
          <w:numId w:val="7"/>
        </w:numPr>
        <w:shd w:val="clear" w:color="auto" w:fill="FFFFFF"/>
        <w:spacing w:after="0" w:line="285" w:lineRule="atLeast"/>
        <w:rPr>
          <w:ins w:id="1264" w:author="Landes, Finian (GymLI)" w:date="2024-12-20T12:52:00Z" w16du:dateUtc="2024-12-20T11:52:00Z"/>
          <w:rFonts w:ascii="Consolas" w:eastAsia="Times New Roman" w:hAnsi="Consolas" w:cs="Times New Roman"/>
          <w:color w:val="000000"/>
          <w:kern w:val="0"/>
          <w:sz w:val="21"/>
          <w:szCs w:val="21"/>
          <w:lang w:val="en-US"/>
          <w14:ligatures w14:val="none"/>
        </w:rPr>
      </w:pPr>
      <w:ins w:id="1265"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certainty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float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distribution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i_centroid</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pred_name</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795E26"/>
            <w:kern w:val="0"/>
            <w:sz w:val="21"/>
            <w:szCs w:val="21"/>
            <w:lang w:val="en-US"/>
            <w14:ligatures w14:val="none"/>
          </w:rPr>
          <w:t>sum</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distribution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i_centroid</w:t>
        </w:r>
        <w:r w:rsidRPr="00D833DB">
          <w:rPr>
            <w:rFonts w:ascii="Consolas" w:eastAsia="Times New Roman" w:hAnsi="Consolas" w:cs="Times New Roman"/>
            <w:color w:val="000000"/>
            <w:kern w:val="0"/>
            <w:sz w:val="21"/>
            <w:szCs w:val="21"/>
            <w:lang w:val="en-US"/>
            <w14:ligatures w14:val="none"/>
          </w:rPr>
          <w:t>].values())</w:t>
        </w:r>
      </w:ins>
    </w:p>
    <w:p w14:paraId="102E593B" w14:textId="77777777" w:rsidR="00BF1D70" w:rsidRPr="00D833DB" w:rsidRDefault="00BF1D70" w:rsidP="00BF1D70">
      <w:pPr>
        <w:pStyle w:val="ListParagraph"/>
        <w:numPr>
          <w:ilvl w:val="0"/>
          <w:numId w:val="7"/>
        </w:numPr>
        <w:shd w:val="clear" w:color="auto" w:fill="FFFFFF"/>
        <w:spacing w:after="0" w:line="285" w:lineRule="atLeast"/>
        <w:rPr>
          <w:ins w:id="1266" w:author="Landes, Finian (GymLI)" w:date="2024-12-20T12:52:00Z" w16du:dateUtc="2024-12-20T11:52:00Z"/>
          <w:rFonts w:ascii="Consolas" w:eastAsia="Times New Roman" w:hAnsi="Consolas" w:cs="Times New Roman"/>
          <w:color w:val="000000"/>
          <w:kern w:val="0"/>
          <w:sz w:val="21"/>
          <w:szCs w:val="21"/>
          <w:lang w:val="en-US"/>
          <w14:ligatures w14:val="none"/>
        </w:rPr>
      </w:pPr>
      <w:ins w:id="1267"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8000"/>
            <w:kern w:val="0"/>
            <w:sz w:val="21"/>
            <w:szCs w:val="21"/>
            <w:lang w:val="en-US"/>
            <w14:ligatures w14:val="none"/>
          </w:rPr>
          <w:t>#print(pred_name, real_name, round(certainty, 2) * 100)</w:t>
        </w:r>
      </w:ins>
    </w:p>
    <w:p w14:paraId="5D21DB30" w14:textId="77777777" w:rsidR="00BF1D70" w:rsidRPr="00411C90" w:rsidRDefault="00BF1D70" w:rsidP="00BF1D70">
      <w:pPr>
        <w:pStyle w:val="ListParagraph"/>
        <w:numPr>
          <w:ilvl w:val="0"/>
          <w:numId w:val="7"/>
        </w:numPr>
        <w:shd w:val="clear" w:color="auto" w:fill="FFFFFF"/>
        <w:spacing w:after="0" w:line="285" w:lineRule="atLeast"/>
        <w:rPr>
          <w:ins w:id="1268" w:author="Landes, Finian (GymLI)" w:date="2024-12-20T12:52:00Z" w16du:dateUtc="2024-12-20T11:52:00Z"/>
          <w:rFonts w:ascii="Consolas" w:eastAsia="Times New Roman" w:hAnsi="Consolas" w:cs="Times New Roman"/>
          <w:color w:val="000000"/>
          <w:kern w:val="0"/>
          <w:sz w:val="21"/>
          <w:szCs w:val="21"/>
          <w:lang w:val="en-US"/>
          <w14:ligatures w14:val="none"/>
        </w:rPr>
      </w:pPr>
      <w:ins w:id="1269"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successes</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pred_name</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real_name</w:t>
        </w:r>
        <w:r w:rsidRPr="00411C90">
          <w:rPr>
            <w:rFonts w:ascii="Consolas" w:eastAsia="Times New Roman" w:hAnsi="Consolas" w:cs="Times New Roman"/>
            <w:color w:val="000000"/>
            <w:kern w:val="0"/>
            <w:sz w:val="21"/>
            <w:szCs w:val="21"/>
            <w:lang w:val="en-US"/>
            <w14:ligatures w14:val="none"/>
          </w:rPr>
          <w:t>)</w:t>
        </w:r>
      </w:ins>
    </w:p>
    <w:p w14:paraId="76E2A776" w14:textId="77777777" w:rsidR="00BF1D70" w:rsidRPr="00D833DB" w:rsidRDefault="00BF1D70" w:rsidP="00BF1D70">
      <w:pPr>
        <w:pStyle w:val="ListParagraph"/>
        <w:numPr>
          <w:ilvl w:val="0"/>
          <w:numId w:val="7"/>
        </w:numPr>
        <w:shd w:val="clear" w:color="auto" w:fill="FFFFFF"/>
        <w:spacing w:after="0" w:line="285" w:lineRule="atLeast"/>
        <w:rPr>
          <w:ins w:id="1270" w:author="Landes, Finian (GymLI)" w:date="2024-12-20T12:52:00Z" w16du:dateUtc="2024-12-20T11:52:00Z"/>
          <w:rFonts w:ascii="Consolas" w:eastAsia="Times New Roman" w:hAnsi="Consolas" w:cs="Times New Roman"/>
          <w:color w:val="000000"/>
          <w:kern w:val="0"/>
          <w:sz w:val="21"/>
          <w:szCs w:val="21"/>
          <w:lang w:val="en-US"/>
          <w14:ligatures w14:val="none"/>
        </w:rPr>
      </w:pPr>
      <w:ins w:id="1271"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AF00DB"/>
            <w:kern w:val="0"/>
            <w:sz w:val="21"/>
            <w:szCs w:val="21"/>
            <w:lang w:val="en-US"/>
            <w14:ligatures w14:val="none"/>
          </w:rPr>
          <w:t>return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round</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successes</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795E26"/>
            <w:kern w:val="0"/>
            <w:sz w:val="21"/>
            <w:szCs w:val="21"/>
            <w:lang w:val="en-US"/>
            <w14:ligatures w14:val="none"/>
          </w:rPr>
          <w:t>len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test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98658"/>
            <w:kern w:val="0"/>
            <w:sz w:val="21"/>
            <w:szCs w:val="21"/>
            <w:lang w:val="en-US"/>
            <w14:ligatures w14:val="none"/>
          </w:rPr>
          <w:t>2</w:t>
        </w:r>
        <w:r w:rsidRPr="00D833DB">
          <w:rPr>
            <w:rFonts w:ascii="Consolas" w:eastAsia="Times New Roman" w:hAnsi="Consolas" w:cs="Times New Roman"/>
            <w:color w:val="000000"/>
            <w:kern w:val="0"/>
            <w:sz w:val="21"/>
            <w:szCs w:val="21"/>
            <w:lang w:val="en-US"/>
            <w14:ligatures w14:val="none"/>
          </w:rPr>
          <w:t>)</w:t>
        </w:r>
      </w:ins>
    </w:p>
    <w:p w14:paraId="703F50B3" w14:textId="77777777" w:rsidR="00BF1D70" w:rsidRPr="00D833DB" w:rsidRDefault="00BF1D70" w:rsidP="00BF1D70">
      <w:pPr>
        <w:pStyle w:val="ListParagraph"/>
        <w:numPr>
          <w:ilvl w:val="0"/>
          <w:numId w:val="7"/>
        </w:numPr>
        <w:shd w:val="clear" w:color="auto" w:fill="FFFFFF"/>
        <w:spacing w:after="0" w:line="285" w:lineRule="atLeast"/>
        <w:rPr>
          <w:ins w:id="1272" w:author="Landes, Finian (GymLI)" w:date="2024-12-20T12:52:00Z" w16du:dateUtc="2024-12-20T11:52:00Z"/>
          <w:rFonts w:ascii="Consolas" w:eastAsia="Times New Roman" w:hAnsi="Consolas" w:cs="Times New Roman"/>
          <w:color w:val="000000"/>
          <w:kern w:val="0"/>
          <w:sz w:val="21"/>
          <w:szCs w:val="21"/>
          <w:lang w:val="en-US"/>
          <w14:ligatures w14:val="none"/>
        </w:rPr>
      </w:pPr>
    </w:p>
    <w:p w14:paraId="4807E687" w14:textId="77777777" w:rsidR="00BF1D70" w:rsidRPr="00411C90" w:rsidRDefault="00BF1D70" w:rsidP="00BF1D70">
      <w:pPr>
        <w:pStyle w:val="ListParagraph"/>
        <w:numPr>
          <w:ilvl w:val="0"/>
          <w:numId w:val="7"/>
        </w:numPr>
        <w:shd w:val="clear" w:color="auto" w:fill="FFFFFF"/>
        <w:spacing w:after="0" w:line="285" w:lineRule="atLeast"/>
        <w:rPr>
          <w:ins w:id="1273" w:author="Landes, Finian (GymLI)" w:date="2024-12-20T12:52:00Z" w16du:dateUtc="2024-12-20T11:52:00Z"/>
          <w:rFonts w:ascii="Consolas" w:eastAsia="Times New Roman" w:hAnsi="Consolas" w:cs="Times New Roman"/>
          <w:color w:val="000000"/>
          <w:kern w:val="0"/>
          <w:sz w:val="21"/>
          <w:szCs w:val="21"/>
          <w:lang w:val="en-US"/>
          <w14:ligatures w14:val="none"/>
        </w:rPr>
      </w:pPr>
      <w:ins w:id="1274"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#Run K-Means with sklearn to test performace</w:t>
        </w:r>
      </w:ins>
    </w:p>
    <w:p w14:paraId="72239A7D" w14:textId="77777777" w:rsidR="00BF1D70" w:rsidRPr="00BF1D70" w:rsidRDefault="00BF1D70" w:rsidP="00BF1D70">
      <w:pPr>
        <w:pStyle w:val="ListParagraph"/>
        <w:numPr>
          <w:ilvl w:val="0"/>
          <w:numId w:val="7"/>
        </w:numPr>
        <w:shd w:val="clear" w:color="auto" w:fill="FFFFFF"/>
        <w:spacing w:after="0" w:line="285" w:lineRule="atLeast"/>
        <w:rPr>
          <w:ins w:id="1275" w:author="Landes, Finian (GymLI)" w:date="2024-12-20T12:52:00Z" w16du:dateUtc="2024-12-20T11:52:00Z"/>
          <w:rFonts w:ascii="Consolas" w:eastAsia="Times New Roman" w:hAnsi="Consolas" w:cs="Times New Roman"/>
          <w:color w:val="000000"/>
          <w:kern w:val="0"/>
          <w:sz w:val="21"/>
          <w:szCs w:val="21"/>
          <w14:ligatures w14:val="none"/>
        </w:rPr>
      </w:pPr>
      <w:ins w:id="1276" w:author="Landes, Finian (GymLI)" w:date="2024-12-20T12:52:00Z" w16du:dateUtc="2024-12-20T11:52:00Z">
        <w:r w:rsidRPr="00BF1D70">
          <w:rPr>
            <w:rFonts w:ascii="Consolas" w:eastAsia="Times New Roman" w:hAnsi="Consolas" w:cs="Times New Roman"/>
            <w:color w:val="008000"/>
            <w:kern w:val="0"/>
            <w:sz w:val="21"/>
            <w:szCs w:val="21"/>
            <w14:ligatures w14:val="none"/>
          </w:rPr>
          <w:t>#Returns classification and the centroids</w:t>
        </w:r>
      </w:ins>
    </w:p>
    <w:p w14:paraId="5AEA9842" w14:textId="77777777" w:rsidR="00BF1D70" w:rsidRPr="00D833DB" w:rsidRDefault="00BF1D70" w:rsidP="00BF1D70">
      <w:pPr>
        <w:pStyle w:val="ListParagraph"/>
        <w:numPr>
          <w:ilvl w:val="0"/>
          <w:numId w:val="7"/>
        </w:numPr>
        <w:shd w:val="clear" w:color="auto" w:fill="FFFFFF"/>
        <w:spacing w:after="0" w:line="285" w:lineRule="atLeast"/>
        <w:rPr>
          <w:ins w:id="1277" w:author="Landes, Finian (GymLI)" w:date="2024-12-20T12:52:00Z" w16du:dateUtc="2024-12-20T11:52:00Z"/>
          <w:rFonts w:ascii="Consolas" w:eastAsia="Times New Roman" w:hAnsi="Consolas" w:cs="Times New Roman"/>
          <w:color w:val="000000"/>
          <w:kern w:val="0"/>
          <w:sz w:val="21"/>
          <w:szCs w:val="21"/>
          <w:lang w:val="en-US"/>
          <w14:ligatures w14:val="none"/>
        </w:rPr>
      </w:pPr>
      <w:ins w:id="1278"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sklearn_kmeans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k</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int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init</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"k-means++"</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267F99"/>
            <w:kern w:val="0"/>
            <w:sz w:val="21"/>
            <w:szCs w:val="21"/>
            <w:lang w:val="en-US"/>
            <w14:ligatures w14:val="none"/>
          </w:rPr>
          <w:t>tuple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w:t>
        </w:r>
      </w:ins>
    </w:p>
    <w:p w14:paraId="74DFF6B6" w14:textId="77777777" w:rsidR="00BF1D70" w:rsidRPr="00D833DB" w:rsidRDefault="00BF1D70" w:rsidP="00BF1D70">
      <w:pPr>
        <w:pStyle w:val="ListParagraph"/>
        <w:numPr>
          <w:ilvl w:val="0"/>
          <w:numId w:val="7"/>
        </w:numPr>
        <w:shd w:val="clear" w:color="auto" w:fill="FFFFFF"/>
        <w:spacing w:after="0" w:line="285" w:lineRule="atLeast"/>
        <w:rPr>
          <w:ins w:id="1279" w:author="Landes, Finian (GymLI)" w:date="2024-12-20T12:52:00Z" w16du:dateUtc="2024-12-20T11:52:00Z"/>
          <w:rFonts w:ascii="Consolas" w:eastAsia="Times New Roman" w:hAnsi="Consolas" w:cs="Times New Roman"/>
          <w:color w:val="000000"/>
          <w:kern w:val="0"/>
          <w:sz w:val="21"/>
          <w:szCs w:val="21"/>
          <w:lang w:val="en-US"/>
          <w14:ligatures w14:val="none"/>
        </w:rPr>
      </w:pPr>
      <w:ins w:id="1280"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kmeans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KMeans</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KMeans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n_clusters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k</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init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init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random_state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98658"/>
            <w:kern w:val="0"/>
            <w:sz w:val="21"/>
            <w:szCs w:val="21"/>
            <w:lang w:val="en-US"/>
            <w14:ligatures w14:val="none"/>
          </w:rPr>
          <w:t>42</w:t>
        </w:r>
        <w:r w:rsidRPr="00D833DB">
          <w:rPr>
            <w:rFonts w:ascii="Consolas" w:eastAsia="Times New Roman" w:hAnsi="Consolas" w:cs="Times New Roman"/>
            <w:color w:val="000000"/>
            <w:kern w:val="0"/>
            <w:sz w:val="21"/>
            <w:szCs w:val="21"/>
            <w:lang w:val="en-US"/>
            <w14:ligatures w14:val="none"/>
          </w:rPr>
          <w:t>)</w:t>
        </w:r>
      </w:ins>
    </w:p>
    <w:p w14:paraId="4F08A30C" w14:textId="77777777" w:rsidR="00BF1D70" w:rsidRPr="00411C90" w:rsidRDefault="00BF1D70" w:rsidP="00BF1D70">
      <w:pPr>
        <w:pStyle w:val="ListParagraph"/>
        <w:numPr>
          <w:ilvl w:val="0"/>
          <w:numId w:val="7"/>
        </w:numPr>
        <w:shd w:val="clear" w:color="auto" w:fill="FFFFFF"/>
        <w:spacing w:after="0" w:line="285" w:lineRule="atLeast"/>
        <w:rPr>
          <w:ins w:id="1281" w:author="Landes, Finian (GymLI)" w:date="2024-12-20T12:52:00Z" w16du:dateUtc="2024-12-20T11:52:00Z"/>
          <w:rFonts w:ascii="Consolas" w:eastAsia="Times New Roman" w:hAnsi="Consolas" w:cs="Times New Roman"/>
          <w:color w:val="000000"/>
          <w:kern w:val="0"/>
          <w:sz w:val="21"/>
          <w:szCs w:val="21"/>
          <w:lang w:val="en-US"/>
          <w14:ligatures w14:val="none"/>
        </w:rPr>
      </w:pPr>
      <w:ins w:id="1282"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classification_sklearn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list</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kmeans</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795E26"/>
            <w:kern w:val="0"/>
            <w:sz w:val="21"/>
            <w:szCs w:val="21"/>
            <w:lang w:val="en-US"/>
            <w14:ligatures w14:val="none"/>
          </w:rPr>
          <w:t>fit_predict</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points</w:t>
        </w:r>
        <w:r w:rsidRPr="00411C90">
          <w:rPr>
            <w:rFonts w:ascii="Consolas" w:eastAsia="Times New Roman" w:hAnsi="Consolas" w:cs="Times New Roman"/>
            <w:color w:val="000000"/>
            <w:kern w:val="0"/>
            <w:sz w:val="21"/>
            <w:szCs w:val="21"/>
            <w:lang w:val="en-US"/>
            <w14:ligatures w14:val="none"/>
          </w:rPr>
          <w:t>)</w:t>
        </w:r>
      </w:ins>
    </w:p>
    <w:p w14:paraId="1963D1D0" w14:textId="77777777" w:rsidR="00BF1D70" w:rsidRPr="00D833DB" w:rsidRDefault="00BF1D70" w:rsidP="00BF1D70">
      <w:pPr>
        <w:pStyle w:val="ListParagraph"/>
        <w:numPr>
          <w:ilvl w:val="0"/>
          <w:numId w:val="7"/>
        </w:numPr>
        <w:shd w:val="clear" w:color="auto" w:fill="FFFFFF"/>
        <w:spacing w:after="0" w:line="285" w:lineRule="atLeast"/>
        <w:rPr>
          <w:ins w:id="1283" w:author="Landes, Finian (GymLI)" w:date="2024-12-20T12:52:00Z" w16du:dateUtc="2024-12-20T11:52:00Z"/>
          <w:rFonts w:ascii="Consolas" w:eastAsia="Times New Roman" w:hAnsi="Consolas" w:cs="Times New Roman"/>
          <w:color w:val="000000"/>
          <w:kern w:val="0"/>
          <w:sz w:val="21"/>
          <w:szCs w:val="21"/>
          <w:lang w:val="en-US"/>
          <w14:ligatures w14:val="none"/>
        </w:rPr>
      </w:pPr>
      <w:ins w:id="1284"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centroids_sklearn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kmeans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cluster_centers_</w:t>
        </w:r>
      </w:ins>
    </w:p>
    <w:p w14:paraId="2574D2DC" w14:textId="77777777" w:rsidR="00BF1D70" w:rsidRPr="00BF1D70" w:rsidRDefault="00BF1D70" w:rsidP="00BF1D70">
      <w:pPr>
        <w:pStyle w:val="ListParagraph"/>
        <w:numPr>
          <w:ilvl w:val="0"/>
          <w:numId w:val="7"/>
        </w:numPr>
        <w:shd w:val="clear" w:color="auto" w:fill="FFFFFF"/>
        <w:spacing w:after="0" w:line="285" w:lineRule="atLeast"/>
        <w:rPr>
          <w:ins w:id="1285" w:author="Landes, Finian (GymLI)" w:date="2024-12-20T12:52:00Z" w16du:dateUtc="2024-12-20T11:52:00Z"/>
          <w:rFonts w:ascii="Consolas" w:eastAsia="Times New Roman" w:hAnsi="Consolas" w:cs="Times New Roman"/>
          <w:color w:val="000000"/>
          <w:kern w:val="0"/>
          <w:sz w:val="21"/>
          <w:szCs w:val="21"/>
          <w14:ligatures w14:val="none"/>
        </w:rPr>
      </w:pPr>
      <w:ins w:id="1286"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AF00DB"/>
            <w:kern w:val="0"/>
            <w:sz w:val="21"/>
            <w:szCs w:val="21"/>
            <w14:ligatures w14:val="none"/>
          </w:rPr>
          <w:t>return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classification_sklearn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centroids_sklearn</w:t>
        </w:r>
      </w:ins>
    </w:p>
    <w:p w14:paraId="0DCA018A" w14:textId="77777777" w:rsidR="00BF1D70" w:rsidRPr="00BF1D70" w:rsidRDefault="00BF1D70" w:rsidP="00BF1D70">
      <w:pPr>
        <w:pStyle w:val="ListParagraph"/>
        <w:numPr>
          <w:ilvl w:val="0"/>
          <w:numId w:val="7"/>
        </w:numPr>
        <w:shd w:val="clear" w:color="auto" w:fill="FFFFFF"/>
        <w:spacing w:after="0" w:line="285" w:lineRule="atLeast"/>
        <w:rPr>
          <w:ins w:id="1287" w:author="Landes, Finian (GymLI)" w:date="2024-12-20T12:52:00Z" w16du:dateUtc="2024-12-20T11:52:00Z"/>
          <w:rFonts w:ascii="Consolas" w:eastAsia="Times New Roman" w:hAnsi="Consolas" w:cs="Times New Roman"/>
          <w:color w:val="000000"/>
          <w:kern w:val="0"/>
          <w:sz w:val="21"/>
          <w:szCs w:val="21"/>
          <w14:ligatures w14:val="none"/>
        </w:rPr>
      </w:pPr>
    </w:p>
    <w:p w14:paraId="19A9C6C7" w14:textId="77777777" w:rsidR="00BF1D70" w:rsidRPr="00411C90" w:rsidRDefault="00BF1D70" w:rsidP="00BF1D70">
      <w:pPr>
        <w:pStyle w:val="ListParagraph"/>
        <w:numPr>
          <w:ilvl w:val="0"/>
          <w:numId w:val="7"/>
        </w:numPr>
        <w:shd w:val="clear" w:color="auto" w:fill="FFFFFF"/>
        <w:spacing w:after="0" w:line="285" w:lineRule="atLeast"/>
        <w:rPr>
          <w:ins w:id="1288" w:author="Landes, Finian (GymLI)" w:date="2024-12-20T12:52:00Z" w16du:dateUtc="2024-12-20T11:52:00Z"/>
          <w:rFonts w:ascii="Consolas" w:eastAsia="Times New Roman" w:hAnsi="Consolas" w:cs="Times New Roman"/>
          <w:color w:val="000000"/>
          <w:kern w:val="0"/>
          <w:sz w:val="21"/>
          <w:szCs w:val="21"/>
          <w:lang w:val="en-US"/>
          <w14:ligatures w14:val="none"/>
        </w:rPr>
      </w:pPr>
      <w:ins w:id="1289"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#From a list with sublists containing image names, copies those images into numareted folders, Due to the copying of the images rather than saving, if not cleared before the images will just get added to the folders if same destination is used twice</w:t>
        </w:r>
      </w:ins>
    </w:p>
    <w:p w14:paraId="213B8A40" w14:textId="77777777" w:rsidR="00BF1D70" w:rsidRPr="00BF1D70" w:rsidRDefault="00BF1D70" w:rsidP="00BF1D70">
      <w:pPr>
        <w:pStyle w:val="ListParagraph"/>
        <w:numPr>
          <w:ilvl w:val="0"/>
          <w:numId w:val="7"/>
        </w:numPr>
        <w:shd w:val="clear" w:color="auto" w:fill="FFFFFF"/>
        <w:spacing w:after="0" w:line="285" w:lineRule="atLeast"/>
        <w:rPr>
          <w:ins w:id="1290" w:author="Landes, Finian (GymLI)" w:date="2024-12-20T12:52:00Z" w16du:dateUtc="2024-12-20T11:52:00Z"/>
          <w:rFonts w:ascii="Consolas" w:eastAsia="Times New Roman" w:hAnsi="Consolas" w:cs="Times New Roman"/>
          <w:color w:val="000000"/>
          <w:kern w:val="0"/>
          <w:sz w:val="21"/>
          <w:szCs w:val="21"/>
          <w14:ligatures w14:val="none"/>
        </w:rPr>
      </w:pPr>
      <w:ins w:id="1291" w:author="Landes, Finian (GymLI)" w:date="2024-12-20T12:52:00Z" w16du:dateUtc="2024-12-20T11:52:00Z">
        <w:r w:rsidRPr="00BF1D70">
          <w:rPr>
            <w:rFonts w:ascii="Consolas" w:eastAsia="Times New Roman" w:hAnsi="Consolas" w:cs="Times New Roman"/>
            <w:color w:val="008000"/>
            <w:kern w:val="0"/>
            <w:sz w:val="21"/>
            <w:szCs w:val="21"/>
            <w14:ligatures w14:val="none"/>
          </w:rPr>
          <w:t>#Returns None</w:t>
        </w:r>
      </w:ins>
    </w:p>
    <w:p w14:paraId="04337772" w14:textId="77777777" w:rsidR="00BF1D70" w:rsidRPr="00D833DB" w:rsidRDefault="00BF1D70" w:rsidP="00BF1D70">
      <w:pPr>
        <w:pStyle w:val="ListParagraph"/>
        <w:numPr>
          <w:ilvl w:val="0"/>
          <w:numId w:val="7"/>
        </w:numPr>
        <w:shd w:val="clear" w:color="auto" w:fill="FFFFFF"/>
        <w:spacing w:after="0" w:line="285" w:lineRule="atLeast"/>
        <w:rPr>
          <w:ins w:id="1292" w:author="Landes, Finian (GymLI)" w:date="2024-12-20T12:52:00Z" w16du:dateUtc="2024-12-20T11:52:00Z"/>
          <w:rFonts w:ascii="Consolas" w:eastAsia="Times New Roman" w:hAnsi="Consolas" w:cs="Times New Roman"/>
          <w:color w:val="000000"/>
          <w:kern w:val="0"/>
          <w:sz w:val="21"/>
          <w:szCs w:val="21"/>
          <w:lang w:val="en-US"/>
          <w14:ligatures w14:val="none"/>
        </w:rPr>
      </w:pPr>
      <w:ins w:id="1293" w:author="Landes, Finian (GymLI)" w:date="2024-12-20T12:52:00Z" w16du:dateUtc="2024-12-20T11:52:00Z">
        <w:r w:rsidRPr="00D833DB">
          <w:rPr>
            <w:rFonts w:ascii="Consolas" w:eastAsia="Times New Roman" w:hAnsi="Consolas" w:cs="Times New Roman"/>
            <w:color w:val="0000FF"/>
            <w:kern w:val="0"/>
            <w:sz w:val="21"/>
            <w:szCs w:val="21"/>
            <w:lang w:val="en-US"/>
            <w14:ligatures w14:val="none"/>
          </w:rPr>
          <w:t>def</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order_save_images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cluster_n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list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top_folder_path</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"..\Processed Images\Results"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folder_prefix</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"Cluster_"</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current_image_folder_path</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"..\Processed Images\Train"</w:t>
        </w:r>
        <w:r w:rsidRPr="00D833DB">
          <w:rPr>
            <w:rFonts w:ascii="Consolas" w:eastAsia="Times New Roman" w:hAnsi="Consolas" w:cs="Times New Roman"/>
            <w:color w:val="000000"/>
            <w:kern w:val="0"/>
            <w:sz w:val="21"/>
            <w:szCs w:val="21"/>
            <w:lang w:val="en-US"/>
            <w14:ligatures w14:val="none"/>
          </w:rPr>
          <w:t xml:space="preserve">) -&gt; </w:t>
        </w:r>
        <w:r w:rsidRPr="00D833DB">
          <w:rPr>
            <w:rFonts w:ascii="Consolas" w:eastAsia="Times New Roman" w:hAnsi="Consolas" w:cs="Times New Roman"/>
            <w:color w:val="0000FF"/>
            <w:kern w:val="0"/>
            <w:sz w:val="21"/>
            <w:szCs w:val="21"/>
            <w:lang w:val="en-US"/>
            <w14:ligatures w14:val="none"/>
          </w:rPr>
          <w:t>None</w:t>
        </w:r>
        <w:r w:rsidRPr="00D833DB">
          <w:rPr>
            <w:rFonts w:ascii="Consolas" w:eastAsia="Times New Roman" w:hAnsi="Consolas" w:cs="Times New Roman"/>
            <w:color w:val="000000"/>
            <w:kern w:val="0"/>
            <w:sz w:val="21"/>
            <w:szCs w:val="21"/>
            <w:lang w:val="en-US"/>
            <w14:ligatures w14:val="none"/>
          </w:rPr>
          <w:t>:</w:t>
        </w:r>
      </w:ins>
    </w:p>
    <w:p w14:paraId="4579FAC0" w14:textId="77777777" w:rsidR="00BF1D70" w:rsidRPr="00411C90" w:rsidRDefault="00BF1D70" w:rsidP="00BF1D70">
      <w:pPr>
        <w:pStyle w:val="ListParagraph"/>
        <w:numPr>
          <w:ilvl w:val="0"/>
          <w:numId w:val="7"/>
        </w:numPr>
        <w:shd w:val="clear" w:color="auto" w:fill="FFFFFF"/>
        <w:spacing w:after="0" w:line="285" w:lineRule="atLeast"/>
        <w:rPr>
          <w:ins w:id="1294" w:author="Landes, Finian (GymLI)" w:date="2024-12-20T12:52:00Z" w16du:dateUtc="2024-12-20T11:52:00Z"/>
          <w:rFonts w:ascii="Consolas" w:eastAsia="Times New Roman" w:hAnsi="Consolas" w:cs="Times New Roman"/>
          <w:color w:val="000000"/>
          <w:kern w:val="0"/>
          <w:sz w:val="21"/>
          <w:szCs w:val="21"/>
          <w:lang w:val="en-US"/>
          <w14:ligatures w14:val="none"/>
        </w:rPr>
      </w:pPr>
      <w:ins w:id="1295"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i</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cluster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enumerate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cluster_n</w:t>
        </w:r>
        <w:r w:rsidRPr="00411C90">
          <w:rPr>
            <w:rFonts w:ascii="Consolas" w:eastAsia="Times New Roman" w:hAnsi="Consolas" w:cs="Times New Roman"/>
            <w:color w:val="000000"/>
            <w:kern w:val="0"/>
            <w:sz w:val="21"/>
            <w:szCs w:val="21"/>
            <w:lang w:val="en-US"/>
            <w14:ligatures w14:val="none"/>
          </w:rPr>
          <w:t>):</w:t>
        </w:r>
      </w:ins>
    </w:p>
    <w:p w14:paraId="73956346" w14:textId="77777777" w:rsidR="00BF1D70" w:rsidRPr="00BF1D70" w:rsidRDefault="00BF1D70" w:rsidP="00BF1D70">
      <w:pPr>
        <w:pStyle w:val="ListParagraph"/>
        <w:numPr>
          <w:ilvl w:val="0"/>
          <w:numId w:val="7"/>
        </w:numPr>
        <w:shd w:val="clear" w:color="auto" w:fill="FFFFFF"/>
        <w:spacing w:after="0" w:line="285" w:lineRule="atLeast"/>
        <w:rPr>
          <w:ins w:id="1296" w:author="Landes, Finian (GymLI)" w:date="2024-12-20T12:52:00Z" w16du:dateUtc="2024-12-20T11:52:00Z"/>
          <w:rFonts w:ascii="Consolas" w:eastAsia="Times New Roman" w:hAnsi="Consolas" w:cs="Times New Roman"/>
          <w:color w:val="000000"/>
          <w:kern w:val="0"/>
          <w:sz w:val="21"/>
          <w:szCs w:val="21"/>
          <w14:ligatures w14:val="none"/>
        </w:rPr>
      </w:pPr>
      <w:ins w:id="1297"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folder_name</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str</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01080"/>
            <w:kern w:val="0"/>
            <w:sz w:val="21"/>
            <w:szCs w:val="21"/>
            <w14:ligatures w14:val="none"/>
          </w:rPr>
          <w:t>folder_prefix</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267F99"/>
            <w:kern w:val="0"/>
            <w:sz w:val="21"/>
            <w:szCs w:val="21"/>
            <w14:ligatures w14:val="none"/>
          </w:rPr>
          <w:t>str</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i</w:t>
        </w:r>
        <w:r w:rsidRPr="00BF1D70">
          <w:rPr>
            <w:rFonts w:ascii="Consolas" w:eastAsia="Times New Roman" w:hAnsi="Consolas" w:cs="Times New Roman"/>
            <w:color w:val="000000"/>
            <w:kern w:val="0"/>
            <w:sz w:val="21"/>
            <w:szCs w:val="21"/>
            <w14:ligatures w14:val="none"/>
          </w:rPr>
          <w:t>)</w:t>
        </w:r>
      </w:ins>
    </w:p>
    <w:p w14:paraId="450E783B" w14:textId="77777777" w:rsidR="00BF1D70" w:rsidRPr="00411C90" w:rsidRDefault="00BF1D70" w:rsidP="00BF1D70">
      <w:pPr>
        <w:pStyle w:val="ListParagraph"/>
        <w:numPr>
          <w:ilvl w:val="0"/>
          <w:numId w:val="7"/>
        </w:numPr>
        <w:shd w:val="clear" w:color="auto" w:fill="FFFFFF"/>
        <w:spacing w:after="0" w:line="285" w:lineRule="atLeast"/>
        <w:rPr>
          <w:ins w:id="1298" w:author="Landes, Finian (GymLI)" w:date="2024-12-20T12:52:00Z" w16du:dateUtc="2024-12-20T11:52:00Z"/>
          <w:rFonts w:ascii="Consolas" w:eastAsia="Times New Roman" w:hAnsi="Consolas" w:cs="Times New Roman"/>
          <w:color w:val="000000"/>
          <w:kern w:val="0"/>
          <w:sz w:val="21"/>
          <w:szCs w:val="21"/>
          <w:lang w:val="en-US"/>
          <w14:ligatures w14:val="none"/>
        </w:rPr>
      </w:pPr>
      <w:ins w:id="1299"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folder_path</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267F99"/>
            <w:kern w:val="0"/>
            <w:sz w:val="21"/>
            <w:szCs w:val="21"/>
            <w:lang w:val="en-US"/>
            <w14:ligatures w14:val="none"/>
          </w:rPr>
          <w:t>str</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top_folder_path</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A31515"/>
            <w:kern w:val="0"/>
            <w:sz w:val="21"/>
            <w:szCs w:val="21"/>
            <w:lang w:val="en-US"/>
            <w14:ligatures w14:val="none"/>
          </w:rPr>
          <w:t>"/"</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001080"/>
            <w:kern w:val="0"/>
            <w:sz w:val="21"/>
            <w:szCs w:val="21"/>
            <w:lang w:val="en-US"/>
            <w14:ligatures w14:val="none"/>
          </w:rPr>
          <w:t>folder_name</w:t>
        </w:r>
      </w:ins>
    </w:p>
    <w:p w14:paraId="57273664" w14:textId="77777777" w:rsidR="00BF1D70" w:rsidRPr="00D833DB" w:rsidRDefault="00BF1D70" w:rsidP="00BF1D70">
      <w:pPr>
        <w:pStyle w:val="ListParagraph"/>
        <w:numPr>
          <w:ilvl w:val="0"/>
          <w:numId w:val="7"/>
        </w:numPr>
        <w:shd w:val="clear" w:color="auto" w:fill="FFFFFF"/>
        <w:spacing w:after="0" w:line="285" w:lineRule="atLeast"/>
        <w:rPr>
          <w:ins w:id="1300" w:author="Landes, Finian (GymLI)" w:date="2024-12-20T12:52:00Z" w16du:dateUtc="2024-12-20T11:52:00Z"/>
          <w:rFonts w:ascii="Consolas" w:eastAsia="Times New Roman" w:hAnsi="Consolas" w:cs="Times New Roman"/>
          <w:color w:val="000000"/>
          <w:kern w:val="0"/>
          <w:sz w:val="21"/>
          <w:szCs w:val="21"/>
          <w:lang w:val="en-US"/>
          <w14:ligatures w14:val="none"/>
        </w:rPr>
      </w:pPr>
      <w:ins w:id="1301"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os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makedirs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folder_path</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exist_ok</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00FF"/>
            <w:kern w:val="0"/>
            <w:sz w:val="21"/>
            <w:szCs w:val="21"/>
            <w:lang w:val="en-US"/>
            <w14:ligatures w14:val="none"/>
          </w:rPr>
          <w:t>True</w:t>
        </w:r>
        <w:r w:rsidRPr="00D833DB">
          <w:rPr>
            <w:rFonts w:ascii="Consolas" w:eastAsia="Times New Roman" w:hAnsi="Consolas" w:cs="Times New Roman"/>
            <w:color w:val="000000"/>
            <w:kern w:val="0"/>
            <w:sz w:val="21"/>
            <w:szCs w:val="21"/>
            <w:lang w:val="en-US"/>
            <w14:ligatures w14:val="none"/>
          </w:rPr>
          <w:t>)</w:t>
        </w:r>
      </w:ins>
    </w:p>
    <w:p w14:paraId="165E74B2" w14:textId="77777777" w:rsidR="00BF1D70" w:rsidRPr="00411C90" w:rsidRDefault="00BF1D70" w:rsidP="00BF1D70">
      <w:pPr>
        <w:pStyle w:val="ListParagraph"/>
        <w:numPr>
          <w:ilvl w:val="0"/>
          <w:numId w:val="7"/>
        </w:numPr>
        <w:shd w:val="clear" w:color="auto" w:fill="FFFFFF"/>
        <w:spacing w:after="0" w:line="285" w:lineRule="atLeast"/>
        <w:rPr>
          <w:ins w:id="1302" w:author="Landes, Finian (GymLI)" w:date="2024-12-20T12:52:00Z" w16du:dateUtc="2024-12-20T11:52:00Z"/>
          <w:rFonts w:ascii="Consolas" w:eastAsia="Times New Roman" w:hAnsi="Consolas" w:cs="Times New Roman"/>
          <w:color w:val="000000"/>
          <w:kern w:val="0"/>
          <w:sz w:val="21"/>
          <w:szCs w:val="21"/>
          <w:lang w:val="en-US"/>
          <w14:ligatures w14:val="none"/>
        </w:rPr>
      </w:pPr>
      <w:ins w:id="1303"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for</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image_name</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AF00DB"/>
            <w:kern w:val="0"/>
            <w:sz w:val="21"/>
            <w:szCs w:val="21"/>
            <w:lang w:val="en-US"/>
            <w14:ligatures w14:val="none"/>
          </w:rPr>
          <w:t>in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cluster</w:t>
        </w:r>
        <w:r w:rsidRPr="00411C90">
          <w:rPr>
            <w:rFonts w:ascii="Consolas" w:eastAsia="Times New Roman" w:hAnsi="Consolas" w:cs="Times New Roman"/>
            <w:color w:val="000000"/>
            <w:kern w:val="0"/>
            <w:sz w:val="21"/>
            <w:szCs w:val="21"/>
            <w:lang w:val="en-US"/>
            <w14:ligatures w14:val="none"/>
          </w:rPr>
          <w:t>:</w:t>
        </w:r>
      </w:ins>
    </w:p>
    <w:p w14:paraId="40AF8663" w14:textId="77777777" w:rsidR="00BF1D70" w:rsidRPr="00BF1D70" w:rsidRDefault="00BF1D70" w:rsidP="00BF1D70">
      <w:pPr>
        <w:pStyle w:val="ListParagraph"/>
        <w:numPr>
          <w:ilvl w:val="0"/>
          <w:numId w:val="7"/>
        </w:numPr>
        <w:shd w:val="clear" w:color="auto" w:fill="FFFFFF"/>
        <w:spacing w:after="0" w:line="285" w:lineRule="atLeast"/>
        <w:rPr>
          <w:ins w:id="1304" w:author="Landes, Finian (GymLI)" w:date="2024-12-20T12:52:00Z" w16du:dateUtc="2024-12-20T11:52:00Z"/>
          <w:rFonts w:ascii="Consolas" w:eastAsia="Times New Roman" w:hAnsi="Consolas" w:cs="Times New Roman"/>
          <w:color w:val="000000"/>
          <w:kern w:val="0"/>
          <w:sz w:val="21"/>
          <w:szCs w:val="21"/>
          <w14:ligatures w14:val="none"/>
        </w:rPr>
      </w:pPr>
      <w:ins w:id="1305"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267F99"/>
            <w:kern w:val="0"/>
            <w:sz w:val="21"/>
            <w:szCs w:val="21"/>
            <w14:ligatures w14:val="none"/>
          </w:rPr>
          <w:t>shutil</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copy</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current_image_folder_path</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A31515"/>
            <w:kern w:val="0"/>
            <w:sz w:val="21"/>
            <w:szCs w:val="21"/>
            <w14:ligatures w14:val="none"/>
          </w:rPr>
          <w: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image_name</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folder_path</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A31515"/>
            <w:kern w:val="0"/>
            <w:sz w:val="21"/>
            <w:szCs w:val="21"/>
            <w14:ligatures w14:val="none"/>
          </w:rPr>
          <w:t>"/"</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01080"/>
            <w:kern w:val="0"/>
            <w:sz w:val="21"/>
            <w:szCs w:val="21"/>
            <w14:ligatures w14:val="none"/>
          </w:rPr>
          <w:t>image_name</w:t>
        </w:r>
        <w:r w:rsidRPr="00BF1D70">
          <w:rPr>
            <w:rFonts w:ascii="Consolas" w:eastAsia="Times New Roman" w:hAnsi="Consolas" w:cs="Times New Roman"/>
            <w:color w:val="000000"/>
            <w:kern w:val="0"/>
            <w:sz w:val="21"/>
            <w:szCs w:val="21"/>
            <w14:ligatures w14:val="none"/>
          </w:rPr>
          <w:t>)</w:t>
        </w:r>
      </w:ins>
    </w:p>
    <w:p w14:paraId="28C366DF" w14:textId="77777777" w:rsidR="00BF1D70" w:rsidRPr="00BF1D70" w:rsidRDefault="00BF1D70" w:rsidP="00BF1D70">
      <w:pPr>
        <w:pStyle w:val="ListParagraph"/>
        <w:numPr>
          <w:ilvl w:val="0"/>
          <w:numId w:val="7"/>
        </w:numPr>
        <w:shd w:val="clear" w:color="auto" w:fill="FFFFFF"/>
        <w:spacing w:after="0" w:line="285" w:lineRule="atLeast"/>
        <w:rPr>
          <w:ins w:id="1306" w:author="Landes, Finian (GymLI)" w:date="2024-12-20T12:52:00Z" w16du:dateUtc="2024-12-20T11:52:00Z"/>
          <w:rFonts w:ascii="Consolas" w:eastAsia="Times New Roman" w:hAnsi="Consolas" w:cs="Times New Roman"/>
          <w:color w:val="000000"/>
          <w:kern w:val="0"/>
          <w:sz w:val="21"/>
          <w:szCs w:val="21"/>
          <w14:ligatures w14:val="none"/>
        </w:rPr>
      </w:pPr>
    </w:p>
    <w:p w14:paraId="6B4E49DB" w14:textId="77777777" w:rsidR="00BF1D70" w:rsidRPr="00D833DB" w:rsidRDefault="00BF1D70" w:rsidP="00BF1D70">
      <w:pPr>
        <w:pStyle w:val="ListParagraph"/>
        <w:numPr>
          <w:ilvl w:val="0"/>
          <w:numId w:val="7"/>
        </w:numPr>
        <w:shd w:val="clear" w:color="auto" w:fill="FFFFFF"/>
        <w:spacing w:after="0" w:line="285" w:lineRule="atLeast"/>
        <w:rPr>
          <w:ins w:id="1307" w:author="Landes, Finian (GymLI)" w:date="2024-12-20T12:52:00Z" w16du:dateUtc="2024-12-20T11:52:00Z"/>
          <w:rFonts w:ascii="Consolas" w:eastAsia="Times New Roman" w:hAnsi="Consolas" w:cs="Times New Roman"/>
          <w:color w:val="000000"/>
          <w:kern w:val="0"/>
          <w:sz w:val="21"/>
          <w:szCs w:val="21"/>
          <w:lang w:val="fr-CH"/>
          <w14:ligatures w14:val="none"/>
        </w:rPr>
      </w:pPr>
      <w:ins w:id="1308" w:author="Landes, Finian (GymLI)" w:date="2024-12-20T12:52:00Z" w16du:dateUtc="2024-12-20T11:52:00Z">
        <w:r w:rsidRPr="00D833DB">
          <w:rPr>
            <w:rFonts w:ascii="Consolas" w:eastAsia="Times New Roman" w:hAnsi="Consolas" w:cs="Times New Roman"/>
            <w:color w:val="001080"/>
            <w:kern w:val="0"/>
            <w:sz w:val="21"/>
            <w:szCs w:val="21"/>
            <w:lang w:val="fr-CH"/>
            <w14:ligatures w14:val="none"/>
          </w:rPr>
          <w:t>image_dir_train</w:t>
        </w:r>
        <w:r w:rsidRPr="00D833DB">
          <w:rPr>
            <w:rFonts w:ascii="Consolas" w:eastAsia="Times New Roman" w:hAnsi="Consolas" w:cs="Times New Roman"/>
            <w:color w:val="000000"/>
            <w:kern w:val="0"/>
            <w:sz w:val="21"/>
            <w:szCs w:val="21"/>
            <w:lang w:val="fr-CH"/>
            <w14:ligatures w14:val="none"/>
          </w:rPr>
          <w:t xml:space="preserve">: </w:t>
        </w:r>
        <w:r w:rsidRPr="00D833DB">
          <w:rPr>
            <w:rFonts w:ascii="Consolas" w:eastAsia="Times New Roman" w:hAnsi="Consolas" w:cs="Times New Roman"/>
            <w:color w:val="267F99"/>
            <w:kern w:val="0"/>
            <w:sz w:val="21"/>
            <w:szCs w:val="21"/>
            <w:lang w:val="fr-CH"/>
            <w14:ligatures w14:val="none"/>
          </w:rPr>
          <w:t>str</w:t>
        </w:r>
        <w:r w:rsidRPr="00D833DB">
          <w:rPr>
            <w:rFonts w:ascii="Consolas" w:eastAsia="Times New Roman" w:hAnsi="Consolas" w:cs="Times New Roman"/>
            <w:color w:val="000000"/>
            <w:kern w:val="0"/>
            <w:sz w:val="21"/>
            <w:szCs w:val="21"/>
            <w:lang w:val="fr-CH"/>
            <w14:ligatures w14:val="none"/>
          </w:rPr>
          <w:t xml:space="preserve"> = </w:t>
        </w:r>
        <w:r w:rsidRPr="00D833DB">
          <w:rPr>
            <w:rFonts w:ascii="Consolas" w:eastAsia="Times New Roman" w:hAnsi="Consolas" w:cs="Times New Roman"/>
            <w:color w:val="A31515"/>
            <w:kern w:val="0"/>
            <w:sz w:val="21"/>
            <w:szCs w:val="21"/>
            <w:lang w:val="fr-CH"/>
            <w14:ligatures w14:val="none"/>
          </w:rPr>
          <w:t>"..\Processed Images\Train"</w:t>
        </w:r>
      </w:ins>
    </w:p>
    <w:p w14:paraId="35745663" w14:textId="77777777" w:rsidR="00BF1D70" w:rsidRPr="00D833DB" w:rsidRDefault="00BF1D70" w:rsidP="00BF1D70">
      <w:pPr>
        <w:pStyle w:val="ListParagraph"/>
        <w:numPr>
          <w:ilvl w:val="0"/>
          <w:numId w:val="7"/>
        </w:numPr>
        <w:shd w:val="clear" w:color="auto" w:fill="FFFFFF"/>
        <w:spacing w:after="0" w:line="285" w:lineRule="atLeast"/>
        <w:rPr>
          <w:ins w:id="1309" w:author="Landes, Finian (GymLI)" w:date="2024-12-20T12:52:00Z" w16du:dateUtc="2024-12-20T11:52:00Z"/>
          <w:rFonts w:ascii="Consolas" w:eastAsia="Times New Roman" w:hAnsi="Consolas" w:cs="Times New Roman"/>
          <w:color w:val="000000"/>
          <w:kern w:val="0"/>
          <w:sz w:val="21"/>
          <w:szCs w:val="21"/>
          <w:lang w:val="en-US"/>
          <w14:ligatures w14:val="none"/>
        </w:rPr>
      </w:pPr>
      <w:ins w:id="1310" w:author="Landes, Finian (GymLI)" w:date="2024-12-20T12:52:00Z" w16du:dateUtc="2024-12-20T11:52:00Z">
        <w:r w:rsidRPr="00D833DB">
          <w:rPr>
            <w:rFonts w:ascii="Consolas" w:eastAsia="Times New Roman" w:hAnsi="Consolas" w:cs="Times New Roman"/>
            <w:color w:val="001080"/>
            <w:kern w:val="0"/>
            <w:sz w:val="21"/>
            <w:szCs w:val="21"/>
            <w:lang w:val="en-US"/>
            <w14:ligatures w14:val="none"/>
          </w:rPr>
          <w:t>image_dir_test</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"..\Processed Images\Test"</w:t>
        </w:r>
      </w:ins>
    </w:p>
    <w:p w14:paraId="4B22E94F" w14:textId="77777777" w:rsidR="00BF1D70" w:rsidRPr="00BF1D70" w:rsidRDefault="00BF1D70" w:rsidP="00BF1D70">
      <w:pPr>
        <w:pStyle w:val="ListParagraph"/>
        <w:numPr>
          <w:ilvl w:val="0"/>
          <w:numId w:val="7"/>
        </w:numPr>
        <w:shd w:val="clear" w:color="auto" w:fill="FFFFFF"/>
        <w:spacing w:after="0" w:line="285" w:lineRule="atLeast"/>
        <w:rPr>
          <w:ins w:id="1311" w:author="Landes, Finian (GymLI)" w:date="2024-12-20T12:52:00Z" w16du:dateUtc="2024-12-20T11:52:00Z"/>
          <w:rFonts w:ascii="Consolas" w:eastAsia="Times New Roman" w:hAnsi="Consolas" w:cs="Times New Roman"/>
          <w:color w:val="000000"/>
          <w:kern w:val="0"/>
          <w:sz w:val="21"/>
          <w:szCs w:val="21"/>
          <w14:ligatures w14:val="none"/>
        </w:rPr>
      </w:pPr>
      <w:ins w:id="1312" w:author="Landes, Finian (GymLI)" w:date="2024-12-20T12:52:00Z" w16du:dateUtc="2024-12-20T11:52:00Z">
        <w:r w:rsidRPr="00BF1D70">
          <w:rPr>
            <w:rFonts w:ascii="Consolas" w:eastAsia="Times New Roman" w:hAnsi="Consolas" w:cs="Times New Roman"/>
            <w:color w:val="001080"/>
            <w:kern w:val="0"/>
            <w:sz w:val="21"/>
            <w:szCs w:val="21"/>
            <w14:ligatures w14:val="none"/>
          </w:rPr>
          <w:t>n_test_images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int</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98658"/>
            <w:kern w:val="0"/>
            <w:sz w:val="21"/>
            <w:szCs w:val="21"/>
            <w14:ligatures w14:val="none"/>
          </w:rPr>
          <w:t>50</w:t>
        </w:r>
      </w:ins>
    </w:p>
    <w:p w14:paraId="155D5145" w14:textId="77777777" w:rsidR="00BF1D70" w:rsidRPr="00411C90" w:rsidRDefault="00BF1D70" w:rsidP="00BF1D70">
      <w:pPr>
        <w:pStyle w:val="ListParagraph"/>
        <w:numPr>
          <w:ilvl w:val="0"/>
          <w:numId w:val="7"/>
        </w:numPr>
        <w:shd w:val="clear" w:color="auto" w:fill="FFFFFF"/>
        <w:spacing w:after="0" w:line="285" w:lineRule="atLeast"/>
        <w:rPr>
          <w:ins w:id="1313" w:author="Landes, Finian (GymLI)" w:date="2024-12-20T12:52:00Z" w16du:dateUtc="2024-12-20T11:52:00Z"/>
          <w:rFonts w:ascii="Consolas" w:eastAsia="Times New Roman" w:hAnsi="Consolas" w:cs="Times New Roman"/>
          <w:color w:val="000000"/>
          <w:kern w:val="0"/>
          <w:sz w:val="21"/>
          <w:szCs w:val="21"/>
          <w:lang w:val="fr-CH"/>
          <w14:ligatures w14:val="none"/>
        </w:rPr>
      </w:pPr>
      <w:ins w:id="1314" w:author="Landes, Finian (GymLI)" w:date="2024-12-20T12:52:00Z" w16du:dateUtc="2024-12-20T11:52:00Z">
        <w:r w:rsidRPr="00411C90">
          <w:rPr>
            <w:rFonts w:ascii="Consolas" w:eastAsia="Times New Roman" w:hAnsi="Consolas" w:cs="Times New Roman"/>
            <w:color w:val="001080"/>
            <w:kern w:val="0"/>
            <w:sz w:val="21"/>
            <w:szCs w:val="21"/>
            <w:lang w:val="fr-CH"/>
            <w14:ligatures w14:val="none"/>
          </w:rPr>
          <w:t>train</w:t>
        </w:r>
        <w:r w:rsidRPr="00411C90">
          <w:rPr>
            <w:rFonts w:ascii="Consolas" w:eastAsia="Times New Roman" w:hAnsi="Consolas" w:cs="Times New Roman"/>
            <w:color w:val="000000"/>
            <w:kern w:val="0"/>
            <w:sz w:val="21"/>
            <w:szCs w:val="21"/>
            <w:lang w:val="fr-CH"/>
            <w14:ligatures w14:val="none"/>
          </w:rPr>
          <w:t xml:space="preserve">, </w:t>
        </w:r>
        <w:r w:rsidRPr="00411C90">
          <w:rPr>
            <w:rFonts w:ascii="Consolas" w:eastAsia="Times New Roman" w:hAnsi="Consolas" w:cs="Times New Roman"/>
            <w:color w:val="001080"/>
            <w:kern w:val="0"/>
            <w:sz w:val="21"/>
            <w:szCs w:val="21"/>
            <w:lang w:val="fr-CH"/>
            <w14:ligatures w14:val="none"/>
          </w:rPr>
          <w:t>names_train</w:t>
        </w:r>
        <w:r w:rsidRPr="00411C90">
          <w:rPr>
            <w:rFonts w:ascii="Consolas" w:eastAsia="Times New Roman" w:hAnsi="Consolas" w:cs="Times New Roman"/>
            <w:color w:val="000000"/>
            <w:kern w:val="0"/>
            <w:sz w:val="21"/>
            <w:szCs w:val="21"/>
            <w:lang w:val="fr-CH"/>
            <w14:ligatures w14:val="none"/>
          </w:rPr>
          <w:t xml:space="preserve"> = </w:t>
        </w:r>
        <w:r w:rsidRPr="00411C90">
          <w:rPr>
            <w:rFonts w:ascii="Consolas" w:eastAsia="Times New Roman" w:hAnsi="Consolas" w:cs="Times New Roman"/>
            <w:color w:val="795E26"/>
            <w:kern w:val="0"/>
            <w:sz w:val="21"/>
            <w:szCs w:val="21"/>
            <w:lang w:val="fr-CH"/>
            <w14:ligatures w14:val="none"/>
          </w:rPr>
          <w:t>load_images</w:t>
        </w:r>
        <w:r w:rsidRPr="00411C90">
          <w:rPr>
            <w:rFonts w:ascii="Consolas" w:eastAsia="Times New Roman" w:hAnsi="Consolas" w:cs="Times New Roman"/>
            <w:color w:val="000000"/>
            <w:kern w:val="0"/>
            <w:sz w:val="21"/>
            <w:szCs w:val="21"/>
            <w:lang w:val="fr-CH"/>
            <w14:ligatures w14:val="none"/>
          </w:rPr>
          <w:t>(</w:t>
        </w:r>
        <w:r w:rsidRPr="00411C90">
          <w:rPr>
            <w:rFonts w:ascii="Consolas" w:eastAsia="Times New Roman" w:hAnsi="Consolas" w:cs="Times New Roman"/>
            <w:color w:val="001080"/>
            <w:kern w:val="0"/>
            <w:sz w:val="21"/>
            <w:szCs w:val="21"/>
            <w:lang w:val="fr-CH"/>
            <w14:ligatures w14:val="none"/>
          </w:rPr>
          <w:t>image_dir_train</w:t>
        </w:r>
        <w:r w:rsidRPr="00411C90">
          <w:rPr>
            <w:rFonts w:ascii="Consolas" w:eastAsia="Times New Roman" w:hAnsi="Consolas" w:cs="Times New Roman"/>
            <w:color w:val="000000"/>
            <w:kern w:val="0"/>
            <w:sz w:val="21"/>
            <w:szCs w:val="21"/>
            <w:lang w:val="fr-CH"/>
            <w14:ligatures w14:val="none"/>
          </w:rPr>
          <w:t>)</w:t>
        </w:r>
      </w:ins>
    </w:p>
    <w:p w14:paraId="3803882D" w14:textId="77777777" w:rsidR="00BF1D70" w:rsidRPr="00411C90" w:rsidRDefault="00BF1D70" w:rsidP="00BF1D70">
      <w:pPr>
        <w:pStyle w:val="ListParagraph"/>
        <w:numPr>
          <w:ilvl w:val="0"/>
          <w:numId w:val="7"/>
        </w:numPr>
        <w:shd w:val="clear" w:color="auto" w:fill="FFFFFF"/>
        <w:spacing w:after="0" w:line="285" w:lineRule="atLeast"/>
        <w:rPr>
          <w:ins w:id="1315" w:author="Landes, Finian (GymLI)" w:date="2024-12-20T12:52:00Z" w16du:dateUtc="2024-12-20T11:52:00Z"/>
          <w:rFonts w:ascii="Consolas" w:eastAsia="Times New Roman" w:hAnsi="Consolas" w:cs="Times New Roman"/>
          <w:color w:val="000000"/>
          <w:kern w:val="0"/>
          <w:sz w:val="21"/>
          <w:szCs w:val="21"/>
          <w:lang w:val="en-US"/>
          <w14:ligatures w14:val="none"/>
        </w:rPr>
      </w:pPr>
      <w:ins w:id="1316" w:author="Landes, Finian (GymLI)" w:date="2024-12-20T12:52:00Z" w16du:dateUtc="2024-12-20T11:52:00Z">
        <w:r w:rsidRPr="00411C90">
          <w:rPr>
            <w:rFonts w:ascii="Consolas" w:eastAsia="Times New Roman" w:hAnsi="Consolas" w:cs="Times New Roman"/>
            <w:color w:val="001080"/>
            <w:kern w:val="0"/>
            <w:sz w:val="21"/>
            <w:szCs w:val="21"/>
            <w:lang w:val="en-US"/>
            <w14:ligatures w14:val="none"/>
          </w:rPr>
          <w:t>test</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names_test</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795E26"/>
            <w:kern w:val="0"/>
            <w:sz w:val="21"/>
            <w:szCs w:val="21"/>
            <w:lang w:val="en-US"/>
            <w14:ligatures w14:val="none"/>
          </w:rPr>
          <w:t>load_images</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image_dir_test</w:t>
        </w:r>
        <w:r w:rsidRPr="00411C90">
          <w:rPr>
            <w:rFonts w:ascii="Consolas" w:eastAsia="Times New Roman" w:hAnsi="Consolas" w:cs="Times New Roman"/>
            <w:color w:val="000000"/>
            <w:kern w:val="0"/>
            <w:sz w:val="21"/>
            <w:szCs w:val="21"/>
            <w:lang w:val="en-US"/>
            <w14:ligatures w14:val="none"/>
          </w:rPr>
          <w:t>)</w:t>
        </w:r>
      </w:ins>
    </w:p>
    <w:p w14:paraId="7A8C0474" w14:textId="77777777" w:rsidR="00BF1D70" w:rsidRPr="00D833DB" w:rsidRDefault="00BF1D70" w:rsidP="00BF1D70">
      <w:pPr>
        <w:pStyle w:val="ListParagraph"/>
        <w:numPr>
          <w:ilvl w:val="0"/>
          <w:numId w:val="7"/>
        </w:numPr>
        <w:shd w:val="clear" w:color="auto" w:fill="FFFFFF"/>
        <w:spacing w:after="0" w:line="285" w:lineRule="atLeast"/>
        <w:rPr>
          <w:ins w:id="1317" w:author="Landes, Finian (GymLI)" w:date="2024-12-20T12:52:00Z" w16du:dateUtc="2024-12-20T11:52:00Z"/>
          <w:rFonts w:ascii="Consolas" w:eastAsia="Times New Roman" w:hAnsi="Consolas" w:cs="Times New Roman"/>
          <w:color w:val="000000"/>
          <w:kern w:val="0"/>
          <w:sz w:val="21"/>
          <w:szCs w:val="21"/>
          <w:lang w:val="en-US"/>
          <w14:ligatures w14:val="none"/>
        </w:rPr>
      </w:pPr>
      <w:ins w:id="1318" w:author="Landes, Finian (GymLI)" w:date="2024-12-20T12:52:00Z" w16du:dateUtc="2024-12-20T11:52:00Z">
        <w:r w:rsidRPr="00D833DB">
          <w:rPr>
            <w:rFonts w:ascii="Consolas" w:eastAsia="Times New Roman" w:hAnsi="Consolas" w:cs="Times New Roman"/>
            <w:color w:val="008000"/>
            <w:kern w:val="0"/>
            <w:sz w:val="21"/>
            <w:szCs w:val="21"/>
            <w:lang w:val="en-US"/>
            <w14:ligatures w14:val="none"/>
          </w:rPr>
          <w:t>#train, test, names_train, names_test = get_train_test_dataset(images, image_names, n_test_images)</w:t>
        </w:r>
      </w:ins>
    </w:p>
    <w:p w14:paraId="6893DBBC" w14:textId="77777777" w:rsidR="00BF1D70" w:rsidRPr="00D833DB" w:rsidRDefault="00BF1D70" w:rsidP="00BF1D70">
      <w:pPr>
        <w:pStyle w:val="ListParagraph"/>
        <w:numPr>
          <w:ilvl w:val="0"/>
          <w:numId w:val="7"/>
        </w:numPr>
        <w:shd w:val="clear" w:color="auto" w:fill="FFFFFF"/>
        <w:spacing w:after="0" w:line="285" w:lineRule="atLeast"/>
        <w:rPr>
          <w:ins w:id="1319" w:author="Landes, Finian (GymLI)" w:date="2024-12-20T12:52:00Z" w16du:dateUtc="2024-12-20T11:52:00Z"/>
          <w:rFonts w:ascii="Consolas" w:eastAsia="Times New Roman" w:hAnsi="Consolas" w:cs="Times New Roman"/>
          <w:color w:val="000000"/>
          <w:kern w:val="0"/>
          <w:sz w:val="21"/>
          <w:szCs w:val="21"/>
          <w:lang w:val="en-US"/>
          <w14:ligatures w14:val="none"/>
        </w:rPr>
      </w:pPr>
    </w:p>
    <w:p w14:paraId="0B61B668" w14:textId="77777777" w:rsidR="00BF1D70" w:rsidRPr="00BF1D70" w:rsidRDefault="00BF1D70" w:rsidP="00BF1D70">
      <w:pPr>
        <w:pStyle w:val="ListParagraph"/>
        <w:numPr>
          <w:ilvl w:val="0"/>
          <w:numId w:val="7"/>
        </w:numPr>
        <w:shd w:val="clear" w:color="auto" w:fill="FFFFFF"/>
        <w:spacing w:after="0" w:line="285" w:lineRule="atLeast"/>
        <w:rPr>
          <w:ins w:id="1320" w:author="Landes, Finian (GymLI)" w:date="2024-12-20T12:52:00Z" w16du:dateUtc="2024-12-20T11:52:00Z"/>
          <w:rFonts w:ascii="Consolas" w:eastAsia="Times New Roman" w:hAnsi="Consolas" w:cs="Times New Roman"/>
          <w:color w:val="000000"/>
          <w:kern w:val="0"/>
          <w:sz w:val="21"/>
          <w:szCs w:val="21"/>
          <w14:ligatures w14:val="none"/>
        </w:rPr>
      </w:pPr>
      <w:ins w:id="1321" w:author="Landes, Finian (GymLI)" w:date="2024-12-20T12:52:00Z" w16du:dateUtc="2024-12-20T11:52:00Z">
        <w:r w:rsidRPr="00BF1D70">
          <w:rPr>
            <w:rFonts w:ascii="Consolas" w:eastAsia="Times New Roman" w:hAnsi="Consolas" w:cs="Times New Roman"/>
            <w:color w:val="001080"/>
            <w:kern w:val="0"/>
            <w:sz w:val="21"/>
            <w:szCs w:val="21"/>
            <w14:ligatures w14:val="none"/>
          </w:rPr>
          <w:t>k</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int</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98658"/>
            <w:kern w:val="0"/>
            <w:sz w:val="21"/>
            <w:szCs w:val="21"/>
            <w14:ligatures w14:val="none"/>
          </w:rPr>
          <w:t>15</w:t>
        </w:r>
      </w:ins>
    </w:p>
    <w:p w14:paraId="3E9F77F7" w14:textId="77777777" w:rsidR="00BF1D70" w:rsidRPr="00BF1D70" w:rsidRDefault="00BF1D70" w:rsidP="00BF1D70">
      <w:pPr>
        <w:pStyle w:val="ListParagraph"/>
        <w:numPr>
          <w:ilvl w:val="0"/>
          <w:numId w:val="7"/>
        </w:numPr>
        <w:shd w:val="clear" w:color="auto" w:fill="FFFFFF"/>
        <w:spacing w:after="0" w:line="285" w:lineRule="atLeast"/>
        <w:rPr>
          <w:ins w:id="1322" w:author="Landes, Finian (GymLI)" w:date="2024-12-20T12:52:00Z" w16du:dateUtc="2024-12-20T11:52:00Z"/>
          <w:rFonts w:ascii="Consolas" w:eastAsia="Times New Roman" w:hAnsi="Consolas" w:cs="Times New Roman"/>
          <w:color w:val="000000"/>
          <w:kern w:val="0"/>
          <w:sz w:val="21"/>
          <w:szCs w:val="21"/>
          <w14:ligatures w14:val="none"/>
        </w:rPr>
      </w:pPr>
      <w:ins w:id="1323" w:author="Landes, Finian (GymLI)" w:date="2024-12-20T12:52:00Z" w16du:dateUtc="2024-12-20T11:52:00Z">
        <w:r w:rsidRPr="00BF1D70">
          <w:rPr>
            <w:rFonts w:ascii="Consolas" w:eastAsia="Times New Roman" w:hAnsi="Consolas" w:cs="Times New Roman"/>
            <w:color w:val="001080"/>
            <w:kern w:val="0"/>
            <w:sz w:val="21"/>
            <w:szCs w:val="21"/>
            <w14:ligatures w14:val="none"/>
          </w:rPr>
          <w:t>dimensions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ndarray</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01080"/>
            <w:kern w:val="0"/>
            <w:sz w:val="21"/>
            <w:szCs w:val="21"/>
            <w14:ligatures w14:val="none"/>
          </w:rPr>
          <w:t>train</w:t>
        </w:r>
        <w:r w:rsidRPr="00BF1D70">
          <w:rPr>
            <w:rFonts w:ascii="Consolas" w:eastAsia="Times New Roman" w:hAnsi="Consolas" w:cs="Times New Roman"/>
            <w:color w:val="000000"/>
            <w:kern w:val="0"/>
            <w:sz w:val="21"/>
            <w:szCs w:val="21"/>
            <w14:ligatures w14:val="none"/>
          </w:rPr>
          <w:t>.shape[</w:t>
        </w:r>
        <w:r w:rsidRPr="00BF1D70">
          <w:rPr>
            <w:rFonts w:ascii="Consolas" w:eastAsia="Times New Roman" w:hAnsi="Consolas" w:cs="Times New Roman"/>
            <w:color w:val="098658"/>
            <w:kern w:val="0"/>
            <w:sz w:val="21"/>
            <w:szCs w:val="21"/>
            <w14:ligatures w14:val="none"/>
          </w:rPr>
          <w:t>1</w:t>
        </w:r>
        <w:r w:rsidRPr="00BF1D70">
          <w:rPr>
            <w:rFonts w:ascii="Consolas" w:eastAsia="Times New Roman" w:hAnsi="Consolas" w:cs="Times New Roman"/>
            <w:color w:val="000000"/>
            <w:kern w:val="0"/>
            <w:sz w:val="21"/>
            <w:szCs w:val="21"/>
            <w14:ligatures w14:val="none"/>
          </w:rPr>
          <w:t>]</w:t>
        </w:r>
      </w:ins>
    </w:p>
    <w:p w14:paraId="06CA23D0" w14:textId="77777777" w:rsidR="00BF1D70" w:rsidRPr="00D833DB" w:rsidRDefault="00BF1D70" w:rsidP="00BF1D70">
      <w:pPr>
        <w:pStyle w:val="ListParagraph"/>
        <w:numPr>
          <w:ilvl w:val="0"/>
          <w:numId w:val="7"/>
        </w:numPr>
        <w:shd w:val="clear" w:color="auto" w:fill="FFFFFF"/>
        <w:spacing w:after="0" w:line="285" w:lineRule="atLeast"/>
        <w:rPr>
          <w:ins w:id="1324" w:author="Landes, Finian (GymLI)" w:date="2024-12-20T12:52:00Z" w16du:dateUtc="2024-12-20T11:52:00Z"/>
          <w:rFonts w:ascii="Consolas" w:eastAsia="Times New Roman" w:hAnsi="Consolas" w:cs="Times New Roman"/>
          <w:color w:val="000000"/>
          <w:kern w:val="0"/>
          <w:sz w:val="21"/>
          <w:szCs w:val="21"/>
          <w:lang w:val="en-US"/>
          <w14:ligatures w14:val="none"/>
        </w:rPr>
      </w:pPr>
      <w:ins w:id="1325" w:author="Landes, Finian (GymLI)" w:date="2024-12-20T12:52:00Z" w16du:dateUtc="2024-12-20T11:52:00Z">
        <w:r w:rsidRPr="00D833DB">
          <w:rPr>
            <w:rFonts w:ascii="Consolas" w:eastAsia="Times New Roman" w:hAnsi="Consolas" w:cs="Times New Roman"/>
            <w:color w:val="001080"/>
            <w:kern w:val="0"/>
            <w:sz w:val="21"/>
            <w:szCs w:val="21"/>
            <w:lang w:val="en-US"/>
            <w14:ligatures w14:val="none"/>
          </w:rPr>
          <w:t>meanface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mean</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train</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axis</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98658"/>
            <w:kern w:val="0"/>
            <w:sz w:val="21"/>
            <w:szCs w:val="21"/>
            <w:lang w:val="en-US"/>
            <w14:ligatures w14:val="none"/>
          </w:rPr>
          <w:t>0</w:t>
        </w:r>
        <w:r w:rsidRPr="00D833DB">
          <w:rPr>
            <w:rFonts w:ascii="Consolas" w:eastAsia="Times New Roman" w:hAnsi="Consolas" w:cs="Times New Roman"/>
            <w:color w:val="000000"/>
            <w:kern w:val="0"/>
            <w:sz w:val="21"/>
            <w:szCs w:val="21"/>
            <w:lang w:val="en-US"/>
            <w14:ligatures w14:val="none"/>
          </w:rPr>
          <w:t>)</w:t>
        </w:r>
      </w:ins>
    </w:p>
    <w:p w14:paraId="13CC9751" w14:textId="77777777" w:rsidR="00BF1D70" w:rsidRPr="00BF1D70" w:rsidRDefault="00BF1D70" w:rsidP="00BF1D70">
      <w:pPr>
        <w:pStyle w:val="ListParagraph"/>
        <w:numPr>
          <w:ilvl w:val="0"/>
          <w:numId w:val="7"/>
        </w:numPr>
        <w:shd w:val="clear" w:color="auto" w:fill="FFFFFF"/>
        <w:spacing w:after="0" w:line="285" w:lineRule="atLeast"/>
        <w:rPr>
          <w:ins w:id="1326" w:author="Landes, Finian (GymLI)" w:date="2024-12-20T12:52:00Z" w16du:dateUtc="2024-12-20T11:52:00Z"/>
          <w:rFonts w:ascii="Consolas" w:eastAsia="Times New Roman" w:hAnsi="Consolas" w:cs="Times New Roman"/>
          <w:color w:val="000000"/>
          <w:kern w:val="0"/>
          <w:sz w:val="21"/>
          <w:szCs w:val="21"/>
          <w14:ligatures w14:val="none"/>
        </w:rPr>
      </w:pPr>
      <w:ins w:id="1327" w:author="Landes, Finian (GymLI)" w:date="2024-12-20T12:52:00Z" w16du:dateUtc="2024-12-20T11:52:00Z">
        <w:r w:rsidRPr="00BF1D70">
          <w:rPr>
            <w:rFonts w:ascii="Consolas" w:eastAsia="Times New Roman" w:hAnsi="Consolas" w:cs="Times New Roman"/>
            <w:color w:val="0070C1"/>
            <w:kern w:val="0"/>
            <w:sz w:val="21"/>
            <w:szCs w:val="21"/>
            <w14:ligatures w14:val="none"/>
          </w:rPr>
          <w:t>A</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ndarray</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01080"/>
            <w:kern w:val="0"/>
            <w:sz w:val="21"/>
            <w:szCs w:val="21"/>
            <w14:ligatures w14:val="none"/>
          </w:rPr>
          <w:t>train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795E26"/>
            <w:kern w:val="0"/>
            <w:sz w:val="21"/>
            <w:szCs w:val="21"/>
            <w14:ligatures w14:val="none"/>
          </w:rPr>
          <w: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meanface</w:t>
        </w:r>
      </w:ins>
    </w:p>
    <w:p w14:paraId="2AD5AD1C" w14:textId="77777777" w:rsidR="00BF1D70" w:rsidRPr="00BF1D70" w:rsidRDefault="00BF1D70" w:rsidP="00BF1D70">
      <w:pPr>
        <w:pStyle w:val="ListParagraph"/>
        <w:numPr>
          <w:ilvl w:val="0"/>
          <w:numId w:val="7"/>
        </w:numPr>
        <w:shd w:val="clear" w:color="auto" w:fill="FFFFFF"/>
        <w:spacing w:after="0" w:line="285" w:lineRule="atLeast"/>
        <w:rPr>
          <w:ins w:id="1328" w:author="Landes, Finian (GymLI)" w:date="2024-12-20T12:52:00Z" w16du:dateUtc="2024-12-20T11:52:00Z"/>
          <w:rFonts w:ascii="Consolas" w:eastAsia="Times New Roman" w:hAnsi="Consolas" w:cs="Times New Roman"/>
          <w:color w:val="000000"/>
          <w:kern w:val="0"/>
          <w:sz w:val="21"/>
          <w:szCs w:val="21"/>
          <w14:ligatures w14:val="none"/>
        </w:rPr>
      </w:pPr>
      <w:ins w:id="1329" w:author="Landes, Finian (GymLI)" w:date="2024-12-20T12:52:00Z" w16du:dateUtc="2024-12-20T11:52:00Z">
        <w:r w:rsidRPr="00BF1D70">
          <w:rPr>
            <w:rFonts w:ascii="Consolas" w:eastAsia="Times New Roman" w:hAnsi="Consolas" w:cs="Times New Roman"/>
            <w:color w:val="001080"/>
            <w:kern w:val="0"/>
            <w:sz w:val="21"/>
            <w:szCs w:val="21"/>
            <w14:ligatures w14:val="none"/>
          </w:rPr>
          <w:t>eigenfaces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70C1"/>
            <w:kern w:val="0"/>
            <w:sz w:val="21"/>
            <w:szCs w:val="21"/>
            <w14:ligatures w14:val="none"/>
          </w:rPr>
          <w:t>VT</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linalg</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svd</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70C1"/>
            <w:kern w:val="0"/>
            <w:sz w:val="21"/>
            <w:szCs w:val="21"/>
            <w14:ligatures w14:val="none"/>
          </w:rPr>
          <w:t>A</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transpose</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full_matrices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00FF"/>
            <w:kern w:val="0"/>
            <w:sz w:val="21"/>
            <w:szCs w:val="21"/>
            <w14:ligatures w14:val="none"/>
          </w:rPr>
          <w:t>False</w:t>
        </w:r>
        <w:r w:rsidRPr="00BF1D70">
          <w:rPr>
            <w:rFonts w:ascii="Consolas" w:eastAsia="Times New Roman" w:hAnsi="Consolas" w:cs="Times New Roman"/>
            <w:color w:val="000000"/>
            <w:kern w:val="0"/>
            <w:sz w:val="21"/>
            <w:szCs w:val="21"/>
            <w14:ligatures w14:val="none"/>
          </w:rPr>
          <w:t>)</w:t>
        </w:r>
      </w:ins>
    </w:p>
    <w:p w14:paraId="625EC4DD" w14:textId="77777777" w:rsidR="00BF1D70" w:rsidRPr="00BF1D70" w:rsidRDefault="00BF1D70" w:rsidP="00BF1D70">
      <w:pPr>
        <w:pStyle w:val="ListParagraph"/>
        <w:numPr>
          <w:ilvl w:val="0"/>
          <w:numId w:val="7"/>
        </w:numPr>
        <w:shd w:val="clear" w:color="auto" w:fill="FFFFFF"/>
        <w:spacing w:after="0" w:line="285" w:lineRule="atLeast"/>
        <w:rPr>
          <w:ins w:id="1330" w:author="Landes, Finian (GymLI)" w:date="2024-12-20T12:52:00Z" w16du:dateUtc="2024-12-20T11:52:00Z"/>
          <w:rFonts w:ascii="Consolas" w:eastAsia="Times New Roman" w:hAnsi="Consolas" w:cs="Times New Roman"/>
          <w:color w:val="000000"/>
          <w:kern w:val="0"/>
          <w:sz w:val="21"/>
          <w:szCs w:val="21"/>
          <w14:ligatures w14:val="none"/>
        </w:rPr>
      </w:pPr>
      <w:ins w:id="1331" w:author="Landes, Finian (GymLI)" w:date="2024-12-20T12:52:00Z" w16du:dateUtc="2024-12-20T11:52:00Z">
        <w:r w:rsidRPr="00BF1D70">
          <w:rPr>
            <w:rFonts w:ascii="Consolas" w:eastAsia="Times New Roman" w:hAnsi="Consolas" w:cs="Times New Roman"/>
            <w:color w:val="001080"/>
            <w:kern w:val="0"/>
            <w:sz w:val="21"/>
            <w:szCs w:val="21"/>
            <w14:ligatures w14:val="none"/>
          </w:rPr>
          <w:t>eigenfaces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ndarray</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01080"/>
            <w:kern w:val="0"/>
            <w:sz w:val="21"/>
            <w:szCs w:val="21"/>
            <w14:ligatures w14:val="none"/>
          </w:rPr>
          <w:t>eigenfaces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transpose</w:t>
        </w:r>
        <w:r w:rsidRPr="00BF1D70">
          <w:rPr>
            <w:rFonts w:ascii="Consolas" w:eastAsia="Times New Roman" w:hAnsi="Consolas" w:cs="Times New Roman"/>
            <w:color w:val="000000"/>
            <w:kern w:val="0"/>
            <w:sz w:val="21"/>
            <w:szCs w:val="21"/>
            <w14:ligatures w14:val="none"/>
          </w:rPr>
          <w:t>()</w:t>
        </w:r>
      </w:ins>
    </w:p>
    <w:p w14:paraId="68B34D3E" w14:textId="77777777" w:rsidR="00BF1D70" w:rsidRPr="00D833DB" w:rsidRDefault="00BF1D70" w:rsidP="00BF1D70">
      <w:pPr>
        <w:pStyle w:val="ListParagraph"/>
        <w:numPr>
          <w:ilvl w:val="0"/>
          <w:numId w:val="7"/>
        </w:numPr>
        <w:shd w:val="clear" w:color="auto" w:fill="FFFFFF"/>
        <w:spacing w:after="0" w:line="285" w:lineRule="atLeast"/>
        <w:rPr>
          <w:ins w:id="1332" w:author="Landes, Finian (GymLI)" w:date="2024-12-20T12:52:00Z" w16du:dateUtc="2024-12-20T11:52:00Z"/>
          <w:rFonts w:ascii="Consolas" w:eastAsia="Times New Roman" w:hAnsi="Consolas" w:cs="Times New Roman"/>
          <w:color w:val="000000"/>
          <w:kern w:val="0"/>
          <w:sz w:val="21"/>
          <w:szCs w:val="21"/>
          <w:lang w:val="fr-CH"/>
          <w14:ligatures w14:val="none"/>
        </w:rPr>
      </w:pPr>
      <w:ins w:id="1333" w:author="Landes, Finian (GymLI)" w:date="2024-12-20T12:52:00Z" w16du:dateUtc="2024-12-20T11:52:00Z">
        <w:r w:rsidRPr="00D833DB">
          <w:rPr>
            <w:rFonts w:ascii="Consolas" w:eastAsia="Times New Roman" w:hAnsi="Consolas" w:cs="Times New Roman"/>
            <w:color w:val="001080"/>
            <w:kern w:val="0"/>
            <w:sz w:val="21"/>
            <w:szCs w:val="21"/>
            <w:lang w:val="fr-CH"/>
            <w14:ligatures w14:val="none"/>
          </w:rPr>
          <w:t>coeff_mat</w:t>
        </w:r>
        <w:r w:rsidRPr="00D833DB">
          <w:rPr>
            <w:rFonts w:ascii="Consolas" w:eastAsia="Times New Roman" w:hAnsi="Consolas" w:cs="Times New Roman"/>
            <w:color w:val="000000"/>
            <w:kern w:val="0"/>
            <w:sz w:val="21"/>
            <w:szCs w:val="21"/>
            <w:lang w:val="fr-CH"/>
            <w14:ligatures w14:val="none"/>
          </w:rPr>
          <w:t xml:space="preserve">: </w:t>
        </w:r>
        <w:r w:rsidRPr="00D833DB">
          <w:rPr>
            <w:rFonts w:ascii="Consolas" w:eastAsia="Times New Roman" w:hAnsi="Consolas" w:cs="Times New Roman"/>
            <w:color w:val="267F99"/>
            <w:kern w:val="0"/>
            <w:sz w:val="21"/>
            <w:szCs w:val="21"/>
            <w:lang w:val="fr-CH"/>
            <w14:ligatures w14:val="none"/>
          </w:rPr>
          <w:t>np</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267F99"/>
            <w:kern w:val="0"/>
            <w:sz w:val="21"/>
            <w:szCs w:val="21"/>
            <w:lang w:val="fr-CH"/>
            <w14:ligatures w14:val="none"/>
          </w:rPr>
          <w:t>ndarray</w:t>
        </w:r>
        <w:r w:rsidRPr="00D833DB">
          <w:rPr>
            <w:rFonts w:ascii="Consolas" w:eastAsia="Times New Roman" w:hAnsi="Consolas" w:cs="Times New Roman"/>
            <w:color w:val="000000"/>
            <w:kern w:val="0"/>
            <w:sz w:val="21"/>
            <w:szCs w:val="21"/>
            <w:lang w:val="fr-CH"/>
            <w14:ligatures w14:val="none"/>
          </w:rPr>
          <w:t xml:space="preserve"> = </w:t>
        </w:r>
        <w:r w:rsidRPr="00D833DB">
          <w:rPr>
            <w:rFonts w:ascii="Consolas" w:eastAsia="Times New Roman" w:hAnsi="Consolas" w:cs="Times New Roman"/>
            <w:color w:val="795E26"/>
            <w:kern w:val="0"/>
            <w:sz w:val="21"/>
            <w:szCs w:val="21"/>
            <w:lang w:val="fr-CH"/>
            <w14:ligatures w14:val="none"/>
          </w:rPr>
          <w:t>coeff_matrix</w:t>
        </w:r>
        <w:r w:rsidRPr="00D833DB">
          <w:rPr>
            <w:rFonts w:ascii="Consolas" w:eastAsia="Times New Roman" w:hAnsi="Consolas" w:cs="Times New Roman"/>
            <w:color w:val="000000"/>
            <w:kern w:val="0"/>
            <w:sz w:val="21"/>
            <w:szCs w:val="21"/>
            <w:lang w:val="fr-CH"/>
            <w14:ligatures w14:val="none"/>
          </w:rPr>
          <w:t>(</w:t>
        </w:r>
        <w:r w:rsidRPr="00D833DB">
          <w:rPr>
            <w:rFonts w:ascii="Consolas" w:eastAsia="Times New Roman" w:hAnsi="Consolas" w:cs="Times New Roman"/>
            <w:color w:val="001080"/>
            <w:kern w:val="0"/>
            <w:sz w:val="21"/>
            <w:szCs w:val="21"/>
            <w:lang w:val="fr-CH"/>
            <w14:ligatures w14:val="none"/>
          </w:rPr>
          <w:t>meanface</w:t>
        </w:r>
        <w:r w:rsidRPr="00D833DB">
          <w:rPr>
            <w:rFonts w:ascii="Consolas" w:eastAsia="Times New Roman" w:hAnsi="Consolas" w:cs="Times New Roman"/>
            <w:color w:val="000000"/>
            <w:kern w:val="0"/>
            <w:sz w:val="21"/>
            <w:szCs w:val="21"/>
            <w:lang w:val="fr-CH"/>
            <w14:ligatures w14:val="none"/>
          </w:rPr>
          <w:t xml:space="preserve">, </w:t>
        </w:r>
        <w:r w:rsidRPr="00D833DB">
          <w:rPr>
            <w:rFonts w:ascii="Consolas" w:eastAsia="Times New Roman" w:hAnsi="Consolas" w:cs="Times New Roman"/>
            <w:color w:val="001080"/>
            <w:kern w:val="0"/>
            <w:sz w:val="21"/>
            <w:szCs w:val="21"/>
            <w:lang w:val="fr-CH"/>
            <w14:ligatures w14:val="none"/>
          </w:rPr>
          <w:t>eigenfaces</w:t>
        </w:r>
        <w:r w:rsidRPr="00D833DB">
          <w:rPr>
            <w:rFonts w:ascii="Consolas" w:eastAsia="Times New Roman" w:hAnsi="Consolas" w:cs="Times New Roman"/>
            <w:color w:val="000000"/>
            <w:kern w:val="0"/>
            <w:sz w:val="21"/>
            <w:szCs w:val="21"/>
            <w:lang w:val="fr-CH"/>
            <w14:ligatures w14:val="none"/>
          </w:rPr>
          <w:t xml:space="preserve">, </w:t>
        </w:r>
        <w:r w:rsidRPr="00D833DB">
          <w:rPr>
            <w:rFonts w:ascii="Consolas" w:eastAsia="Times New Roman" w:hAnsi="Consolas" w:cs="Times New Roman"/>
            <w:color w:val="001080"/>
            <w:kern w:val="0"/>
            <w:sz w:val="21"/>
            <w:szCs w:val="21"/>
            <w:lang w:val="fr-CH"/>
            <w14:ligatures w14:val="none"/>
          </w:rPr>
          <w:t>train</w:t>
        </w:r>
        <w:r w:rsidRPr="00D833DB">
          <w:rPr>
            <w:rFonts w:ascii="Consolas" w:eastAsia="Times New Roman" w:hAnsi="Consolas" w:cs="Times New Roman"/>
            <w:color w:val="000000"/>
            <w:kern w:val="0"/>
            <w:sz w:val="21"/>
            <w:szCs w:val="21"/>
            <w:lang w:val="fr-CH"/>
            <w14:ligatures w14:val="none"/>
          </w:rPr>
          <w:t>)</w:t>
        </w:r>
      </w:ins>
    </w:p>
    <w:p w14:paraId="41A72023" w14:textId="77777777" w:rsidR="00BF1D70" w:rsidRPr="00D833DB" w:rsidRDefault="00BF1D70" w:rsidP="00BF1D70">
      <w:pPr>
        <w:pStyle w:val="ListParagraph"/>
        <w:numPr>
          <w:ilvl w:val="0"/>
          <w:numId w:val="7"/>
        </w:numPr>
        <w:shd w:val="clear" w:color="auto" w:fill="FFFFFF"/>
        <w:spacing w:after="0" w:line="285" w:lineRule="atLeast"/>
        <w:rPr>
          <w:ins w:id="1334" w:author="Landes, Finian (GymLI)" w:date="2024-12-20T12:52:00Z" w16du:dateUtc="2024-12-20T11:52:00Z"/>
          <w:rFonts w:ascii="Consolas" w:eastAsia="Times New Roman" w:hAnsi="Consolas" w:cs="Times New Roman"/>
          <w:color w:val="000000"/>
          <w:kern w:val="0"/>
          <w:sz w:val="21"/>
          <w:szCs w:val="21"/>
          <w:lang w:val="fr-CH"/>
          <w14:ligatures w14:val="none"/>
        </w:rPr>
      </w:pPr>
    </w:p>
    <w:p w14:paraId="4388A5AC" w14:textId="77777777" w:rsidR="00BF1D70" w:rsidRPr="00D833DB" w:rsidRDefault="00BF1D70" w:rsidP="00BF1D70">
      <w:pPr>
        <w:pStyle w:val="ListParagraph"/>
        <w:numPr>
          <w:ilvl w:val="0"/>
          <w:numId w:val="7"/>
        </w:numPr>
        <w:shd w:val="clear" w:color="auto" w:fill="FFFFFF"/>
        <w:spacing w:after="0" w:line="285" w:lineRule="atLeast"/>
        <w:rPr>
          <w:ins w:id="1335" w:author="Landes, Finian (GymLI)" w:date="2024-12-20T12:52:00Z" w16du:dateUtc="2024-12-20T11:52:00Z"/>
          <w:rFonts w:ascii="Consolas" w:eastAsia="Times New Roman" w:hAnsi="Consolas" w:cs="Times New Roman"/>
          <w:color w:val="000000"/>
          <w:kern w:val="0"/>
          <w:sz w:val="21"/>
          <w:szCs w:val="21"/>
          <w:lang w:val="en-US"/>
          <w14:ligatures w14:val="none"/>
        </w:rPr>
      </w:pPr>
      <w:ins w:id="1336" w:author="Landes, Finian (GymLI)" w:date="2024-12-20T12:52:00Z" w16du:dateUtc="2024-12-20T11:52:00Z">
        <w:r w:rsidRPr="00D833DB">
          <w:rPr>
            <w:rFonts w:ascii="Consolas" w:eastAsia="Times New Roman" w:hAnsi="Consolas" w:cs="Times New Roman"/>
            <w:color w:val="001080"/>
            <w:kern w:val="0"/>
            <w:sz w:val="21"/>
            <w:szCs w:val="21"/>
            <w:lang w:val="en-US"/>
            <w14:ligatures w14:val="none"/>
          </w:rPr>
          <w:t>points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01080"/>
            <w:kern w:val="0"/>
            <w:sz w:val="21"/>
            <w:szCs w:val="21"/>
            <w:lang w:val="en-US"/>
            <w14:ligatures w14:val="none"/>
          </w:rPr>
          <w:t>coeff_mat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T</w:t>
        </w:r>
      </w:ins>
    </w:p>
    <w:p w14:paraId="6C4891D8" w14:textId="77777777" w:rsidR="00BF1D70" w:rsidRPr="00BF1D70" w:rsidRDefault="00BF1D70" w:rsidP="00BF1D70">
      <w:pPr>
        <w:pStyle w:val="ListParagraph"/>
        <w:numPr>
          <w:ilvl w:val="0"/>
          <w:numId w:val="7"/>
        </w:numPr>
        <w:shd w:val="clear" w:color="auto" w:fill="FFFFFF"/>
        <w:spacing w:after="0" w:line="285" w:lineRule="atLeast"/>
        <w:rPr>
          <w:ins w:id="1337" w:author="Landes, Finian (GymLI)" w:date="2024-12-20T12:52:00Z" w16du:dateUtc="2024-12-20T11:52:00Z"/>
          <w:rFonts w:ascii="Consolas" w:eastAsia="Times New Roman" w:hAnsi="Consolas" w:cs="Times New Roman"/>
          <w:color w:val="000000"/>
          <w:kern w:val="0"/>
          <w:sz w:val="21"/>
          <w:szCs w:val="21"/>
          <w14:ligatures w14:val="none"/>
        </w:rPr>
      </w:pPr>
      <w:ins w:id="1338" w:author="Landes, Finian (GymLI)" w:date="2024-12-20T12:52:00Z" w16du:dateUtc="2024-12-20T11:52:00Z">
        <w:r w:rsidRPr="00BF1D70">
          <w:rPr>
            <w:rFonts w:ascii="Consolas" w:eastAsia="Times New Roman" w:hAnsi="Consolas" w:cs="Times New Roman"/>
            <w:color w:val="001080"/>
            <w:kern w:val="0"/>
            <w:sz w:val="21"/>
            <w:szCs w:val="21"/>
            <w14:ligatures w14:val="none"/>
          </w:rPr>
          <w:t>classification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list</w:t>
        </w:r>
        <w:r w:rsidRPr="00BF1D70">
          <w:rPr>
            <w:rFonts w:ascii="Consolas" w:eastAsia="Times New Roman" w:hAnsi="Consolas" w:cs="Times New Roman"/>
            <w:color w:val="000000"/>
            <w:kern w:val="0"/>
            <w:sz w:val="21"/>
            <w:szCs w:val="21"/>
            <w14:ligatures w14:val="none"/>
          </w:rPr>
          <w:t xml:space="preserve"> = []</w:t>
        </w:r>
      </w:ins>
    </w:p>
    <w:p w14:paraId="37100DEB" w14:textId="77777777" w:rsidR="00BF1D70" w:rsidRPr="00BF1D70" w:rsidRDefault="00BF1D70" w:rsidP="00BF1D70">
      <w:pPr>
        <w:pStyle w:val="ListParagraph"/>
        <w:numPr>
          <w:ilvl w:val="0"/>
          <w:numId w:val="7"/>
        </w:numPr>
        <w:shd w:val="clear" w:color="auto" w:fill="FFFFFF"/>
        <w:spacing w:after="0" w:line="285" w:lineRule="atLeast"/>
        <w:rPr>
          <w:ins w:id="1339" w:author="Landes, Finian (GymLI)" w:date="2024-12-20T12:52:00Z" w16du:dateUtc="2024-12-20T11:52:00Z"/>
          <w:rFonts w:ascii="Consolas" w:eastAsia="Times New Roman" w:hAnsi="Consolas" w:cs="Times New Roman"/>
          <w:color w:val="000000"/>
          <w:kern w:val="0"/>
          <w:sz w:val="21"/>
          <w:szCs w:val="21"/>
          <w14:ligatures w14:val="none"/>
        </w:rPr>
      </w:pPr>
      <w:ins w:id="1340" w:author="Landes, Finian (GymLI)" w:date="2024-12-20T12:52:00Z" w16du:dateUtc="2024-12-20T11:52:00Z">
        <w:r w:rsidRPr="00BF1D70">
          <w:rPr>
            <w:rFonts w:ascii="Consolas" w:eastAsia="Times New Roman" w:hAnsi="Consolas" w:cs="Times New Roman"/>
            <w:color w:val="001080"/>
            <w:kern w:val="0"/>
            <w:sz w:val="21"/>
            <w:szCs w:val="21"/>
            <w14:ligatures w14:val="none"/>
          </w:rPr>
          <w:t>socre</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98658"/>
            <w:kern w:val="0"/>
            <w:sz w:val="21"/>
            <w:szCs w:val="21"/>
            <w14:ligatures w14:val="none"/>
          </w:rPr>
          <w:t>0</w:t>
        </w:r>
      </w:ins>
    </w:p>
    <w:p w14:paraId="7DF2D359" w14:textId="77777777" w:rsidR="00BF1D70" w:rsidRPr="00BF1D70" w:rsidRDefault="00BF1D70" w:rsidP="00BF1D70">
      <w:pPr>
        <w:pStyle w:val="ListParagraph"/>
        <w:numPr>
          <w:ilvl w:val="0"/>
          <w:numId w:val="7"/>
        </w:numPr>
        <w:shd w:val="clear" w:color="auto" w:fill="FFFFFF"/>
        <w:spacing w:after="0" w:line="285" w:lineRule="atLeast"/>
        <w:rPr>
          <w:ins w:id="1341" w:author="Landes, Finian (GymLI)" w:date="2024-12-20T12:52:00Z" w16du:dateUtc="2024-12-20T11:52:00Z"/>
          <w:rFonts w:ascii="Consolas" w:eastAsia="Times New Roman" w:hAnsi="Consolas" w:cs="Times New Roman"/>
          <w:color w:val="000000"/>
          <w:kern w:val="0"/>
          <w:sz w:val="21"/>
          <w:szCs w:val="21"/>
          <w14:ligatures w14:val="none"/>
        </w:rPr>
      </w:pPr>
    </w:p>
    <w:p w14:paraId="67A2FB82" w14:textId="77777777" w:rsidR="00BF1D70" w:rsidRPr="00BF1D70" w:rsidRDefault="00BF1D70" w:rsidP="00BF1D70">
      <w:pPr>
        <w:pStyle w:val="ListParagraph"/>
        <w:numPr>
          <w:ilvl w:val="0"/>
          <w:numId w:val="7"/>
        </w:numPr>
        <w:shd w:val="clear" w:color="auto" w:fill="FFFFFF"/>
        <w:spacing w:after="0" w:line="285" w:lineRule="atLeast"/>
        <w:rPr>
          <w:ins w:id="1342" w:author="Landes, Finian (GymLI)" w:date="2024-12-20T12:52:00Z" w16du:dateUtc="2024-12-20T11:52:00Z"/>
          <w:rFonts w:ascii="Consolas" w:eastAsia="Times New Roman" w:hAnsi="Consolas" w:cs="Times New Roman"/>
          <w:color w:val="000000"/>
          <w:kern w:val="0"/>
          <w:sz w:val="21"/>
          <w:szCs w:val="21"/>
          <w14:ligatures w14:val="none"/>
        </w:rPr>
      </w:pPr>
      <w:ins w:id="1343" w:author="Landes, Finian (GymLI)" w:date="2024-12-20T12:52:00Z" w16du:dateUtc="2024-12-20T11:52:00Z">
        <w:r w:rsidRPr="00BF1D70">
          <w:rPr>
            <w:rFonts w:ascii="Consolas" w:eastAsia="Times New Roman" w:hAnsi="Consolas" w:cs="Times New Roman"/>
            <w:color w:val="001080"/>
            <w:kern w:val="0"/>
            <w:sz w:val="21"/>
            <w:szCs w:val="21"/>
            <w14:ligatures w14:val="none"/>
          </w:rPr>
          <w:t>centroids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ndarray</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795E26"/>
            <w:kern w:val="0"/>
            <w:sz w:val="21"/>
            <w:szCs w:val="21"/>
            <w14:ligatures w14:val="none"/>
          </w:rPr>
          <w:t>init_centroids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k</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points</w:t>
        </w:r>
        <w:r w:rsidRPr="00BF1D70">
          <w:rPr>
            <w:rFonts w:ascii="Consolas" w:eastAsia="Times New Roman" w:hAnsi="Consolas" w:cs="Times New Roman"/>
            <w:color w:val="000000"/>
            <w:kern w:val="0"/>
            <w:sz w:val="21"/>
            <w:szCs w:val="21"/>
            <w14:ligatures w14:val="none"/>
          </w:rPr>
          <w:t>)</w:t>
        </w:r>
      </w:ins>
    </w:p>
    <w:p w14:paraId="7297A5EE" w14:textId="77777777" w:rsidR="00BF1D70" w:rsidRPr="00BF1D70" w:rsidRDefault="00BF1D70" w:rsidP="00BF1D70">
      <w:pPr>
        <w:pStyle w:val="ListParagraph"/>
        <w:numPr>
          <w:ilvl w:val="0"/>
          <w:numId w:val="7"/>
        </w:numPr>
        <w:shd w:val="clear" w:color="auto" w:fill="FFFFFF"/>
        <w:spacing w:after="0" w:line="285" w:lineRule="atLeast"/>
        <w:rPr>
          <w:ins w:id="1344" w:author="Landes, Finian (GymLI)" w:date="2024-12-20T12:52:00Z" w16du:dateUtc="2024-12-20T11:52:00Z"/>
          <w:rFonts w:ascii="Consolas" w:eastAsia="Times New Roman" w:hAnsi="Consolas" w:cs="Times New Roman"/>
          <w:color w:val="000000"/>
          <w:kern w:val="0"/>
          <w:sz w:val="21"/>
          <w:szCs w:val="21"/>
          <w14:ligatures w14:val="none"/>
        </w:rPr>
      </w:pPr>
      <w:ins w:id="1345" w:author="Landes, Finian (GymLI)" w:date="2024-12-20T12:52:00Z" w16du:dateUtc="2024-12-20T11:52:00Z">
        <w:r w:rsidRPr="00BF1D70">
          <w:rPr>
            <w:rFonts w:ascii="Consolas" w:eastAsia="Times New Roman" w:hAnsi="Consolas" w:cs="Times New Roman"/>
            <w:color w:val="001080"/>
            <w:kern w:val="0"/>
            <w:sz w:val="21"/>
            <w:szCs w:val="21"/>
            <w14:ligatures w14:val="none"/>
          </w:rPr>
          <w:t>init_cent</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np</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267F99"/>
            <w:kern w:val="0"/>
            <w:sz w:val="21"/>
            <w:szCs w:val="21"/>
            <w14:ligatures w14:val="none"/>
          </w:rPr>
          <w:t>ndarray</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01080"/>
            <w:kern w:val="0"/>
            <w:sz w:val="21"/>
            <w:szCs w:val="21"/>
            <w14:ligatures w14:val="none"/>
          </w:rPr>
          <w:t>centroids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copy</w:t>
        </w:r>
        <w:r w:rsidRPr="00BF1D70">
          <w:rPr>
            <w:rFonts w:ascii="Consolas" w:eastAsia="Times New Roman" w:hAnsi="Consolas" w:cs="Times New Roman"/>
            <w:color w:val="000000"/>
            <w:kern w:val="0"/>
            <w:sz w:val="21"/>
            <w:szCs w:val="21"/>
            <w14:ligatures w14:val="none"/>
          </w:rPr>
          <w:t>()</w:t>
        </w:r>
      </w:ins>
    </w:p>
    <w:p w14:paraId="3EC59765" w14:textId="77777777" w:rsidR="00BF1D70" w:rsidRPr="00D833DB" w:rsidRDefault="00BF1D70" w:rsidP="00BF1D70">
      <w:pPr>
        <w:pStyle w:val="ListParagraph"/>
        <w:numPr>
          <w:ilvl w:val="0"/>
          <w:numId w:val="7"/>
        </w:numPr>
        <w:shd w:val="clear" w:color="auto" w:fill="FFFFFF"/>
        <w:spacing w:after="0" w:line="285" w:lineRule="atLeast"/>
        <w:rPr>
          <w:ins w:id="1346" w:author="Landes, Finian (GymLI)" w:date="2024-12-20T12:52:00Z" w16du:dateUtc="2024-12-20T11:52:00Z"/>
          <w:rFonts w:ascii="Consolas" w:eastAsia="Times New Roman" w:hAnsi="Consolas" w:cs="Times New Roman"/>
          <w:color w:val="000000"/>
          <w:kern w:val="0"/>
          <w:sz w:val="21"/>
          <w:szCs w:val="21"/>
          <w:lang w:val="en-US"/>
          <w14:ligatures w14:val="none"/>
        </w:rPr>
      </w:pPr>
      <w:ins w:id="1347" w:author="Landes, Finian (GymLI)" w:date="2024-12-20T12:52:00Z" w16du:dateUtc="2024-12-20T11:52:00Z">
        <w:r w:rsidRPr="00D833DB">
          <w:rPr>
            <w:rFonts w:ascii="Consolas" w:eastAsia="Times New Roman" w:hAnsi="Consolas" w:cs="Times New Roman"/>
            <w:color w:val="001080"/>
            <w:kern w:val="0"/>
            <w:sz w:val="21"/>
            <w:szCs w:val="21"/>
            <w:lang w:val="en-US"/>
            <w14:ligatures w14:val="none"/>
          </w:rPr>
          <w:t>last_centroids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267F99"/>
            <w:kern w:val="0"/>
            <w:sz w:val="21"/>
            <w:szCs w:val="21"/>
            <w:lang w:val="en-US"/>
            <w14:ligatures w14:val="none"/>
          </w:rPr>
          <w:t>ndarray</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np</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795E26"/>
            <w:kern w:val="0"/>
            <w:sz w:val="21"/>
            <w:szCs w:val="21"/>
            <w:lang w:val="en-US"/>
            <w14:ligatures w14:val="none"/>
          </w:rPr>
          <w:t>zeros_like</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centroids</w:t>
        </w:r>
        <w:r w:rsidRPr="00D833DB">
          <w:rPr>
            <w:rFonts w:ascii="Consolas" w:eastAsia="Times New Roman" w:hAnsi="Consolas" w:cs="Times New Roman"/>
            <w:color w:val="000000"/>
            <w:kern w:val="0"/>
            <w:sz w:val="21"/>
            <w:szCs w:val="21"/>
            <w:lang w:val="en-US"/>
            <w14:ligatures w14:val="none"/>
          </w:rPr>
          <w:t>)</w:t>
        </w:r>
      </w:ins>
    </w:p>
    <w:p w14:paraId="3D4DC1F4" w14:textId="77777777" w:rsidR="00BF1D70" w:rsidRPr="00D833DB" w:rsidRDefault="00BF1D70" w:rsidP="00BF1D70">
      <w:pPr>
        <w:pStyle w:val="ListParagraph"/>
        <w:numPr>
          <w:ilvl w:val="0"/>
          <w:numId w:val="7"/>
        </w:numPr>
        <w:shd w:val="clear" w:color="auto" w:fill="FFFFFF"/>
        <w:spacing w:after="0" w:line="285" w:lineRule="atLeast"/>
        <w:rPr>
          <w:ins w:id="1348" w:author="Landes, Finian (GymLI)" w:date="2024-12-20T12:52:00Z" w16du:dateUtc="2024-12-20T11:52:00Z"/>
          <w:rFonts w:ascii="Consolas" w:eastAsia="Times New Roman" w:hAnsi="Consolas" w:cs="Times New Roman"/>
          <w:color w:val="000000"/>
          <w:kern w:val="0"/>
          <w:sz w:val="21"/>
          <w:szCs w:val="21"/>
          <w:lang w:val="en-US"/>
          <w14:ligatures w14:val="none"/>
        </w:rPr>
      </w:pPr>
    </w:p>
    <w:p w14:paraId="6B167352" w14:textId="77777777" w:rsidR="00BF1D70" w:rsidRPr="00D833DB" w:rsidRDefault="00BF1D70" w:rsidP="00BF1D70">
      <w:pPr>
        <w:pStyle w:val="ListParagraph"/>
        <w:numPr>
          <w:ilvl w:val="0"/>
          <w:numId w:val="7"/>
        </w:numPr>
        <w:shd w:val="clear" w:color="auto" w:fill="FFFFFF"/>
        <w:spacing w:after="0" w:line="285" w:lineRule="atLeast"/>
        <w:rPr>
          <w:ins w:id="1349" w:author="Landes, Finian (GymLI)" w:date="2024-12-20T12:52:00Z" w16du:dateUtc="2024-12-20T11:52:00Z"/>
          <w:rFonts w:ascii="Consolas" w:eastAsia="Times New Roman" w:hAnsi="Consolas" w:cs="Times New Roman"/>
          <w:color w:val="000000"/>
          <w:kern w:val="0"/>
          <w:sz w:val="21"/>
          <w:szCs w:val="21"/>
          <w:lang w:val="en-US"/>
          <w14:ligatures w14:val="none"/>
        </w:rPr>
      </w:pPr>
      <w:ins w:id="1350" w:author="Landes, Finian (GymLI)" w:date="2024-12-20T12:52:00Z" w16du:dateUtc="2024-12-20T11:52:00Z">
        <w:r w:rsidRPr="00D833DB">
          <w:rPr>
            <w:rFonts w:ascii="Consolas" w:eastAsia="Times New Roman" w:hAnsi="Consolas" w:cs="Times New Roman"/>
            <w:color w:val="AF00DB"/>
            <w:kern w:val="0"/>
            <w:sz w:val="21"/>
            <w:szCs w:val="21"/>
            <w:lang w:val="en-US"/>
            <w14:ligatures w14:val="none"/>
          </w:rPr>
          <w:t>while</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795E26"/>
            <w:kern w:val="0"/>
            <w:sz w:val="21"/>
            <w:szCs w:val="21"/>
            <w:lang w:val="en-US"/>
            <w14:ligatures w14:val="none"/>
          </w:rPr>
          <w:t>is_not_converged</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last_centroids</w:t>
        </w:r>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1080"/>
            <w:kern w:val="0"/>
            <w:sz w:val="21"/>
            <w:szCs w:val="21"/>
            <w:lang w:val="en-US"/>
            <w14:ligatures w14:val="none"/>
          </w:rPr>
          <w:t>centroids</w:t>
        </w:r>
        <w:r w:rsidRPr="00D833DB">
          <w:rPr>
            <w:rFonts w:ascii="Consolas" w:eastAsia="Times New Roman" w:hAnsi="Consolas" w:cs="Times New Roman"/>
            <w:color w:val="000000"/>
            <w:kern w:val="0"/>
            <w:sz w:val="21"/>
            <w:szCs w:val="21"/>
            <w:lang w:val="en-US"/>
            <w14:ligatures w14:val="none"/>
          </w:rPr>
          <w:t>):</w:t>
        </w:r>
      </w:ins>
    </w:p>
    <w:p w14:paraId="57530E25" w14:textId="77777777" w:rsidR="00BF1D70" w:rsidRPr="00BF1D70" w:rsidRDefault="00BF1D70" w:rsidP="00BF1D70">
      <w:pPr>
        <w:pStyle w:val="ListParagraph"/>
        <w:numPr>
          <w:ilvl w:val="0"/>
          <w:numId w:val="7"/>
        </w:numPr>
        <w:shd w:val="clear" w:color="auto" w:fill="FFFFFF"/>
        <w:spacing w:after="0" w:line="285" w:lineRule="atLeast"/>
        <w:rPr>
          <w:ins w:id="1351" w:author="Landes, Finian (GymLI)" w:date="2024-12-20T12:52:00Z" w16du:dateUtc="2024-12-20T11:52:00Z"/>
          <w:rFonts w:ascii="Consolas" w:eastAsia="Times New Roman" w:hAnsi="Consolas" w:cs="Times New Roman"/>
          <w:color w:val="000000"/>
          <w:kern w:val="0"/>
          <w:sz w:val="21"/>
          <w:szCs w:val="21"/>
          <w14:ligatures w14:val="none"/>
        </w:rPr>
      </w:pPr>
      <w:ins w:id="1352"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BF1D70">
          <w:rPr>
            <w:rFonts w:ascii="Consolas" w:eastAsia="Times New Roman" w:hAnsi="Consolas" w:cs="Times New Roman"/>
            <w:color w:val="001080"/>
            <w:kern w:val="0"/>
            <w:sz w:val="21"/>
            <w:szCs w:val="21"/>
            <w14:ligatures w14:val="none"/>
          </w:rPr>
          <w:t>last_centroids</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001080"/>
            <w:kern w:val="0"/>
            <w:sz w:val="21"/>
            <w:szCs w:val="21"/>
            <w14:ligatures w14:val="none"/>
          </w:rPr>
          <w:t>centroids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795E26"/>
            <w:kern w:val="0"/>
            <w:sz w:val="21"/>
            <w:szCs w:val="21"/>
            <w14:ligatures w14:val="none"/>
          </w:rPr>
          <w:t>copy</w:t>
        </w:r>
        <w:r w:rsidRPr="00BF1D70">
          <w:rPr>
            <w:rFonts w:ascii="Consolas" w:eastAsia="Times New Roman" w:hAnsi="Consolas" w:cs="Times New Roman"/>
            <w:color w:val="000000"/>
            <w:kern w:val="0"/>
            <w:sz w:val="21"/>
            <w:szCs w:val="21"/>
            <w14:ligatures w14:val="none"/>
          </w:rPr>
          <w:t>()</w:t>
        </w:r>
      </w:ins>
    </w:p>
    <w:p w14:paraId="285276F0" w14:textId="77777777" w:rsidR="00BF1D70" w:rsidRPr="00BF1D70" w:rsidRDefault="00BF1D70" w:rsidP="00BF1D70">
      <w:pPr>
        <w:pStyle w:val="ListParagraph"/>
        <w:numPr>
          <w:ilvl w:val="0"/>
          <w:numId w:val="7"/>
        </w:numPr>
        <w:shd w:val="clear" w:color="auto" w:fill="FFFFFF"/>
        <w:spacing w:after="0" w:line="285" w:lineRule="atLeast"/>
        <w:rPr>
          <w:ins w:id="1353" w:author="Landes, Finian (GymLI)" w:date="2024-12-20T12:52:00Z" w16du:dateUtc="2024-12-20T11:52:00Z"/>
          <w:rFonts w:ascii="Consolas" w:eastAsia="Times New Roman" w:hAnsi="Consolas" w:cs="Times New Roman"/>
          <w:color w:val="000000"/>
          <w:kern w:val="0"/>
          <w:sz w:val="21"/>
          <w:szCs w:val="21"/>
          <w14:ligatures w14:val="none"/>
        </w:rPr>
      </w:pPr>
      <w:ins w:id="1354" w:author="Landes, Finian (GymLI)" w:date="2024-12-20T12:52:00Z" w16du:dateUtc="2024-12-20T11:52:00Z">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classification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centroids</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795E26"/>
            <w:kern w:val="0"/>
            <w:sz w:val="21"/>
            <w:szCs w:val="21"/>
            <w14:ligatures w14:val="none"/>
          </w:rPr>
          <w:t>run_iteration</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points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centroids</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k</w:t>
        </w:r>
        <w:r w:rsidRPr="00BF1D70">
          <w:rPr>
            <w:rFonts w:ascii="Consolas" w:eastAsia="Times New Roman" w:hAnsi="Consolas" w:cs="Times New Roman"/>
            <w:color w:val="000000"/>
            <w:kern w:val="0"/>
            <w:sz w:val="21"/>
            <w:szCs w:val="21"/>
            <w14:ligatures w14:val="none"/>
          </w:rPr>
          <w:t>)</w:t>
        </w:r>
      </w:ins>
    </w:p>
    <w:p w14:paraId="7EA99253" w14:textId="77777777" w:rsidR="00BF1D70" w:rsidRPr="00BF1D70" w:rsidRDefault="00BF1D70" w:rsidP="00BF1D70">
      <w:pPr>
        <w:pStyle w:val="ListParagraph"/>
        <w:numPr>
          <w:ilvl w:val="0"/>
          <w:numId w:val="7"/>
        </w:numPr>
        <w:shd w:val="clear" w:color="auto" w:fill="FFFFFF"/>
        <w:spacing w:after="0" w:line="285" w:lineRule="atLeast"/>
        <w:rPr>
          <w:ins w:id="1355" w:author="Landes, Finian (GymLI)" w:date="2024-12-20T12:52:00Z" w16du:dateUtc="2024-12-20T11:52:00Z"/>
          <w:rFonts w:ascii="Consolas" w:eastAsia="Times New Roman" w:hAnsi="Consolas" w:cs="Times New Roman"/>
          <w:color w:val="000000"/>
          <w:kern w:val="0"/>
          <w:sz w:val="21"/>
          <w:szCs w:val="21"/>
          <w14:ligatures w14:val="none"/>
        </w:rPr>
      </w:pPr>
    </w:p>
    <w:p w14:paraId="4A5F82BF" w14:textId="77777777" w:rsidR="00BF1D70" w:rsidRPr="00BF1D70" w:rsidRDefault="00BF1D70" w:rsidP="00BF1D70">
      <w:pPr>
        <w:pStyle w:val="ListParagraph"/>
        <w:numPr>
          <w:ilvl w:val="0"/>
          <w:numId w:val="7"/>
        </w:numPr>
        <w:shd w:val="clear" w:color="auto" w:fill="FFFFFF"/>
        <w:spacing w:after="0" w:line="285" w:lineRule="atLeast"/>
        <w:rPr>
          <w:ins w:id="1356" w:author="Landes, Finian (GymLI)" w:date="2024-12-20T12:52:00Z" w16du:dateUtc="2024-12-20T11:52:00Z"/>
          <w:rFonts w:ascii="Consolas" w:eastAsia="Times New Roman" w:hAnsi="Consolas" w:cs="Times New Roman"/>
          <w:color w:val="000000"/>
          <w:kern w:val="0"/>
          <w:sz w:val="21"/>
          <w:szCs w:val="21"/>
          <w14:ligatures w14:val="none"/>
        </w:rPr>
      </w:pPr>
      <w:ins w:id="1357" w:author="Landes, Finian (GymLI)" w:date="2024-12-20T12:52:00Z" w16du:dateUtc="2024-12-20T11:52:00Z">
        <w:r w:rsidRPr="00BF1D70">
          <w:rPr>
            <w:rFonts w:ascii="Consolas" w:eastAsia="Times New Roman" w:hAnsi="Consolas" w:cs="Times New Roman"/>
            <w:color w:val="001080"/>
            <w:kern w:val="0"/>
            <w:sz w:val="21"/>
            <w:szCs w:val="21"/>
            <w14:ligatures w14:val="none"/>
          </w:rPr>
          <w:t>cluster_n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267F99"/>
            <w:kern w:val="0"/>
            <w:sz w:val="21"/>
            <w:szCs w:val="21"/>
            <w14:ligatures w14:val="none"/>
          </w:rPr>
          <w:t>list</w:t>
        </w:r>
        <w:r w:rsidRPr="00BF1D70">
          <w:rPr>
            <w:rFonts w:ascii="Consolas" w:eastAsia="Times New Roman" w:hAnsi="Consolas" w:cs="Times New Roman"/>
            <w:color w:val="000000"/>
            <w:kern w:val="0"/>
            <w:sz w:val="21"/>
            <w:szCs w:val="21"/>
            <w14:ligatures w14:val="none"/>
          </w:rPr>
          <w:t xml:space="preserve"> = </w:t>
        </w:r>
        <w:r w:rsidRPr="00BF1D70">
          <w:rPr>
            <w:rFonts w:ascii="Consolas" w:eastAsia="Times New Roman" w:hAnsi="Consolas" w:cs="Times New Roman"/>
            <w:color w:val="795E26"/>
            <w:kern w:val="0"/>
            <w:sz w:val="21"/>
            <w:szCs w:val="21"/>
            <w14:ligatures w14:val="none"/>
          </w:rPr>
          <w:t>cluster_names</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classification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names_train</w:t>
        </w:r>
        <w:r w:rsidRPr="00BF1D70">
          <w:rPr>
            <w:rFonts w:ascii="Consolas" w:eastAsia="Times New Roman" w:hAnsi="Consolas" w:cs="Times New Roman"/>
            <w:color w:val="000000"/>
            <w:kern w:val="0"/>
            <w:sz w:val="21"/>
            <w:szCs w:val="21"/>
            <w14:ligatures w14:val="none"/>
          </w:rPr>
          <w:t xml:space="preserve">, </w:t>
        </w:r>
        <w:r w:rsidRPr="00BF1D70">
          <w:rPr>
            <w:rFonts w:ascii="Consolas" w:eastAsia="Times New Roman" w:hAnsi="Consolas" w:cs="Times New Roman"/>
            <w:color w:val="001080"/>
            <w:kern w:val="0"/>
            <w:sz w:val="21"/>
            <w:szCs w:val="21"/>
            <w14:ligatures w14:val="none"/>
          </w:rPr>
          <w:t>k</w:t>
        </w:r>
        <w:r w:rsidRPr="00BF1D70">
          <w:rPr>
            <w:rFonts w:ascii="Consolas" w:eastAsia="Times New Roman" w:hAnsi="Consolas" w:cs="Times New Roman"/>
            <w:color w:val="000000"/>
            <w:kern w:val="0"/>
            <w:sz w:val="21"/>
            <w:szCs w:val="21"/>
            <w14:ligatures w14:val="none"/>
          </w:rPr>
          <w:t>)</w:t>
        </w:r>
      </w:ins>
    </w:p>
    <w:p w14:paraId="4D27B852" w14:textId="77777777" w:rsidR="00BF1D70" w:rsidRPr="00411C90" w:rsidRDefault="00BF1D70" w:rsidP="00BF1D70">
      <w:pPr>
        <w:pStyle w:val="ListParagraph"/>
        <w:numPr>
          <w:ilvl w:val="0"/>
          <w:numId w:val="7"/>
        </w:numPr>
        <w:shd w:val="clear" w:color="auto" w:fill="FFFFFF"/>
        <w:spacing w:after="0" w:line="285" w:lineRule="atLeast"/>
        <w:rPr>
          <w:ins w:id="1358" w:author="Landes, Finian (GymLI)" w:date="2024-12-20T12:52:00Z" w16du:dateUtc="2024-12-20T11:52:00Z"/>
          <w:rFonts w:ascii="Consolas" w:eastAsia="Times New Roman" w:hAnsi="Consolas" w:cs="Times New Roman"/>
          <w:color w:val="000000"/>
          <w:kern w:val="0"/>
          <w:sz w:val="21"/>
          <w:szCs w:val="21"/>
          <w:lang w:val="en-US"/>
          <w14:ligatures w14:val="none"/>
        </w:rPr>
      </w:pPr>
      <w:ins w:id="1359" w:author="Landes, Finian (GymLI)" w:date="2024-12-20T12:52:00Z" w16du:dateUtc="2024-12-20T11:52:00Z">
        <w:r w:rsidRPr="00411C90">
          <w:rPr>
            <w:rFonts w:ascii="Consolas" w:eastAsia="Times New Roman" w:hAnsi="Consolas" w:cs="Times New Roman"/>
            <w:color w:val="001080"/>
            <w:kern w:val="0"/>
            <w:sz w:val="21"/>
            <w:szCs w:val="21"/>
            <w:lang w:val="en-US"/>
            <w14:ligatures w14:val="none"/>
          </w:rPr>
          <w:t>distribution</w:t>
        </w:r>
        <w:r w:rsidRPr="00411C90">
          <w:rPr>
            <w:rFonts w:ascii="Consolas" w:eastAsia="Times New Roman" w:hAnsi="Consolas" w:cs="Times New Roman"/>
            <w:color w:val="000000"/>
            <w:kern w:val="0"/>
            <w:sz w:val="21"/>
            <w:szCs w:val="21"/>
            <w:lang w:val="en-US"/>
            <w14:ligatures w14:val="none"/>
          </w:rPr>
          <w:t xml:space="preserve">, </w:t>
        </w:r>
        <w:r w:rsidRPr="00411C90">
          <w:rPr>
            <w:rFonts w:ascii="Consolas" w:eastAsia="Times New Roman" w:hAnsi="Consolas" w:cs="Times New Roman"/>
            <w:color w:val="001080"/>
            <w:kern w:val="0"/>
            <w:sz w:val="21"/>
            <w:szCs w:val="21"/>
            <w:lang w:val="en-US"/>
            <w14:ligatures w14:val="none"/>
          </w:rPr>
          <w:t>score</w:t>
        </w:r>
        <w:r w:rsidRPr="00411C90">
          <w:rPr>
            <w:rFonts w:ascii="Consolas" w:eastAsia="Times New Roman" w:hAnsi="Consolas" w:cs="Times New Roman"/>
            <w:color w:val="000000"/>
            <w:kern w:val="0"/>
            <w:sz w:val="21"/>
            <w:szCs w:val="21"/>
            <w:lang w:val="en-US"/>
            <w14:ligatures w14:val="none"/>
          </w:rPr>
          <w:t xml:space="preserve"> = </w:t>
        </w:r>
        <w:r w:rsidRPr="00411C90">
          <w:rPr>
            <w:rFonts w:ascii="Consolas" w:eastAsia="Times New Roman" w:hAnsi="Consolas" w:cs="Times New Roman"/>
            <w:color w:val="795E26"/>
            <w:kern w:val="0"/>
            <w:sz w:val="21"/>
            <w:szCs w:val="21"/>
            <w:lang w:val="en-US"/>
            <w14:ligatures w14:val="none"/>
          </w:rPr>
          <w:t>k_means_score</w:t>
        </w:r>
        <w:r w:rsidRPr="00411C90">
          <w:rPr>
            <w:rFonts w:ascii="Consolas" w:eastAsia="Times New Roman" w:hAnsi="Consolas" w:cs="Times New Roman"/>
            <w:color w:val="000000"/>
            <w:kern w:val="0"/>
            <w:sz w:val="21"/>
            <w:szCs w:val="21"/>
            <w:lang w:val="en-US"/>
            <w14:ligatures w14:val="none"/>
          </w:rPr>
          <w:t>(</w:t>
        </w:r>
        <w:r w:rsidRPr="00411C90">
          <w:rPr>
            <w:rFonts w:ascii="Consolas" w:eastAsia="Times New Roman" w:hAnsi="Consolas" w:cs="Times New Roman"/>
            <w:color w:val="001080"/>
            <w:kern w:val="0"/>
            <w:sz w:val="21"/>
            <w:szCs w:val="21"/>
            <w:lang w:val="en-US"/>
            <w14:ligatures w14:val="none"/>
          </w:rPr>
          <w:t>cluster_n</w:t>
        </w:r>
        <w:r w:rsidRPr="00411C90">
          <w:rPr>
            <w:rFonts w:ascii="Consolas" w:eastAsia="Times New Roman" w:hAnsi="Consolas" w:cs="Times New Roman"/>
            <w:color w:val="000000"/>
            <w:kern w:val="0"/>
            <w:sz w:val="21"/>
            <w:szCs w:val="21"/>
            <w:lang w:val="en-US"/>
            <w14:ligatures w14:val="none"/>
          </w:rPr>
          <w:t>)</w:t>
        </w:r>
      </w:ins>
    </w:p>
    <w:p w14:paraId="07D700F4" w14:textId="77777777" w:rsidR="00BF1D70" w:rsidRPr="00411C90" w:rsidRDefault="00BF1D70" w:rsidP="00BF1D70">
      <w:pPr>
        <w:pStyle w:val="ListParagraph"/>
        <w:numPr>
          <w:ilvl w:val="0"/>
          <w:numId w:val="7"/>
        </w:numPr>
        <w:shd w:val="clear" w:color="auto" w:fill="FFFFFF"/>
        <w:spacing w:after="0" w:line="285" w:lineRule="atLeast"/>
        <w:rPr>
          <w:ins w:id="1360" w:author="Landes, Finian (GymLI)" w:date="2024-12-20T12:52:00Z" w16du:dateUtc="2024-12-20T11:52:00Z"/>
          <w:rFonts w:ascii="Consolas" w:eastAsia="Times New Roman" w:hAnsi="Consolas" w:cs="Times New Roman"/>
          <w:color w:val="000000"/>
          <w:kern w:val="0"/>
          <w:sz w:val="21"/>
          <w:szCs w:val="21"/>
          <w:lang w:val="en-US"/>
          <w14:ligatures w14:val="none"/>
        </w:rPr>
      </w:pPr>
      <w:ins w:id="1361" w:author="Landes, Finian (GymLI)" w:date="2024-12-20T12:52:00Z" w16du:dateUtc="2024-12-20T11:52:00Z">
        <w:r w:rsidRPr="00411C90">
          <w:rPr>
            <w:rFonts w:ascii="Consolas" w:eastAsia="Times New Roman" w:hAnsi="Consolas" w:cs="Times New Roman"/>
            <w:color w:val="000000"/>
            <w:kern w:val="0"/>
            <w:sz w:val="21"/>
            <w:szCs w:val="21"/>
            <w:lang w:val="en-US"/>
            <w14:ligatures w14:val="none"/>
          </w:rPr>
          <w:t xml:space="preserve">    </w:t>
        </w:r>
      </w:ins>
    </w:p>
    <w:p w14:paraId="5E4C37FA" w14:textId="77777777" w:rsidR="00BF1D70" w:rsidRPr="00411C90" w:rsidRDefault="00BF1D70" w:rsidP="00BF1D70">
      <w:pPr>
        <w:pStyle w:val="ListParagraph"/>
        <w:numPr>
          <w:ilvl w:val="0"/>
          <w:numId w:val="7"/>
        </w:numPr>
        <w:shd w:val="clear" w:color="auto" w:fill="FFFFFF"/>
        <w:spacing w:after="0" w:line="285" w:lineRule="atLeast"/>
        <w:rPr>
          <w:ins w:id="1362" w:author="Landes, Finian (GymLI)" w:date="2024-12-20T12:52:00Z" w16du:dateUtc="2024-12-20T11:52:00Z"/>
          <w:rFonts w:ascii="Consolas" w:eastAsia="Times New Roman" w:hAnsi="Consolas" w:cs="Times New Roman"/>
          <w:color w:val="000000"/>
          <w:kern w:val="0"/>
          <w:sz w:val="21"/>
          <w:szCs w:val="21"/>
          <w:lang w:val="en-US"/>
          <w14:ligatures w14:val="none"/>
        </w:rPr>
      </w:pPr>
    </w:p>
    <w:p w14:paraId="2D0C5986" w14:textId="77777777" w:rsidR="00BF1D70" w:rsidRPr="00D833DB" w:rsidRDefault="00BF1D70" w:rsidP="00BF1D70">
      <w:pPr>
        <w:pStyle w:val="ListParagraph"/>
        <w:numPr>
          <w:ilvl w:val="0"/>
          <w:numId w:val="7"/>
        </w:numPr>
        <w:shd w:val="clear" w:color="auto" w:fill="FFFFFF"/>
        <w:spacing w:after="0" w:line="285" w:lineRule="atLeast"/>
        <w:rPr>
          <w:ins w:id="1363" w:author="Landes, Finian (GymLI)" w:date="2024-12-20T12:52:00Z" w16du:dateUtc="2024-12-20T11:52:00Z"/>
          <w:rFonts w:ascii="Consolas" w:eastAsia="Times New Roman" w:hAnsi="Consolas" w:cs="Times New Roman"/>
          <w:color w:val="000000"/>
          <w:kern w:val="0"/>
          <w:sz w:val="21"/>
          <w:szCs w:val="21"/>
          <w:lang w:val="en-US"/>
          <w14:ligatures w14:val="none"/>
        </w:rPr>
      </w:pPr>
      <w:ins w:id="1364" w:author="Landes, Finian (GymLI)" w:date="2024-12-20T12:52:00Z" w16du:dateUtc="2024-12-20T11:52:00Z">
        <w:r w:rsidRPr="00D833DB">
          <w:rPr>
            <w:rFonts w:ascii="Consolas" w:eastAsia="Times New Roman" w:hAnsi="Consolas" w:cs="Times New Roman"/>
            <w:color w:val="795E26"/>
            <w:kern w:val="0"/>
            <w:sz w:val="21"/>
            <w:szCs w:val="21"/>
            <w:lang w:val="en-US"/>
            <w14:ligatures w14:val="none"/>
          </w:rPr>
          <w:t>print</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A31515"/>
            <w:kern w:val="0"/>
            <w:sz w:val="21"/>
            <w:szCs w:val="21"/>
            <w:lang w:val="en-US"/>
            <w14:ligatures w14:val="none"/>
          </w:rPr>
          <w:t>"K-Means score: "</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267F99"/>
            <w:kern w:val="0"/>
            <w:sz w:val="21"/>
            <w:szCs w:val="21"/>
            <w:lang w:val="en-US"/>
            <w14:ligatures w14:val="none"/>
          </w:rPr>
          <w:t>str</w:t>
        </w:r>
        <w:r w:rsidRPr="00D833DB">
          <w:rPr>
            <w:rFonts w:ascii="Consolas" w:eastAsia="Times New Roman" w:hAnsi="Consolas" w:cs="Times New Roman"/>
            <w:color w:val="000000"/>
            <w:kern w:val="0"/>
            <w:sz w:val="21"/>
            <w:szCs w:val="21"/>
            <w:lang w:val="en-US"/>
            <w14:ligatures w14:val="none"/>
          </w:rPr>
          <w:t>(</w:t>
        </w:r>
        <w:r w:rsidRPr="00D833DB">
          <w:rPr>
            <w:rFonts w:ascii="Consolas" w:eastAsia="Times New Roman" w:hAnsi="Consolas" w:cs="Times New Roman"/>
            <w:color w:val="001080"/>
            <w:kern w:val="0"/>
            <w:sz w:val="21"/>
            <w:szCs w:val="21"/>
            <w:lang w:val="en-US"/>
            <w14:ligatures w14:val="none"/>
          </w:rPr>
          <w:t>score</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098658"/>
            <w:kern w:val="0"/>
            <w:sz w:val="21"/>
            <w:szCs w:val="21"/>
            <w:lang w:val="en-US"/>
            <w14:ligatures w14:val="none"/>
          </w:rPr>
          <w:t>100</w:t>
        </w:r>
        <w:r w:rsidRPr="00D833DB">
          <w:rPr>
            <w:rFonts w:ascii="Consolas" w:eastAsia="Times New Roman" w:hAnsi="Consolas" w:cs="Times New Roman"/>
            <w:color w:val="000000"/>
            <w:kern w:val="0"/>
            <w:sz w:val="21"/>
            <w:szCs w:val="21"/>
            <w:lang w:val="en-US"/>
            <w14:ligatures w14:val="none"/>
          </w:rPr>
          <w:t xml:space="preserve">) + </w:t>
        </w:r>
        <w:r w:rsidRPr="00D833DB">
          <w:rPr>
            <w:rFonts w:ascii="Consolas" w:eastAsia="Times New Roman" w:hAnsi="Consolas" w:cs="Times New Roman"/>
            <w:color w:val="A31515"/>
            <w:kern w:val="0"/>
            <w:sz w:val="21"/>
            <w:szCs w:val="21"/>
            <w:lang w:val="en-US"/>
            <w14:ligatures w14:val="none"/>
          </w:rPr>
          <w:t>"%"</w:t>
        </w:r>
        <w:r w:rsidRPr="00D833DB">
          <w:rPr>
            <w:rFonts w:ascii="Consolas" w:eastAsia="Times New Roman" w:hAnsi="Consolas" w:cs="Times New Roman"/>
            <w:color w:val="000000"/>
            <w:kern w:val="0"/>
            <w:sz w:val="21"/>
            <w:szCs w:val="21"/>
            <w:lang w:val="en-US"/>
            <w14:ligatures w14:val="none"/>
          </w:rPr>
          <w:t>)</w:t>
        </w:r>
      </w:ins>
    </w:p>
    <w:p w14:paraId="4DD32C24" w14:textId="77777777" w:rsidR="00BF1D70" w:rsidRPr="00BF1D70" w:rsidRDefault="00BF1D70" w:rsidP="00BF1D70">
      <w:pPr>
        <w:pStyle w:val="ListParagraph"/>
        <w:numPr>
          <w:ilvl w:val="0"/>
          <w:numId w:val="7"/>
        </w:numPr>
        <w:shd w:val="clear" w:color="auto" w:fill="FFFFFF"/>
        <w:spacing w:after="0" w:line="285" w:lineRule="atLeast"/>
        <w:rPr>
          <w:ins w:id="1365" w:author="Landes, Finian (GymLI)" w:date="2024-12-20T12:52:00Z" w16du:dateUtc="2024-12-20T11:52:00Z"/>
          <w:rFonts w:ascii="Consolas" w:eastAsia="Times New Roman" w:hAnsi="Consolas" w:cs="Times New Roman"/>
          <w:color w:val="000000"/>
          <w:kern w:val="0"/>
          <w:sz w:val="21"/>
          <w:szCs w:val="21"/>
          <w14:ligatures w14:val="none"/>
        </w:rPr>
      </w:pPr>
      <w:ins w:id="1366" w:author="Landes, Finian (GymLI)" w:date="2024-12-20T12:52:00Z" w16du:dateUtc="2024-12-20T11:52:00Z">
        <w:r w:rsidRPr="00BF1D70">
          <w:rPr>
            <w:rFonts w:ascii="Consolas" w:eastAsia="Times New Roman" w:hAnsi="Consolas" w:cs="Times New Roman"/>
            <w:color w:val="795E26"/>
            <w:kern w:val="0"/>
            <w:sz w:val="21"/>
            <w:szCs w:val="21"/>
            <w14:ligatures w14:val="none"/>
          </w:rPr>
          <w:t>print</w:t>
        </w:r>
        <w:r w:rsidRPr="00BF1D70">
          <w:rPr>
            <w:rFonts w:ascii="Consolas" w:eastAsia="Times New Roman" w:hAnsi="Consolas" w:cs="Times New Roman"/>
            <w:color w:val="000000"/>
            <w:kern w:val="0"/>
            <w:sz w:val="21"/>
            <w:szCs w:val="21"/>
            <w14:ligatures w14:val="none"/>
          </w:rPr>
          <w:t>(</w:t>
        </w:r>
        <w:r w:rsidRPr="00BF1D70">
          <w:rPr>
            <w:rFonts w:ascii="Consolas" w:eastAsia="Times New Roman" w:hAnsi="Consolas" w:cs="Times New Roman"/>
            <w:color w:val="001080"/>
            <w:kern w:val="0"/>
            <w:sz w:val="21"/>
            <w:szCs w:val="21"/>
            <w14:ligatures w14:val="none"/>
          </w:rPr>
          <w:t>distribution</w:t>
        </w:r>
        <w:r w:rsidRPr="00BF1D70">
          <w:rPr>
            <w:rFonts w:ascii="Consolas" w:eastAsia="Times New Roman" w:hAnsi="Consolas" w:cs="Times New Roman"/>
            <w:color w:val="000000"/>
            <w:kern w:val="0"/>
            <w:sz w:val="21"/>
            <w:szCs w:val="21"/>
            <w14:ligatures w14:val="none"/>
          </w:rPr>
          <w:t>)</w:t>
        </w:r>
      </w:ins>
    </w:p>
    <w:p w14:paraId="39513F57" w14:textId="77777777" w:rsidR="00BF1D70" w:rsidRPr="00BF1D70" w:rsidRDefault="00BF1D70" w:rsidP="00BF1D70">
      <w:pPr>
        <w:pStyle w:val="ListParagraph"/>
        <w:numPr>
          <w:ilvl w:val="0"/>
          <w:numId w:val="7"/>
        </w:numPr>
        <w:shd w:val="clear" w:color="auto" w:fill="FFFFFF"/>
        <w:spacing w:after="0" w:line="285" w:lineRule="atLeast"/>
        <w:rPr>
          <w:ins w:id="1367" w:author="Landes, Finian (GymLI)" w:date="2024-12-20T12:52:00Z" w16du:dateUtc="2024-12-20T11:52:00Z"/>
          <w:rFonts w:ascii="Consolas" w:eastAsia="Times New Roman" w:hAnsi="Consolas" w:cs="Times New Roman"/>
          <w:color w:val="000000"/>
          <w:kern w:val="0"/>
          <w:sz w:val="21"/>
          <w:szCs w:val="21"/>
          <w14:ligatures w14:val="none"/>
        </w:rPr>
      </w:pPr>
    </w:p>
    <w:p w14:paraId="7CF7B369" w14:textId="77777777" w:rsidR="00BF1D70" w:rsidRPr="00BF1D70" w:rsidRDefault="00BF1D70" w:rsidP="00BF1D70">
      <w:pPr>
        <w:pStyle w:val="ListParagraph"/>
        <w:numPr>
          <w:ilvl w:val="0"/>
          <w:numId w:val="7"/>
        </w:numPr>
        <w:shd w:val="clear" w:color="auto" w:fill="FFFFFF"/>
        <w:spacing w:after="0" w:line="285" w:lineRule="atLeast"/>
        <w:rPr>
          <w:ins w:id="1368" w:author="Landes, Finian (GymLI)" w:date="2024-12-20T12:52:00Z" w16du:dateUtc="2024-12-20T11:52:00Z"/>
          <w:rFonts w:ascii="Consolas" w:eastAsia="Times New Roman" w:hAnsi="Consolas" w:cs="Times New Roman"/>
          <w:color w:val="000000"/>
          <w:kern w:val="0"/>
          <w:sz w:val="21"/>
          <w:szCs w:val="21"/>
          <w14:ligatures w14:val="none"/>
        </w:rPr>
      </w:pPr>
      <w:ins w:id="1369" w:author="Landes, Finian (GymLI)" w:date="2024-12-20T12:52:00Z" w16du:dateUtc="2024-12-20T11:52:00Z">
        <w:r w:rsidRPr="00BF1D70">
          <w:rPr>
            <w:rFonts w:ascii="Consolas" w:eastAsia="Times New Roman" w:hAnsi="Consolas" w:cs="Times New Roman"/>
            <w:color w:val="008000"/>
            <w:kern w:val="0"/>
            <w:sz w:val="21"/>
            <w:szCs w:val="21"/>
            <w14:ligatures w14:val="none"/>
          </w:rPr>
          <w:t>#for i in range(5):</w:t>
        </w:r>
      </w:ins>
    </w:p>
    <w:p w14:paraId="45AAB5EF" w14:textId="77777777" w:rsidR="00BF1D70" w:rsidRPr="00D833DB" w:rsidRDefault="00BF1D70" w:rsidP="00BF1D70">
      <w:pPr>
        <w:pStyle w:val="ListParagraph"/>
        <w:numPr>
          <w:ilvl w:val="0"/>
          <w:numId w:val="7"/>
        </w:numPr>
        <w:shd w:val="clear" w:color="auto" w:fill="FFFFFF"/>
        <w:spacing w:after="0" w:line="285" w:lineRule="atLeast"/>
        <w:rPr>
          <w:ins w:id="1370" w:author="Landes, Finian (GymLI)" w:date="2024-12-20T12:52:00Z" w16du:dateUtc="2024-12-20T11:52:00Z"/>
          <w:rFonts w:ascii="Consolas" w:eastAsia="Times New Roman" w:hAnsi="Consolas" w:cs="Times New Roman"/>
          <w:color w:val="000000"/>
          <w:kern w:val="0"/>
          <w:sz w:val="21"/>
          <w:szCs w:val="21"/>
          <w:lang w:val="en-US"/>
          <w14:ligatures w14:val="none"/>
        </w:rPr>
      </w:pPr>
      <w:ins w:id="1371"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r w:rsidRPr="00D833DB">
          <w:rPr>
            <w:rFonts w:ascii="Consolas" w:eastAsia="Times New Roman" w:hAnsi="Consolas" w:cs="Times New Roman"/>
            <w:color w:val="008000"/>
            <w:kern w:val="0"/>
            <w:sz w:val="21"/>
            <w:szCs w:val="21"/>
            <w:lang w:val="en-US"/>
            <w14:ligatures w14:val="none"/>
          </w:rPr>
          <w:t>#save_image(meanface + np.matmul(centroids[i], eigenfaces), "k_means_" + str(i + 1))</w:t>
        </w:r>
      </w:ins>
    </w:p>
    <w:p w14:paraId="41127627" w14:textId="77777777" w:rsidR="00BF1D70" w:rsidRPr="00D833DB" w:rsidRDefault="00BF1D70" w:rsidP="00BF1D70">
      <w:pPr>
        <w:pStyle w:val="ListParagraph"/>
        <w:numPr>
          <w:ilvl w:val="0"/>
          <w:numId w:val="7"/>
        </w:numPr>
        <w:shd w:val="clear" w:color="auto" w:fill="FFFFFF"/>
        <w:spacing w:after="0" w:line="285" w:lineRule="atLeast"/>
        <w:rPr>
          <w:ins w:id="1372" w:author="Landes, Finian (GymLI)" w:date="2024-12-20T12:52:00Z" w16du:dateUtc="2024-12-20T11:52:00Z"/>
          <w:rFonts w:ascii="Consolas" w:eastAsia="Times New Roman" w:hAnsi="Consolas" w:cs="Times New Roman"/>
          <w:color w:val="000000"/>
          <w:kern w:val="0"/>
          <w:sz w:val="21"/>
          <w:szCs w:val="21"/>
          <w:lang w:val="en-US"/>
          <w14:ligatures w14:val="none"/>
        </w:rPr>
      </w:pPr>
      <w:ins w:id="1373" w:author="Landes, Finian (GymLI)" w:date="2024-12-20T12:52:00Z" w16du:dateUtc="2024-12-20T11:52:00Z">
        <w:r w:rsidRPr="00D833DB">
          <w:rPr>
            <w:rFonts w:ascii="Consolas" w:eastAsia="Times New Roman" w:hAnsi="Consolas" w:cs="Times New Roman"/>
            <w:color w:val="000000"/>
            <w:kern w:val="0"/>
            <w:sz w:val="21"/>
            <w:szCs w:val="21"/>
            <w:lang w:val="en-US"/>
            <w14:ligatures w14:val="none"/>
          </w:rPr>
          <w:t xml:space="preserve">    </w:t>
        </w:r>
      </w:ins>
    </w:p>
    <w:p w14:paraId="7C4B9852" w14:textId="77777777" w:rsidR="00BF1D70" w:rsidRPr="00411C90" w:rsidRDefault="00BF1D70" w:rsidP="00BF1D70">
      <w:pPr>
        <w:pStyle w:val="ListParagraph"/>
        <w:numPr>
          <w:ilvl w:val="0"/>
          <w:numId w:val="7"/>
        </w:numPr>
        <w:shd w:val="clear" w:color="auto" w:fill="FFFFFF"/>
        <w:spacing w:after="0" w:line="285" w:lineRule="atLeast"/>
        <w:rPr>
          <w:ins w:id="1374" w:author="Landes, Finian (GymLI)" w:date="2024-12-20T12:52:00Z" w16du:dateUtc="2024-12-20T11:52:00Z"/>
          <w:rFonts w:ascii="Consolas" w:eastAsia="Times New Roman" w:hAnsi="Consolas" w:cs="Times New Roman"/>
          <w:color w:val="000000"/>
          <w:kern w:val="0"/>
          <w:sz w:val="21"/>
          <w:szCs w:val="21"/>
          <w:lang w:val="en-US"/>
          <w14:ligatures w14:val="none"/>
        </w:rPr>
      </w:pPr>
      <w:ins w:id="1375"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#order_save_images(cluster_n)</w:t>
        </w:r>
      </w:ins>
    </w:p>
    <w:p w14:paraId="7B1F800A" w14:textId="77777777" w:rsidR="00BF1D70" w:rsidRPr="00D833DB" w:rsidRDefault="00BF1D70" w:rsidP="00BF1D70">
      <w:pPr>
        <w:pStyle w:val="ListParagraph"/>
        <w:numPr>
          <w:ilvl w:val="0"/>
          <w:numId w:val="7"/>
        </w:numPr>
        <w:shd w:val="clear" w:color="auto" w:fill="FFFFFF"/>
        <w:spacing w:after="0" w:line="285" w:lineRule="atLeast"/>
        <w:rPr>
          <w:ins w:id="1376" w:author="Landes, Finian (GymLI)" w:date="2024-12-20T12:52:00Z" w16du:dateUtc="2024-12-20T11:52:00Z"/>
          <w:rFonts w:ascii="Consolas" w:eastAsia="Times New Roman" w:hAnsi="Consolas" w:cs="Times New Roman"/>
          <w:color w:val="000000"/>
          <w:kern w:val="0"/>
          <w:sz w:val="21"/>
          <w:szCs w:val="21"/>
          <w:lang w:val="en-US"/>
          <w14:ligatures w14:val="none"/>
        </w:rPr>
      </w:pPr>
      <w:ins w:id="1377" w:author="Landes, Finian (GymLI)" w:date="2024-12-20T12:52:00Z" w16du:dateUtc="2024-12-20T11:52:00Z">
        <w:r w:rsidRPr="00D833DB">
          <w:rPr>
            <w:rFonts w:ascii="Consolas" w:eastAsia="Times New Roman" w:hAnsi="Consolas" w:cs="Times New Roman"/>
            <w:color w:val="008000"/>
            <w:kern w:val="0"/>
            <w:sz w:val="21"/>
            <w:szCs w:val="21"/>
            <w:lang w:val="en-US"/>
            <w14:ligatures w14:val="none"/>
          </w:rPr>
          <w:t>#print("Successes K-Means: " + str(get_successes(np.matmul(centroids, eigenfaces), test, distribution, names_test) * 100) + "%")</w:t>
        </w:r>
      </w:ins>
    </w:p>
    <w:p w14:paraId="02800263" w14:textId="77777777" w:rsidR="00BF1D70" w:rsidRPr="00D833DB" w:rsidRDefault="00BF1D70" w:rsidP="00BF1D70">
      <w:pPr>
        <w:pStyle w:val="ListParagraph"/>
        <w:numPr>
          <w:ilvl w:val="0"/>
          <w:numId w:val="7"/>
        </w:numPr>
        <w:shd w:val="clear" w:color="auto" w:fill="FFFFFF"/>
        <w:spacing w:after="0" w:line="285" w:lineRule="atLeast"/>
        <w:rPr>
          <w:ins w:id="1378" w:author="Landes, Finian (GymLI)" w:date="2024-12-20T12:52:00Z" w16du:dateUtc="2024-12-20T11:52:00Z"/>
          <w:rFonts w:ascii="Consolas" w:eastAsia="Times New Roman" w:hAnsi="Consolas" w:cs="Times New Roman"/>
          <w:color w:val="000000"/>
          <w:kern w:val="0"/>
          <w:sz w:val="21"/>
          <w:szCs w:val="21"/>
          <w:lang w:val="en-US"/>
          <w14:ligatures w14:val="none"/>
        </w:rPr>
      </w:pPr>
    </w:p>
    <w:p w14:paraId="03E84219" w14:textId="77777777" w:rsidR="00BF1D70" w:rsidRPr="00411C90" w:rsidRDefault="00BF1D70" w:rsidP="00BF1D70">
      <w:pPr>
        <w:pStyle w:val="ListParagraph"/>
        <w:numPr>
          <w:ilvl w:val="0"/>
          <w:numId w:val="7"/>
        </w:numPr>
        <w:shd w:val="clear" w:color="auto" w:fill="FFFFFF"/>
        <w:spacing w:after="0" w:line="285" w:lineRule="atLeast"/>
        <w:rPr>
          <w:ins w:id="1379" w:author="Landes, Finian (GymLI)" w:date="2024-12-20T12:52:00Z" w16du:dateUtc="2024-12-20T11:52:00Z"/>
          <w:rFonts w:ascii="Consolas" w:eastAsia="Times New Roman" w:hAnsi="Consolas" w:cs="Times New Roman"/>
          <w:color w:val="000000"/>
          <w:kern w:val="0"/>
          <w:sz w:val="21"/>
          <w:szCs w:val="21"/>
          <w:lang w:val="en-US"/>
          <w14:ligatures w14:val="none"/>
        </w:rPr>
      </w:pPr>
      <w:ins w:id="1380"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#Comment out to verify our k means result by using the k means implemented with sklearn</w:t>
        </w:r>
      </w:ins>
    </w:p>
    <w:p w14:paraId="003C5A0F" w14:textId="77777777" w:rsidR="00BF1D70" w:rsidRPr="00D833DB" w:rsidRDefault="00BF1D70" w:rsidP="00BF1D70">
      <w:pPr>
        <w:pStyle w:val="ListParagraph"/>
        <w:numPr>
          <w:ilvl w:val="0"/>
          <w:numId w:val="7"/>
        </w:numPr>
        <w:shd w:val="clear" w:color="auto" w:fill="FFFFFF"/>
        <w:spacing w:after="0" w:line="285" w:lineRule="atLeast"/>
        <w:rPr>
          <w:ins w:id="1381" w:author="Landes, Finian (GymLI)" w:date="2024-12-20T12:52:00Z" w16du:dateUtc="2024-12-20T11:52:00Z"/>
          <w:rFonts w:ascii="Consolas" w:eastAsia="Times New Roman" w:hAnsi="Consolas" w:cs="Times New Roman"/>
          <w:color w:val="000000"/>
          <w:kern w:val="0"/>
          <w:sz w:val="21"/>
          <w:szCs w:val="21"/>
          <w:lang w:val="en-US"/>
          <w14:ligatures w14:val="none"/>
        </w:rPr>
      </w:pPr>
      <w:ins w:id="1382" w:author="Landes, Finian (GymLI)" w:date="2024-12-20T12:52:00Z" w16du:dateUtc="2024-12-20T11:52:00Z">
        <w:r w:rsidRPr="00D833DB">
          <w:rPr>
            <w:rFonts w:ascii="Consolas" w:eastAsia="Times New Roman" w:hAnsi="Consolas" w:cs="Times New Roman"/>
            <w:color w:val="008000"/>
            <w:kern w:val="0"/>
            <w:sz w:val="21"/>
            <w:szCs w:val="21"/>
            <w:lang w:val="en-US"/>
            <w14:ligatures w14:val="none"/>
          </w:rPr>
          <w:t>#classification_sklearn, centroids_sklearn = sklearn_kmeans(points, k)</w:t>
        </w:r>
      </w:ins>
    </w:p>
    <w:p w14:paraId="2657928F" w14:textId="77777777" w:rsidR="00BF1D70" w:rsidRPr="00D833DB" w:rsidRDefault="00BF1D70" w:rsidP="00BF1D70">
      <w:pPr>
        <w:pStyle w:val="ListParagraph"/>
        <w:numPr>
          <w:ilvl w:val="0"/>
          <w:numId w:val="7"/>
        </w:numPr>
        <w:shd w:val="clear" w:color="auto" w:fill="FFFFFF"/>
        <w:spacing w:after="0" w:line="285" w:lineRule="atLeast"/>
        <w:rPr>
          <w:ins w:id="1383" w:author="Landes, Finian (GymLI)" w:date="2024-12-20T12:52:00Z" w16du:dateUtc="2024-12-20T11:52:00Z"/>
          <w:rFonts w:ascii="Consolas" w:eastAsia="Times New Roman" w:hAnsi="Consolas" w:cs="Times New Roman"/>
          <w:color w:val="000000"/>
          <w:kern w:val="0"/>
          <w:sz w:val="21"/>
          <w:szCs w:val="21"/>
          <w:lang w:val="en-US"/>
          <w14:ligatures w14:val="none"/>
        </w:rPr>
      </w:pPr>
      <w:ins w:id="1384" w:author="Landes, Finian (GymLI)" w:date="2024-12-20T12:52:00Z" w16du:dateUtc="2024-12-20T11:52:00Z">
        <w:r w:rsidRPr="00D833DB">
          <w:rPr>
            <w:rFonts w:ascii="Consolas" w:eastAsia="Times New Roman" w:hAnsi="Consolas" w:cs="Times New Roman"/>
            <w:color w:val="008000"/>
            <w:kern w:val="0"/>
            <w:sz w:val="21"/>
            <w:szCs w:val="21"/>
            <w:lang w:val="en-US"/>
            <w14:ligatures w14:val="none"/>
          </w:rPr>
          <w:t>#cluster_n_sklearn: list = cluster_names(classification_sklearn, names_train, k)</w:t>
        </w:r>
      </w:ins>
    </w:p>
    <w:p w14:paraId="089E4D7A" w14:textId="77777777" w:rsidR="00BF1D70" w:rsidRPr="00411C90" w:rsidRDefault="00BF1D70" w:rsidP="00BF1D70">
      <w:pPr>
        <w:pStyle w:val="ListParagraph"/>
        <w:numPr>
          <w:ilvl w:val="0"/>
          <w:numId w:val="7"/>
        </w:numPr>
        <w:shd w:val="clear" w:color="auto" w:fill="FFFFFF"/>
        <w:spacing w:after="0" w:line="285" w:lineRule="atLeast"/>
        <w:rPr>
          <w:ins w:id="1385" w:author="Landes, Finian (GymLI)" w:date="2024-12-20T12:52:00Z" w16du:dateUtc="2024-12-20T11:52:00Z"/>
          <w:rFonts w:ascii="Consolas" w:eastAsia="Times New Roman" w:hAnsi="Consolas" w:cs="Times New Roman"/>
          <w:color w:val="000000"/>
          <w:kern w:val="0"/>
          <w:sz w:val="21"/>
          <w:szCs w:val="21"/>
          <w:lang w:val="en-US"/>
          <w14:ligatures w14:val="none"/>
        </w:rPr>
      </w:pPr>
      <w:ins w:id="1386"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#distribution_sklearn, score_sklearn = k_means_score(cluster_n_sklearn)</w:t>
        </w:r>
      </w:ins>
    </w:p>
    <w:p w14:paraId="3C0EEDDE" w14:textId="77777777" w:rsidR="00BF1D70" w:rsidRPr="00D833DB" w:rsidRDefault="00BF1D70" w:rsidP="00BF1D70">
      <w:pPr>
        <w:pStyle w:val="ListParagraph"/>
        <w:numPr>
          <w:ilvl w:val="0"/>
          <w:numId w:val="7"/>
        </w:numPr>
        <w:shd w:val="clear" w:color="auto" w:fill="FFFFFF"/>
        <w:spacing w:after="0" w:line="285" w:lineRule="atLeast"/>
        <w:rPr>
          <w:ins w:id="1387" w:author="Landes, Finian (GymLI)" w:date="2024-12-20T12:52:00Z" w16du:dateUtc="2024-12-20T11:52:00Z"/>
          <w:rFonts w:ascii="Consolas" w:eastAsia="Times New Roman" w:hAnsi="Consolas" w:cs="Times New Roman"/>
          <w:color w:val="000000"/>
          <w:kern w:val="0"/>
          <w:sz w:val="21"/>
          <w:szCs w:val="21"/>
          <w:lang w:val="en-US"/>
          <w14:ligatures w14:val="none"/>
        </w:rPr>
      </w:pPr>
      <w:ins w:id="1388" w:author="Landes, Finian (GymLI)" w:date="2024-12-20T12:52:00Z" w16du:dateUtc="2024-12-20T11:52:00Z">
        <w:r w:rsidRPr="00D833DB">
          <w:rPr>
            <w:rFonts w:ascii="Consolas" w:eastAsia="Times New Roman" w:hAnsi="Consolas" w:cs="Times New Roman"/>
            <w:color w:val="008000"/>
            <w:kern w:val="0"/>
            <w:sz w:val="21"/>
            <w:szCs w:val="21"/>
            <w:lang w:val="en-US"/>
            <w14:ligatures w14:val="none"/>
          </w:rPr>
          <w:t>#print("K-Means score sklearn: " + str(score_sklearn * 100) + "%")</w:t>
        </w:r>
      </w:ins>
    </w:p>
    <w:p w14:paraId="23C823BF" w14:textId="77777777" w:rsidR="00BF1D70" w:rsidRPr="00D833DB" w:rsidRDefault="00BF1D70" w:rsidP="00BF1D70">
      <w:pPr>
        <w:pStyle w:val="ListParagraph"/>
        <w:numPr>
          <w:ilvl w:val="0"/>
          <w:numId w:val="7"/>
        </w:numPr>
        <w:shd w:val="clear" w:color="auto" w:fill="FFFFFF"/>
        <w:spacing w:after="0" w:line="285" w:lineRule="atLeast"/>
        <w:rPr>
          <w:ins w:id="1389" w:author="Landes, Finian (GymLI)" w:date="2024-12-20T12:52:00Z" w16du:dateUtc="2024-12-20T11:52:00Z"/>
          <w:rFonts w:ascii="Consolas" w:eastAsia="Times New Roman" w:hAnsi="Consolas" w:cs="Times New Roman"/>
          <w:color w:val="000000"/>
          <w:kern w:val="0"/>
          <w:sz w:val="21"/>
          <w:szCs w:val="21"/>
          <w:lang w:val="en-US"/>
          <w14:ligatures w14:val="none"/>
        </w:rPr>
      </w:pPr>
    </w:p>
    <w:p w14:paraId="50101A1F" w14:textId="77777777" w:rsidR="00BF1D70" w:rsidRPr="00411C90" w:rsidRDefault="00BF1D70" w:rsidP="00BF1D70">
      <w:pPr>
        <w:pStyle w:val="ListParagraph"/>
        <w:numPr>
          <w:ilvl w:val="0"/>
          <w:numId w:val="7"/>
        </w:numPr>
        <w:shd w:val="clear" w:color="auto" w:fill="FFFFFF"/>
        <w:spacing w:after="0" w:line="285" w:lineRule="atLeast"/>
        <w:rPr>
          <w:ins w:id="1390" w:author="Landes, Finian (GymLI)" w:date="2024-12-20T12:52:00Z" w16du:dateUtc="2024-12-20T11:52:00Z"/>
          <w:rFonts w:ascii="Consolas" w:eastAsia="Times New Roman" w:hAnsi="Consolas" w:cs="Times New Roman"/>
          <w:color w:val="000000"/>
          <w:kern w:val="0"/>
          <w:sz w:val="21"/>
          <w:szCs w:val="21"/>
          <w:lang w:val="en-US"/>
          <w14:ligatures w14:val="none"/>
        </w:rPr>
      </w:pPr>
      <w:ins w:id="1391"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#Safe the images in the clusters into folders</w:t>
        </w:r>
      </w:ins>
    </w:p>
    <w:p w14:paraId="14C6F8E5" w14:textId="77777777" w:rsidR="00BF1D70" w:rsidRPr="00411C90" w:rsidRDefault="00BF1D70" w:rsidP="00BF1D70">
      <w:pPr>
        <w:pStyle w:val="ListParagraph"/>
        <w:numPr>
          <w:ilvl w:val="0"/>
          <w:numId w:val="7"/>
        </w:numPr>
        <w:shd w:val="clear" w:color="auto" w:fill="FFFFFF"/>
        <w:spacing w:after="0" w:line="285" w:lineRule="atLeast"/>
        <w:rPr>
          <w:ins w:id="1392" w:author="Landes, Finian (GymLI)" w:date="2024-12-20T12:52:00Z" w16du:dateUtc="2024-12-20T11:52:00Z"/>
          <w:rFonts w:ascii="Consolas" w:eastAsia="Times New Roman" w:hAnsi="Consolas" w:cs="Times New Roman"/>
          <w:color w:val="000000"/>
          <w:kern w:val="0"/>
          <w:sz w:val="21"/>
          <w:szCs w:val="21"/>
          <w:lang w:val="en-US"/>
          <w14:ligatures w14:val="none"/>
        </w:rPr>
      </w:pPr>
      <w:ins w:id="1393" w:author="Landes, Finian (GymLI)" w:date="2024-12-20T12:52:00Z" w16du:dateUtc="2024-12-20T11:52:00Z">
        <w:r w:rsidRPr="00411C90">
          <w:rPr>
            <w:rFonts w:ascii="Consolas" w:eastAsia="Times New Roman" w:hAnsi="Consolas" w:cs="Times New Roman"/>
            <w:color w:val="008000"/>
            <w:kern w:val="0"/>
            <w:sz w:val="21"/>
            <w:szCs w:val="21"/>
            <w:lang w:val="en-US"/>
            <w14:ligatures w14:val="none"/>
          </w:rPr>
          <w:t>#order_save_images(cluster_n)</w:t>
        </w:r>
      </w:ins>
    </w:p>
    <w:p w14:paraId="3B9D79E9" w14:textId="77777777" w:rsidR="007454B3" w:rsidRDefault="00535FBF" w:rsidP="00BF1D70">
      <w:pPr>
        <w:pStyle w:val="Heading2"/>
        <w:rPr>
          <w:rPrChange w:id="1394" w:author="Landes, Finian (GymLI)" w:date="2024-12-20T12:52:00Z" w16du:dateUtc="2024-12-20T11:52:00Z">
            <w:rPr>
              <w:lang w:val="en-US"/>
            </w:rPr>
          </w:rPrChange>
        </w:rPr>
        <w:pPrChange w:id="1395" w:author="Landes, Finian (GymLI)" w:date="2024-12-20T12:52:00Z" w16du:dateUtc="2024-12-20T11:52:00Z">
          <w:pPr/>
        </w:pPrChange>
      </w:pPr>
      <w:ins w:id="1396" w:author="Landes, Finian (GymLI)" w:date="2024-12-20T12:52:00Z" w16du:dateUtc="2024-12-20T11:52:00Z">
        <w:r>
          <w:t xml:space="preserve"> </w:t>
        </w:r>
      </w:ins>
    </w:p>
    <w:p w14:paraId="46D7261B" w14:textId="77777777" w:rsidR="007454B3" w:rsidRPr="007454B3" w:rsidRDefault="007454B3" w:rsidP="007454B3">
      <w:pPr>
        <w:rPr>
          <w:lang w:val="en-US"/>
        </w:rPr>
      </w:pPr>
    </w:p>
    <w:p w14:paraId="0327A424" w14:textId="5FF9F3B8" w:rsidR="00BD3792" w:rsidRPr="00A1295B" w:rsidRDefault="00BD3792" w:rsidP="00BD3792">
      <w:pPr>
        <w:rPr>
          <w:lang w:val="en-US"/>
        </w:rPr>
      </w:pPr>
    </w:p>
    <w:p w14:paraId="3DEEA098" w14:textId="3519FC52" w:rsidR="008A2FF7" w:rsidRPr="00A1295B" w:rsidRDefault="008A2FF7" w:rsidP="000F5383">
      <w:pPr>
        <w:jc w:val="both"/>
        <w:rPr>
          <w:lang w:val="en-US"/>
        </w:rPr>
      </w:pPr>
    </w:p>
    <w:sectPr w:rsidR="008A2FF7" w:rsidRPr="00A1295B" w:rsidSect="00AC3AAC">
      <w:headerReference w:type="default" r:id="rId167"/>
      <w:footerReference w:type="default" r:id="rId168"/>
      <w:endnotePr>
        <w:numFmt w:val="decimal"/>
      </w:endnotePr>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19" w:author="Derek Brandt" w:date="2024-12-17T08:43:00Z" w:initials="DB">
    <w:p w14:paraId="05C44E93" w14:textId="77777777" w:rsidR="0002759D" w:rsidRDefault="0002759D" w:rsidP="0002759D">
      <w:r>
        <w:rPr>
          <w:rStyle w:val="CommentReference"/>
        </w:rPr>
        <w:annotationRef/>
      </w:r>
      <w:r>
        <w:rPr>
          <w:color w:val="000000"/>
          <w:sz w:val="20"/>
          <w:szCs w:val="20"/>
          <w:lang w:val="en-US"/>
        </w:rPr>
        <w:t>Von wem? Wie?</w:t>
      </w:r>
    </w:p>
  </w:comment>
  <w:comment w:id="204" w:author="Derek Brandt" w:date="2024-12-17T09:01:00Z" w:initials="DB">
    <w:p w14:paraId="4A43CACA" w14:textId="77777777" w:rsidR="00FB7E9D" w:rsidRDefault="00FB7E9D" w:rsidP="00FB7E9D">
      <w:r>
        <w:rPr>
          <w:rStyle w:val="CommentReference"/>
        </w:rPr>
        <w:annotationRef/>
      </w:r>
      <w:r>
        <w:rPr>
          <w:color w:val="000000"/>
          <w:sz w:val="20"/>
          <w:szCs w:val="20"/>
          <w:lang w:val="en-US"/>
        </w:rPr>
        <w:t>Welche; etwas klarer formulieren!</w:t>
      </w:r>
    </w:p>
  </w:comment>
  <w:comment w:id="237" w:author="Derek Brandt" w:date="2024-12-17T09:07:00Z" w:initials="DB">
    <w:p w14:paraId="0A2E33F8" w14:textId="77777777" w:rsidR="00E81BCD" w:rsidRDefault="00E81BCD" w:rsidP="00E81BCD">
      <w:r>
        <w:rPr>
          <w:rStyle w:val="CommentReference"/>
        </w:rPr>
        <w:annotationRef/>
      </w:r>
      <w:r>
        <w:rPr>
          <w:color w:val="000000"/>
          <w:sz w:val="20"/>
          <w:szCs w:val="20"/>
          <w:lang w:val="en-US"/>
        </w:rPr>
        <w:t>Referenz stimmt nicht mehr!</w:t>
      </w:r>
    </w:p>
  </w:comment>
  <w:comment w:id="388" w:author="Derek Brandt" w:date="2024-12-17T09:29:00Z" w:initials="DB">
    <w:p w14:paraId="75A1F3F9" w14:textId="77777777" w:rsidR="005417EF" w:rsidRDefault="005417EF" w:rsidP="005417EF">
      <w:r>
        <w:rPr>
          <w:rStyle w:val="CommentReference"/>
        </w:rPr>
        <w:annotationRef/>
      </w:r>
      <w:r>
        <w:rPr>
          <w:color w:val="000000"/>
          <w:sz w:val="20"/>
          <w:szCs w:val="20"/>
          <w:lang w:val="en-US"/>
        </w:rPr>
        <w:t>Was wollt ihr damit sagen?</w:t>
      </w:r>
    </w:p>
  </w:comment>
  <w:comment w:id="402" w:author="Derek Brandt" w:date="2024-12-17T09:30:00Z" w:initials="DB">
    <w:p w14:paraId="6AE3777C" w14:textId="77777777" w:rsidR="005417EF" w:rsidRDefault="005417EF" w:rsidP="005417EF">
      <w:r>
        <w:rPr>
          <w:rStyle w:val="CommentReference"/>
        </w:rPr>
        <w:annotationRef/>
      </w:r>
      <w:r>
        <w:rPr>
          <w:color w:val="000000"/>
          <w:sz w:val="20"/>
          <w:szCs w:val="20"/>
          <w:lang w:val="en-US"/>
        </w:rPr>
        <w:t>Habt ihr da vielleicht eine Referenz?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C44E93" w15:done="0"/>
  <w15:commentEx w15:paraId="4A43CACA" w15:done="1"/>
  <w15:commentEx w15:paraId="0A2E33F8" w15:done="0"/>
  <w15:commentEx w15:paraId="75A1F3F9" w15:done="1"/>
  <w15:commentEx w15:paraId="6AE377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A56FCE8" w16cex:dateUtc="2024-12-17T07:43:00Z"/>
  <w16cex:commentExtensible w16cex:durableId="0310C9C5" w16cex:dateUtc="2024-12-17T08:01:00Z"/>
  <w16cex:commentExtensible w16cex:durableId="12EF4819" w16cex:dateUtc="2024-12-17T08:07:00Z"/>
  <w16cex:commentExtensible w16cex:durableId="3CA054A0" w16cex:dateUtc="2024-12-17T08:29:00Z"/>
  <w16cex:commentExtensible w16cex:durableId="6549C81D" w16cex:dateUtc="2024-12-17T0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C44E93" w16cid:durableId="3A56FCE8"/>
  <w16cid:commentId w16cid:paraId="4A43CACA" w16cid:durableId="0310C9C5"/>
  <w16cid:commentId w16cid:paraId="0A2E33F8" w16cid:durableId="12EF4819"/>
  <w16cid:commentId w16cid:paraId="75A1F3F9" w16cid:durableId="3CA054A0"/>
  <w16cid:commentId w16cid:paraId="6AE3777C" w16cid:durableId="6549C8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C7AD0B" w14:textId="77777777" w:rsidR="0021488A" w:rsidRDefault="0021488A" w:rsidP="00AC3AAC">
      <w:pPr>
        <w:spacing w:after="0" w:line="240" w:lineRule="auto"/>
      </w:pPr>
      <w:r>
        <w:separator/>
      </w:r>
    </w:p>
  </w:endnote>
  <w:endnote w:type="continuationSeparator" w:id="0">
    <w:p w14:paraId="12858780" w14:textId="77777777" w:rsidR="0021488A" w:rsidRDefault="0021488A" w:rsidP="00AC3AAC">
      <w:pPr>
        <w:spacing w:after="0" w:line="240" w:lineRule="auto"/>
      </w:pPr>
      <w:r>
        <w:continuationSeparator/>
      </w:r>
    </w:p>
  </w:endnote>
  <w:endnote w:type="continuationNotice" w:id="1">
    <w:p w14:paraId="0C3E6702" w14:textId="77777777" w:rsidR="0021488A" w:rsidRDefault="002148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2762265"/>
      <w:docPartObj>
        <w:docPartGallery w:val="Page Numbers (Bottom of Page)"/>
        <w:docPartUnique/>
      </w:docPartObj>
    </w:sdtPr>
    <w:sdtEndPr>
      <w:rPr>
        <w:noProof/>
      </w:rPr>
    </w:sdtEndPr>
    <w:sdtContent>
      <w:p w14:paraId="208412BD" w14:textId="0B31CE57" w:rsidR="00AC3AAC" w:rsidRDefault="00AC3A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1C3D4A" w14:textId="77777777" w:rsidR="00AC3AAC" w:rsidRDefault="00AC3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B9F1FF" w14:textId="77777777" w:rsidR="0021488A" w:rsidRDefault="0021488A" w:rsidP="00AC3AAC">
      <w:pPr>
        <w:spacing w:after="0" w:line="240" w:lineRule="auto"/>
      </w:pPr>
      <w:r>
        <w:separator/>
      </w:r>
    </w:p>
  </w:footnote>
  <w:footnote w:type="continuationSeparator" w:id="0">
    <w:p w14:paraId="0BA21772" w14:textId="77777777" w:rsidR="0021488A" w:rsidRDefault="0021488A" w:rsidP="00AC3AAC">
      <w:pPr>
        <w:spacing w:after="0" w:line="240" w:lineRule="auto"/>
      </w:pPr>
      <w:r>
        <w:continuationSeparator/>
      </w:r>
    </w:p>
  </w:footnote>
  <w:footnote w:type="continuationNotice" w:id="1">
    <w:p w14:paraId="57B60A93" w14:textId="77777777" w:rsidR="0021488A" w:rsidRDefault="0021488A">
      <w:pPr>
        <w:spacing w:after="0" w:line="240" w:lineRule="auto"/>
      </w:pPr>
    </w:p>
  </w:footnote>
  <w:footnote w:id="2">
    <w:p w14:paraId="0C5076EC" w14:textId="3291FD52" w:rsidR="00E351B4" w:rsidRDefault="00E351B4">
      <w:pPr>
        <w:pStyle w:val="FootnoteText"/>
      </w:pPr>
      <w:ins w:id="175" w:author="Derek Brandt" w:date="2024-12-17T08:57:00Z" w16du:dateUtc="2024-12-17T07:57:00Z">
        <w:r>
          <w:rPr>
            <w:rStyle w:val="FootnoteReference"/>
          </w:rPr>
          <w:footnoteRef/>
        </w:r>
        <w:r>
          <w:t xml:space="preserve"> </w:t>
        </w:r>
      </w:ins>
      <w:r w:rsidR="00F13982">
        <w:t>L</w:t>
      </w:r>
      <w:r w:rsidR="005B0267">
        <w:t>e</w:t>
      </w:r>
      <w:r w:rsidR="00F13982">
        <w:t>ica</w:t>
      </w:r>
      <w:r w:rsidR="005B0267">
        <w:t xml:space="preserve"> V-Lux: </w:t>
      </w:r>
      <w:r w:rsidR="005B0267">
        <w:fldChar w:fldCharType="begin"/>
      </w:r>
      <w:r w:rsidR="005B0267">
        <w:instrText>HYPERLINK "</w:instrText>
      </w:r>
      <w:ins w:id="176" w:author="Derek Brandt" w:date="2024-12-17T08:57:00Z" w16du:dateUtc="2024-12-17T07:57:00Z">
        <w:r w:rsidR="005B0267" w:rsidRPr="005B0267">
          <w:instrText>https://leica-camera.com/de-CH/fotografie/kameras/v-lux/v-lux-5-schwarz</w:instrText>
        </w:r>
      </w:ins>
      <w:r w:rsidR="005B0267">
        <w:instrText>"</w:instrText>
      </w:r>
      <w:r w:rsidR="005B0267">
        <w:fldChar w:fldCharType="separate"/>
      </w:r>
      <w:ins w:id="177" w:author="Derek Brandt" w:date="2024-12-17T08:57:00Z" w16du:dateUtc="2024-12-17T07:57:00Z">
        <w:r w:rsidR="005B0267" w:rsidRPr="001C36AB">
          <w:rPr>
            <w:rStyle w:val="Hyperlink"/>
          </w:rPr>
          <w:t>https://leica-camera.com/de-CH/fotografie/kameras/v-lux/v-lux-5-schwarz</w:t>
        </w:r>
      </w:ins>
      <w:r w:rsidR="005B0267">
        <w:fldChar w:fldCharType="end"/>
      </w:r>
      <w:ins w:id="178" w:author="Derek Brandt" w:date="2024-12-17T08:57:00Z" w16du:dateUtc="2024-12-17T07:57:00Z">
        <w:r>
          <w:t xml:space="preserve"> </w:t>
        </w:r>
      </w:ins>
      <w:r w:rsidR="00F13982">
        <w:t>(20.12.24)</w:t>
      </w:r>
    </w:p>
  </w:footnote>
  <w:footnote w:id="3">
    <w:p w14:paraId="58F44EF9" w14:textId="0AF8B746" w:rsidR="00AA7997" w:rsidRPr="00D36901" w:rsidRDefault="00AA7997">
      <w:pPr>
        <w:pStyle w:val="FootnoteText"/>
      </w:pPr>
      <w:r w:rsidRPr="00D36901">
        <w:rPr>
          <w:rStyle w:val="FootnoteReference"/>
        </w:rPr>
        <w:footnoteRef/>
      </w:r>
      <w:r w:rsidRPr="00D36901">
        <w:t xml:space="preserve"> </w:t>
      </w:r>
      <w:r w:rsidR="001D40D4" w:rsidRPr="00D36901">
        <w:t>Python Documentation</w:t>
      </w:r>
      <w:r w:rsidR="009A3B13" w:rsidRPr="00D36901">
        <w:t xml:space="preserve">, </w:t>
      </w:r>
      <w:r w:rsidR="00F438C0" w:rsidRPr="00D36901">
        <w:t xml:space="preserve">Art. “os”: </w:t>
      </w:r>
      <w:hyperlink r:id="rId1" w:history="1">
        <w:r w:rsidR="00F438C0" w:rsidRPr="00D36901">
          <w:rPr>
            <w:rStyle w:val="Hyperlink"/>
          </w:rPr>
          <w:t>https://docs.python.org/3/library/os.html</w:t>
        </w:r>
      </w:hyperlink>
      <w:r w:rsidR="00F438C0" w:rsidRPr="00D36901">
        <w:t xml:space="preserve"> (02.12.24</w:t>
      </w:r>
      <w:r w:rsidR="00C22F66" w:rsidRPr="00D36901">
        <w:t>)</w:t>
      </w:r>
    </w:p>
  </w:footnote>
  <w:footnote w:id="4">
    <w:p w14:paraId="3BBE7D9C" w14:textId="66577FBF" w:rsidR="00BC614F" w:rsidRPr="00411C90" w:rsidRDefault="00BC614F">
      <w:pPr>
        <w:pStyle w:val="FootnoteText"/>
        <w:rPr>
          <w:rPrChange w:id="212" w:author="Landes, Finian (GymLI)" w:date="2024-12-20T12:52:00Z" w16du:dateUtc="2024-12-20T11:52:00Z">
            <w:rPr>
              <w:lang w:val="en-US"/>
            </w:rPr>
          </w:rPrChange>
        </w:rPr>
      </w:pPr>
      <w:r>
        <w:rPr>
          <w:rStyle w:val="FootnoteReference"/>
        </w:rPr>
        <w:footnoteRef/>
      </w:r>
      <w:r w:rsidR="00D86FFC" w:rsidRPr="00411C90">
        <w:rPr>
          <w:rPrChange w:id="213" w:author="Landes, Finian (GymLI)" w:date="2024-12-20T12:52:00Z" w16du:dateUtc="2024-12-20T11:52:00Z">
            <w:rPr>
              <w:lang w:val="en-US"/>
            </w:rPr>
          </w:rPrChange>
        </w:rPr>
        <w:t>Jeffrey A. Clark and contributors</w:t>
      </w:r>
      <w:r w:rsidR="00E430D2" w:rsidRPr="00411C90">
        <w:rPr>
          <w:rPrChange w:id="214" w:author="Landes, Finian (GymLI)" w:date="2024-12-20T12:52:00Z" w16du:dateUtc="2024-12-20T11:52:00Z">
            <w:rPr>
              <w:lang w:val="en-US"/>
            </w:rPr>
          </w:rPrChange>
        </w:rPr>
        <w:t>, Pillow Documen</w:t>
      </w:r>
      <w:r w:rsidR="00D86FFC" w:rsidRPr="00411C90">
        <w:rPr>
          <w:rPrChange w:id="215" w:author="Landes, Finian (GymLI)" w:date="2024-12-20T12:52:00Z" w16du:dateUtc="2024-12-20T11:52:00Z">
            <w:rPr>
              <w:lang w:val="en-US"/>
            </w:rPr>
          </w:rPrChange>
        </w:rPr>
        <w:t xml:space="preserve">tation: </w:t>
      </w:r>
      <w:r w:rsidR="0005791E">
        <w:fldChar w:fldCharType="begin"/>
      </w:r>
      <w:r w:rsidR="0005791E">
        <w:instrText>HYPERLINK "https://pillow.readthedocs.io/en/stable/"</w:instrText>
      </w:r>
      <w:r w:rsidR="0005791E">
        <w:fldChar w:fldCharType="separate"/>
      </w:r>
      <w:r w:rsidR="0005791E" w:rsidRPr="00411C90">
        <w:rPr>
          <w:rStyle w:val="Hyperlink"/>
          <w:rPrChange w:id="216" w:author="Landes, Finian (GymLI)" w:date="2024-12-20T12:52:00Z" w16du:dateUtc="2024-12-20T11:52:00Z">
            <w:rPr>
              <w:rStyle w:val="Hyperlink"/>
              <w:lang w:val="en-US"/>
            </w:rPr>
          </w:rPrChange>
        </w:rPr>
        <w:t>https://pillow.readthedocs.io/en/stable/</w:t>
      </w:r>
      <w:r w:rsidR="0005791E">
        <w:rPr>
          <w:rStyle w:val="Hyperlink"/>
          <w:lang w:val="en-US"/>
        </w:rPr>
        <w:fldChar w:fldCharType="end"/>
      </w:r>
      <w:r w:rsidR="0005791E" w:rsidRPr="00411C90">
        <w:rPr>
          <w:rPrChange w:id="217" w:author="Landes, Finian (GymLI)" w:date="2024-12-20T12:52:00Z" w16du:dateUtc="2024-12-20T11:52:00Z">
            <w:rPr>
              <w:lang w:val="en-US"/>
            </w:rPr>
          </w:rPrChange>
        </w:rPr>
        <w:t xml:space="preserve"> (02.12.24)</w:t>
      </w:r>
    </w:p>
  </w:footnote>
  <w:footnote w:id="5">
    <w:p w14:paraId="5E6C23C0" w14:textId="10884E7C" w:rsidR="007140F3" w:rsidRPr="00A1295B" w:rsidRDefault="007140F3">
      <w:pPr>
        <w:pStyle w:val="FootnoteText"/>
        <w:rPr>
          <w:lang w:val="en-US"/>
        </w:rPr>
      </w:pPr>
      <w:r w:rsidRPr="00D36901">
        <w:rPr>
          <w:rStyle w:val="FootnoteReference"/>
        </w:rPr>
        <w:footnoteRef/>
      </w:r>
      <w:r w:rsidRPr="00A1295B">
        <w:rPr>
          <w:lang w:val="en-US"/>
        </w:rPr>
        <w:t xml:space="preserve"> Wikipedia, Art. “Principal component analysis”: </w:t>
      </w:r>
      <w:r>
        <w:fldChar w:fldCharType="begin"/>
      </w:r>
      <w:r w:rsidRPr="00411C90">
        <w:rPr>
          <w:lang w:val="en-US"/>
          <w:rPrChange w:id="226" w:author="Landes, Finian (GymLI)" w:date="2024-12-20T12:52:00Z" w16du:dateUtc="2024-12-20T11:52:00Z">
            <w:rPr/>
          </w:rPrChange>
        </w:rPr>
        <w:instrText>HYPERLINK "https://en.wikipedia.org/wiki/Principal_component_analysis"</w:instrText>
      </w:r>
      <w:r>
        <w:fldChar w:fldCharType="separate"/>
      </w:r>
      <w:r w:rsidRPr="00A1295B">
        <w:rPr>
          <w:rStyle w:val="Hyperlink"/>
          <w:lang w:val="en-US"/>
        </w:rPr>
        <w:t>https://en.wikipedia.org/wiki/Principal_component_analysis</w:t>
      </w:r>
      <w:r>
        <w:rPr>
          <w:rStyle w:val="Hyperlink"/>
          <w:lang w:val="en-US"/>
        </w:rPr>
        <w:fldChar w:fldCharType="end"/>
      </w:r>
      <w:r w:rsidRPr="00A1295B">
        <w:rPr>
          <w:lang w:val="en-US"/>
        </w:rPr>
        <w:t xml:space="preserve"> (25.11.2024)</w:t>
      </w:r>
    </w:p>
  </w:footnote>
  <w:footnote w:id="6">
    <w:p w14:paraId="369CC158" w14:textId="0661504C" w:rsidR="007C3756" w:rsidRPr="00A1295B" w:rsidRDefault="007C3756">
      <w:pPr>
        <w:pStyle w:val="FootnoteText"/>
        <w:rPr>
          <w:lang w:val="en-US"/>
        </w:rPr>
      </w:pPr>
      <w:r w:rsidRPr="00D36901">
        <w:rPr>
          <w:rStyle w:val="FootnoteReference"/>
        </w:rPr>
        <w:footnoteRef/>
      </w:r>
      <w:r w:rsidRPr="00A1295B">
        <w:rPr>
          <w:lang w:val="en-US"/>
        </w:rPr>
        <w:t xml:space="preserve"> </w:t>
      </w:r>
      <w:r w:rsidR="00C57D4E" w:rsidRPr="00A1295B">
        <w:rPr>
          <w:lang w:val="en-US"/>
        </w:rPr>
        <w:t xml:space="preserve">Wikipedia, Art. “K-means clustering”: </w:t>
      </w:r>
      <w:r w:rsidR="00C57D4E">
        <w:fldChar w:fldCharType="begin"/>
      </w:r>
      <w:r w:rsidR="00C57D4E" w:rsidRPr="00411C90">
        <w:rPr>
          <w:lang w:val="en-US"/>
          <w:rPrChange w:id="326" w:author="Landes, Finian (GymLI)" w:date="2024-12-20T12:52:00Z" w16du:dateUtc="2024-12-20T11:52:00Z">
            <w:rPr/>
          </w:rPrChange>
        </w:rPr>
        <w:instrText>HYPERLINK "https://en.wikipedia.org/wiki/K-means_clustering"</w:instrText>
      </w:r>
      <w:r w:rsidR="00C57D4E">
        <w:fldChar w:fldCharType="separate"/>
      </w:r>
      <w:r w:rsidR="00C57D4E" w:rsidRPr="00A1295B">
        <w:rPr>
          <w:rStyle w:val="Hyperlink"/>
          <w:lang w:val="en-US"/>
        </w:rPr>
        <w:t>https://en.wikipedia.org/wiki/K-means_clustering</w:t>
      </w:r>
      <w:r w:rsidR="00C57D4E">
        <w:rPr>
          <w:rStyle w:val="Hyperlink"/>
          <w:lang w:val="en-US"/>
        </w:rPr>
        <w:fldChar w:fldCharType="end"/>
      </w:r>
      <w:r w:rsidR="00C57D4E" w:rsidRPr="00A1295B">
        <w:rPr>
          <w:lang w:val="en-US"/>
        </w:rPr>
        <w:t xml:space="preserve">  (</w:t>
      </w:r>
      <w:r w:rsidR="008F7498" w:rsidRPr="00A1295B">
        <w:rPr>
          <w:lang w:val="en-US"/>
        </w:rPr>
        <w:t>25.11.2024)</w:t>
      </w:r>
    </w:p>
  </w:footnote>
  <w:footnote w:id="7">
    <w:p w14:paraId="3ED7BB76" w14:textId="461CDD67" w:rsidR="00506638" w:rsidRPr="00A1295B" w:rsidRDefault="00506638">
      <w:pPr>
        <w:pStyle w:val="FootnoteText"/>
        <w:rPr>
          <w:lang w:val="en-US"/>
        </w:rPr>
      </w:pPr>
      <w:r w:rsidRPr="00D36901">
        <w:rPr>
          <w:rStyle w:val="FootnoteReference"/>
        </w:rPr>
        <w:footnoteRef/>
      </w:r>
      <w:r w:rsidRPr="00A1295B">
        <w:rPr>
          <w:lang w:val="en-US"/>
        </w:rPr>
        <w:t xml:space="preserve"> Wikipedia, Art. </w:t>
      </w:r>
      <w:r w:rsidR="00C40EE5" w:rsidRPr="00A1295B">
        <w:rPr>
          <w:lang w:val="en-US"/>
        </w:rPr>
        <w:t>“Fuzzy</w:t>
      </w:r>
      <w:r w:rsidRPr="00A1295B">
        <w:rPr>
          <w:lang w:val="en-US"/>
        </w:rPr>
        <w:t xml:space="preserve"> Clustering</w:t>
      </w:r>
      <w:r w:rsidR="00C40EE5" w:rsidRPr="00A1295B">
        <w:rPr>
          <w:lang w:val="en-US"/>
        </w:rPr>
        <w:t xml:space="preserve">”: </w:t>
      </w:r>
      <w:r w:rsidR="00C40EE5">
        <w:fldChar w:fldCharType="begin"/>
      </w:r>
      <w:r w:rsidR="00C40EE5" w:rsidRPr="00411C90">
        <w:rPr>
          <w:lang w:val="en-US"/>
          <w:rPrChange w:id="488" w:author="Landes, Finian (GymLI)" w:date="2024-12-20T12:52:00Z" w16du:dateUtc="2024-12-20T11:52:00Z">
            <w:rPr/>
          </w:rPrChange>
        </w:rPr>
        <w:instrText>HYPERLINK "https://en.wikipedia.org/wiki/Fuzzy_clustering"</w:instrText>
      </w:r>
      <w:r w:rsidR="00C40EE5">
        <w:fldChar w:fldCharType="separate"/>
      </w:r>
      <w:r w:rsidR="00C40EE5" w:rsidRPr="00A1295B">
        <w:rPr>
          <w:rStyle w:val="Hyperlink"/>
          <w:lang w:val="en-US"/>
        </w:rPr>
        <w:t>https://en.wikipedia.org/wiki/Fuzzy_clustering</w:t>
      </w:r>
      <w:r w:rsidR="00C40EE5">
        <w:rPr>
          <w:rStyle w:val="Hyperlink"/>
          <w:lang w:val="en-US"/>
        </w:rPr>
        <w:fldChar w:fldCharType="end"/>
      </w:r>
      <w:r w:rsidR="00C40EE5" w:rsidRPr="00A1295B">
        <w:rPr>
          <w:lang w:val="en-US"/>
        </w:rPr>
        <w:t xml:space="preserve">  (13.12.2024)</w:t>
      </w:r>
    </w:p>
  </w:footnote>
  <w:footnote w:id="8">
    <w:p w14:paraId="31AA151D" w14:textId="5EEDDB76" w:rsidR="004C40EF" w:rsidRPr="00A1295B" w:rsidRDefault="004C40EF">
      <w:pPr>
        <w:pStyle w:val="FootnoteText"/>
        <w:rPr>
          <w:lang w:val="en-US"/>
        </w:rPr>
      </w:pPr>
      <w:r w:rsidRPr="00D36901">
        <w:rPr>
          <w:rStyle w:val="FootnoteReference"/>
        </w:rPr>
        <w:footnoteRef/>
      </w:r>
      <w:r w:rsidRPr="00A1295B">
        <w:rPr>
          <w:lang w:val="en-US"/>
        </w:rPr>
        <w:t xml:space="preserve"> Medium, Art. “ Fuzzy C-Means Clustering (FCM) Algorithm”:</w:t>
      </w:r>
      <w:r w:rsidR="005B566B" w:rsidRPr="00A1295B">
        <w:rPr>
          <w:lang w:val="en-US"/>
        </w:rPr>
        <w:t xml:space="preserve"> </w:t>
      </w:r>
      <w:r w:rsidR="005B566B">
        <w:fldChar w:fldCharType="begin"/>
      </w:r>
      <w:r w:rsidR="005B566B" w:rsidRPr="00411C90">
        <w:rPr>
          <w:lang w:val="en-US"/>
          <w:rPrChange w:id="490" w:author="Landes, Finian (GymLI)" w:date="2024-12-20T12:52:00Z" w16du:dateUtc="2024-12-20T11:52:00Z">
            <w:rPr/>
          </w:rPrChange>
        </w:rPr>
        <w:instrText>HYPERLINK "https://medium.com/geekculture/fuzzy-c-means-clustering-fcm-algorithm-in-machine-learning-c2e51e586fff"</w:instrText>
      </w:r>
      <w:r w:rsidR="005B566B">
        <w:fldChar w:fldCharType="separate"/>
      </w:r>
      <w:r w:rsidR="005B566B" w:rsidRPr="00A1295B">
        <w:rPr>
          <w:rStyle w:val="Hyperlink"/>
          <w:lang w:val="en-US"/>
        </w:rPr>
        <w:t>https://medium.com/geekculture/fuzzy-c-means-clustering-fcm-algorithm-in-machine-learning-c2e51e586fff</w:t>
      </w:r>
      <w:r w:rsidR="005B566B">
        <w:rPr>
          <w:rStyle w:val="Hyperlink"/>
          <w:lang w:val="en-US"/>
        </w:rPr>
        <w:fldChar w:fldCharType="end"/>
      </w:r>
      <w:r w:rsidR="005B566B" w:rsidRPr="00A1295B">
        <w:rPr>
          <w:lang w:val="en-US"/>
        </w:rPr>
        <w:t xml:space="preserve">  (13.12.2024)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2DA79" w14:textId="77777777" w:rsidR="00A35BEF" w:rsidRDefault="00A35B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559B2"/>
    <w:multiLevelType w:val="multilevel"/>
    <w:tmpl w:val="2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4AE37EB"/>
    <w:multiLevelType w:val="hybridMultilevel"/>
    <w:tmpl w:val="FC5010E6"/>
    <w:lvl w:ilvl="0" w:tplc="9C06325A">
      <w:start w:val="1"/>
      <w:numFmt w:val="decimal"/>
      <w:lvlText w:val="%1."/>
      <w:lvlJc w:val="left"/>
      <w:pPr>
        <w:ind w:left="360" w:hanging="360"/>
      </w:pPr>
      <w:rPr>
        <w:rFonts w:hint="default"/>
        <w:b/>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05A377D6"/>
    <w:multiLevelType w:val="multilevel"/>
    <w:tmpl w:val="2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9A03697"/>
    <w:multiLevelType w:val="hybridMultilevel"/>
    <w:tmpl w:val="02CE084E"/>
    <w:lvl w:ilvl="0" w:tplc="56E62926">
      <w:numFmt w:val="decimal"/>
      <w:lvlText w:val="%1."/>
      <w:lvlJc w:val="left"/>
      <w:pPr>
        <w:ind w:left="360" w:hanging="360"/>
      </w:pPr>
      <w:rPr>
        <w:rFonts w:hint="default"/>
        <w:color w:val="C586C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BA82FB7"/>
    <w:multiLevelType w:val="multilevel"/>
    <w:tmpl w:val="5844B6F8"/>
    <w:lvl w:ilvl="0">
      <w:start w:val="1"/>
      <w:numFmt w:val="decimal"/>
      <w:pStyle w:val="berschrift11"/>
      <w:lvlText w:val="%1."/>
      <w:lvlJc w:val="left"/>
      <w:pPr>
        <w:ind w:left="0" w:firstLine="0"/>
      </w:pPr>
      <w:rPr>
        <w:rFonts w:hint="default"/>
      </w:rPr>
    </w:lvl>
    <w:lvl w:ilvl="1">
      <w:start w:val="1"/>
      <w:numFmt w:val="decimal"/>
      <w:pStyle w:val="berschrift21"/>
      <w:lvlText w:val="%1.%2."/>
      <w:lvlJc w:val="left"/>
      <w:pPr>
        <w:ind w:left="0" w:firstLine="0"/>
      </w:pPr>
      <w:rPr>
        <w:rFonts w:hint="default"/>
      </w:rPr>
    </w:lvl>
    <w:lvl w:ilvl="2">
      <w:start w:val="1"/>
      <w:numFmt w:val="decimal"/>
      <w:pStyle w:val="berschrift31"/>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37C844F5"/>
    <w:multiLevelType w:val="multilevel"/>
    <w:tmpl w:val="58A4DFD8"/>
    <w:lvl w:ilvl="0">
      <w:start w:val="3"/>
      <w:numFmt w:val="decimal"/>
      <w:lvlText w:val="%1"/>
      <w:lvlJc w:val="left"/>
      <w:pPr>
        <w:ind w:left="396" w:hanging="396"/>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15:restartNumberingAfterBreak="0">
    <w:nsid w:val="38E564AC"/>
    <w:multiLevelType w:val="multilevel"/>
    <w:tmpl w:val="48F2D8DC"/>
    <w:lvl w:ilvl="0">
      <w:start w:val="1"/>
      <w:numFmt w:val="decimal"/>
      <w:lvlText w:val="%1."/>
      <w:lvlJc w:val="left"/>
      <w:pPr>
        <w:ind w:left="432" w:hanging="432"/>
      </w:pPr>
      <w:rPr>
        <w:rFonts w:hint="default"/>
        <w:b/>
        <w:bCs/>
      </w:rPr>
    </w:lvl>
    <w:lvl w:ilvl="1">
      <w:start w:val="1"/>
      <w:numFmt w:val="decimal"/>
      <w:lvlText w:val="%1.%2"/>
      <w:lvlJc w:val="left"/>
      <w:pPr>
        <w:ind w:left="576" w:hanging="576"/>
      </w:pPr>
      <w:rPr>
        <w:b/>
        <w:bCs/>
      </w:r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9E66846"/>
    <w:multiLevelType w:val="hybridMultilevel"/>
    <w:tmpl w:val="56FC71D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8" w15:restartNumberingAfterBreak="0">
    <w:nsid w:val="3F805F7C"/>
    <w:multiLevelType w:val="hybridMultilevel"/>
    <w:tmpl w:val="CECCF664"/>
    <w:lvl w:ilvl="0" w:tplc="2B9A2166">
      <w:start w:val="3"/>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04F4873"/>
    <w:multiLevelType w:val="multilevel"/>
    <w:tmpl w:val="48F2D8DC"/>
    <w:lvl w:ilvl="0">
      <w:start w:val="1"/>
      <w:numFmt w:val="decimal"/>
      <w:lvlText w:val="%1."/>
      <w:lvlJc w:val="left"/>
      <w:pPr>
        <w:ind w:left="432" w:hanging="432"/>
      </w:pPr>
      <w:rPr>
        <w:rFonts w:hint="default"/>
        <w:b/>
        <w:bCs/>
      </w:rPr>
    </w:lvl>
    <w:lvl w:ilvl="1">
      <w:start w:val="1"/>
      <w:numFmt w:val="decimal"/>
      <w:lvlText w:val="%1.%2"/>
      <w:lvlJc w:val="left"/>
      <w:pPr>
        <w:ind w:left="576" w:hanging="576"/>
      </w:pPr>
      <w:rPr>
        <w:b/>
        <w:bCs/>
      </w:r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12A2D71"/>
    <w:multiLevelType w:val="hybridMultilevel"/>
    <w:tmpl w:val="9BD6D492"/>
    <w:lvl w:ilvl="0" w:tplc="737265EC">
      <w:start w:val="1"/>
      <w:numFmt w:val="decimal"/>
      <w:lvlText w:val="%1."/>
      <w:lvlJc w:val="left"/>
      <w:pPr>
        <w:ind w:left="360" w:hanging="360"/>
      </w:pPr>
      <w:rPr>
        <w:rFonts w:hint="default"/>
        <w:color w:val="C586C0"/>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41E05ED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E100FA"/>
    <w:multiLevelType w:val="multilevel"/>
    <w:tmpl w:val="48F2D8DC"/>
    <w:lvl w:ilvl="0">
      <w:start w:val="1"/>
      <w:numFmt w:val="decimal"/>
      <w:lvlText w:val="%1."/>
      <w:lvlJc w:val="left"/>
      <w:pPr>
        <w:ind w:left="432" w:hanging="432"/>
      </w:pPr>
      <w:rPr>
        <w:rFonts w:hint="default"/>
        <w:b/>
        <w:bCs/>
      </w:rPr>
    </w:lvl>
    <w:lvl w:ilvl="1">
      <w:start w:val="1"/>
      <w:numFmt w:val="decimal"/>
      <w:lvlText w:val="%1.%2"/>
      <w:lvlJc w:val="left"/>
      <w:pPr>
        <w:ind w:left="576" w:hanging="576"/>
      </w:pPr>
      <w:rPr>
        <w:b/>
        <w:bCs/>
      </w:r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597743B"/>
    <w:multiLevelType w:val="multilevel"/>
    <w:tmpl w:val="7A301BCE"/>
    <w:lvl w:ilvl="0">
      <w:start w:val="4"/>
      <w:numFmt w:val="decimal"/>
      <w:lvlText w:val="%1"/>
      <w:lvlJc w:val="left"/>
      <w:pPr>
        <w:ind w:left="396" w:hanging="396"/>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4" w15:restartNumberingAfterBreak="0">
    <w:nsid w:val="4756632C"/>
    <w:multiLevelType w:val="multilevel"/>
    <w:tmpl w:val="C55264FC"/>
    <w:lvl w:ilvl="0">
      <w:start w:val="3"/>
      <w:numFmt w:val="decimal"/>
      <w:lvlText w:val="%1"/>
      <w:lvlJc w:val="left"/>
      <w:pPr>
        <w:ind w:left="396" w:hanging="396"/>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15:restartNumberingAfterBreak="0">
    <w:nsid w:val="48081DB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664F9F"/>
    <w:multiLevelType w:val="multilevel"/>
    <w:tmpl w:val="48F2D8DC"/>
    <w:lvl w:ilvl="0">
      <w:start w:val="1"/>
      <w:numFmt w:val="decimal"/>
      <w:lvlText w:val="%1."/>
      <w:lvlJc w:val="left"/>
      <w:pPr>
        <w:ind w:left="432" w:hanging="432"/>
      </w:pPr>
      <w:rPr>
        <w:rFonts w:hint="default"/>
        <w:b/>
        <w:bCs/>
      </w:rPr>
    </w:lvl>
    <w:lvl w:ilvl="1">
      <w:start w:val="1"/>
      <w:numFmt w:val="decimal"/>
      <w:lvlText w:val="%1.%2"/>
      <w:lvlJc w:val="left"/>
      <w:pPr>
        <w:ind w:left="576" w:hanging="576"/>
      </w:pPr>
      <w:rPr>
        <w:b/>
        <w:bCs/>
      </w:r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DF952CC"/>
    <w:multiLevelType w:val="multilevel"/>
    <w:tmpl w:val="2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E4662CB"/>
    <w:multiLevelType w:val="hybridMultilevel"/>
    <w:tmpl w:val="0F62732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9" w15:restartNumberingAfterBreak="0">
    <w:nsid w:val="606546CB"/>
    <w:multiLevelType w:val="multilevel"/>
    <w:tmpl w:val="48F2D8DC"/>
    <w:lvl w:ilvl="0">
      <w:start w:val="1"/>
      <w:numFmt w:val="decimal"/>
      <w:lvlText w:val="%1."/>
      <w:lvlJc w:val="left"/>
      <w:pPr>
        <w:ind w:left="432" w:hanging="432"/>
      </w:pPr>
      <w:rPr>
        <w:rFonts w:hint="default"/>
        <w:b/>
        <w:bCs/>
      </w:rPr>
    </w:lvl>
    <w:lvl w:ilvl="1">
      <w:start w:val="1"/>
      <w:numFmt w:val="decimal"/>
      <w:lvlText w:val="%1.%2"/>
      <w:lvlJc w:val="left"/>
      <w:pPr>
        <w:ind w:left="576" w:hanging="576"/>
      </w:pPr>
      <w:rPr>
        <w:b/>
        <w:bCs/>
      </w:r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BA1506F"/>
    <w:multiLevelType w:val="multilevel"/>
    <w:tmpl w:val="CC240686"/>
    <w:lvl w:ilvl="0">
      <w:start w:val="4"/>
      <w:numFmt w:val="decimal"/>
      <w:lvlText w:val="%1"/>
      <w:lvlJc w:val="left"/>
      <w:pPr>
        <w:ind w:left="396" w:hanging="396"/>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1" w15:restartNumberingAfterBreak="0">
    <w:nsid w:val="75AD4232"/>
    <w:multiLevelType w:val="multilevel"/>
    <w:tmpl w:val="2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82A44F0"/>
    <w:multiLevelType w:val="hybridMultilevel"/>
    <w:tmpl w:val="B6D6DDD6"/>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3" w15:restartNumberingAfterBreak="0">
    <w:nsid w:val="7B4A0F16"/>
    <w:multiLevelType w:val="multilevel"/>
    <w:tmpl w:val="D290A0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1"/>
      <w:lvlText w:val="%1.%2.%3.%4"/>
      <w:lvlJc w:val="left"/>
      <w:pPr>
        <w:ind w:left="864" w:hanging="864"/>
      </w:pPr>
    </w:lvl>
    <w:lvl w:ilvl="4">
      <w:start w:val="1"/>
      <w:numFmt w:val="decimal"/>
      <w:pStyle w:val="berschrift51"/>
      <w:lvlText w:val="%1.%2.%3.%4.%5"/>
      <w:lvlJc w:val="left"/>
      <w:pPr>
        <w:ind w:left="1008" w:hanging="1008"/>
      </w:pPr>
    </w:lvl>
    <w:lvl w:ilvl="5">
      <w:start w:val="1"/>
      <w:numFmt w:val="decimal"/>
      <w:pStyle w:val="berschrift61"/>
      <w:lvlText w:val="%1.%2.%3.%4.%5.%6"/>
      <w:lvlJc w:val="left"/>
      <w:pPr>
        <w:ind w:left="1152" w:hanging="1152"/>
      </w:pPr>
    </w:lvl>
    <w:lvl w:ilvl="6">
      <w:start w:val="1"/>
      <w:numFmt w:val="decimal"/>
      <w:pStyle w:val="berschrift71"/>
      <w:lvlText w:val="%1.%2.%3.%4.%5.%6.%7"/>
      <w:lvlJc w:val="left"/>
      <w:pPr>
        <w:ind w:left="1296" w:hanging="1296"/>
      </w:pPr>
    </w:lvl>
    <w:lvl w:ilvl="7">
      <w:start w:val="1"/>
      <w:numFmt w:val="decimal"/>
      <w:pStyle w:val="berschrift81"/>
      <w:lvlText w:val="%1.%2.%3.%4.%5.%6.%7.%8"/>
      <w:lvlJc w:val="left"/>
      <w:pPr>
        <w:ind w:left="1440" w:hanging="1440"/>
      </w:pPr>
    </w:lvl>
    <w:lvl w:ilvl="8">
      <w:start w:val="1"/>
      <w:numFmt w:val="decimal"/>
      <w:pStyle w:val="berschrift91"/>
      <w:lvlText w:val="%1.%2.%3.%4.%5.%6.%7.%8.%9"/>
      <w:lvlJc w:val="left"/>
      <w:pPr>
        <w:ind w:left="1584" w:hanging="1584"/>
      </w:pPr>
    </w:lvl>
  </w:abstractNum>
  <w:abstractNum w:abstractNumId="24" w15:restartNumberingAfterBreak="0">
    <w:nsid w:val="7B7F139E"/>
    <w:multiLevelType w:val="multilevel"/>
    <w:tmpl w:val="2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609770299">
    <w:abstractNumId w:val="18"/>
  </w:num>
  <w:num w:numId="2" w16cid:durableId="1593931377">
    <w:abstractNumId w:val="7"/>
  </w:num>
  <w:num w:numId="3" w16cid:durableId="660961479">
    <w:abstractNumId w:val="1"/>
  </w:num>
  <w:num w:numId="4" w16cid:durableId="1062867998">
    <w:abstractNumId w:val="23"/>
  </w:num>
  <w:num w:numId="5" w16cid:durableId="330761053">
    <w:abstractNumId w:val="15"/>
  </w:num>
  <w:num w:numId="6" w16cid:durableId="1256133963">
    <w:abstractNumId w:val="4"/>
  </w:num>
  <w:num w:numId="7" w16cid:durableId="1423452854">
    <w:abstractNumId w:val="6"/>
  </w:num>
  <w:num w:numId="8" w16cid:durableId="1358775606">
    <w:abstractNumId w:val="21"/>
  </w:num>
  <w:num w:numId="9" w16cid:durableId="982269408">
    <w:abstractNumId w:val="2"/>
  </w:num>
  <w:num w:numId="10" w16cid:durableId="1114010571">
    <w:abstractNumId w:val="24"/>
  </w:num>
  <w:num w:numId="11" w16cid:durableId="2082411389">
    <w:abstractNumId w:val="17"/>
  </w:num>
  <w:num w:numId="12" w16cid:durableId="1197885474">
    <w:abstractNumId w:val="0"/>
  </w:num>
  <w:num w:numId="13" w16cid:durableId="2130002668">
    <w:abstractNumId w:val="5"/>
  </w:num>
  <w:num w:numId="14" w16cid:durableId="1698267061">
    <w:abstractNumId w:val="8"/>
  </w:num>
  <w:num w:numId="15" w16cid:durableId="1338649754">
    <w:abstractNumId w:val="14"/>
  </w:num>
  <w:num w:numId="16" w16cid:durableId="1229145408">
    <w:abstractNumId w:val="20"/>
  </w:num>
  <w:num w:numId="17" w16cid:durableId="2098817827">
    <w:abstractNumId w:val="13"/>
  </w:num>
  <w:num w:numId="18" w16cid:durableId="834952387">
    <w:abstractNumId w:val="19"/>
  </w:num>
  <w:num w:numId="19" w16cid:durableId="1181966241">
    <w:abstractNumId w:val="22"/>
  </w:num>
  <w:num w:numId="20" w16cid:durableId="1911689158">
    <w:abstractNumId w:val="11"/>
  </w:num>
  <w:num w:numId="21" w16cid:durableId="93136752">
    <w:abstractNumId w:val="10"/>
  </w:num>
  <w:num w:numId="22" w16cid:durableId="32073041">
    <w:abstractNumId w:val="3"/>
  </w:num>
  <w:num w:numId="23" w16cid:durableId="1335105550">
    <w:abstractNumId w:val="16"/>
  </w:num>
  <w:num w:numId="24" w16cid:durableId="813107479">
    <w:abstractNumId w:val="12"/>
  </w:num>
  <w:num w:numId="25" w16cid:durableId="70748768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andes, Finian (GymLI)">
    <w15:presenceInfo w15:providerId="AD" w15:userId="S::e271687@sbl.ch::91109cd4-324e-465d-bdbc-e17d4e683b3c"/>
  </w15:person>
  <w15:person w15:author="Derek Brandt">
    <w15:presenceInfo w15:providerId="Windows Live" w15:userId="a9afc54868433d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defaultTabStop w:val="720"/>
  <w:hyphenationZone w:val="425"/>
  <w:characterSpacingControl w:val="doNotCompres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0C3"/>
    <w:rsid w:val="00001F2F"/>
    <w:rsid w:val="00002136"/>
    <w:rsid w:val="0000235D"/>
    <w:rsid w:val="00002736"/>
    <w:rsid w:val="000053AD"/>
    <w:rsid w:val="00006C26"/>
    <w:rsid w:val="00006E2E"/>
    <w:rsid w:val="00006F73"/>
    <w:rsid w:val="00010998"/>
    <w:rsid w:val="00012017"/>
    <w:rsid w:val="000126AE"/>
    <w:rsid w:val="00012AAB"/>
    <w:rsid w:val="00013272"/>
    <w:rsid w:val="000151B2"/>
    <w:rsid w:val="00015C9A"/>
    <w:rsid w:val="00015DA1"/>
    <w:rsid w:val="0001605A"/>
    <w:rsid w:val="000162FF"/>
    <w:rsid w:val="000174C6"/>
    <w:rsid w:val="00020277"/>
    <w:rsid w:val="000205C6"/>
    <w:rsid w:val="000216B6"/>
    <w:rsid w:val="00022E5A"/>
    <w:rsid w:val="000232B7"/>
    <w:rsid w:val="0002394C"/>
    <w:rsid w:val="000243BB"/>
    <w:rsid w:val="00024A31"/>
    <w:rsid w:val="00024FD3"/>
    <w:rsid w:val="00025115"/>
    <w:rsid w:val="0002521B"/>
    <w:rsid w:val="000257CA"/>
    <w:rsid w:val="00026E3D"/>
    <w:rsid w:val="0002759D"/>
    <w:rsid w:val="00027C18"/>
    <w:rsid w:val="0003004F"/>
    <w:rsid w:val="00031241"/>
    <w:rsid w:val="0003237D"/>
    <w:rsid w:val="00032B81"/>
    <w:rsid w:val="00033575"/>
    <w:rsid w:val="00034263"/>
    <w:rsid w:val="0003755F"/>
    <w:rsid w:val="000375CF"/>
    <w:rsid w:val="00037D55"/>
    <w:rsid w:val="00040251"/>
    <w:rsid w:val="0004028A"/>
    <w:rsid w:val="000405C4"/>
    <w:rsid w:val="00040864"/>
    <w:rsid w:val="00041265"/>
    <w:rsid w:val="00041905"/>
    <w:rsid w:val="00041B5B"/>
    <w:rsid w:val="000428E5"/>
    <w:rsid w:val="00042F53"/>
    <w:rsid w:val="000449E6"/>
    <w:rsid w:val="0004583A"/>
    <w:rsid w:val="00045A70"/>
    <w:rsid w:val="00045E23"/>
    <w:rsid w:val="000460E1"/>
    <w:rsid w:val="00046239"/>
    <w:rsid w:val="0004645A"/>
    <w:rsid w:val="00047034"/>
    <w:rsid w:val="00047673"/>
    <w:rsid w:val="00050ECD"/>
    <w:rsid w:val="00051561"/>
    <w:rsid w:val="000517AE"/>
    <w:rsid w:val="0005220D"/>
    <w:rsid w:val="00052E7B"/>
    <w:rsid w:val="000537A5"/>
    <w:rsid w:val="00054D6A"/>
    <w:rsid w:val="00055009"/>
    <w:rsid w:val="00056376"/>
    <w:rsid w:val="00056FDF"/>
    <w:rsid w:val="00057255"/>
    <w:rsid w:val="0005791E"/>
    <w:rsid w:val="000579A9"/>
    <w:rsid w:val="00060BDC"/>
    <w:rsid w:val="00062578"/>
    <w:rsid w:val="00062C00"/>
    <w:rsid w:val="00062F2E"/>
    <w:rsid w:val="00063093"/>
    <w:rsid w:val="00063CBB"/>
    <w:rsid w:val="00063CF0"/>
    <w:rsid w:val="00063DB3"/>
    <w:rsid w:val="00063F24"/>
    <w:rsid w:val="00064584"/>
    <w:rsid w:val="0006478A"/>
    <w:rsid w:val="000655BB"/>
    <w:rsid w:val="0006599C"/>
    <w:rsid w:val="0006664F"/>
    <w:rsid w:val="00066945"/>
    <w:rsid w:val="00066AA6"/>
    <w:rsid w:val="00067440"/>
    <w:rsid w:val="00072A9D"/>
    <w:rsid w:val="00073934"/>
    <w:rsid w:val="00073A47"/>
    <w:rsid w:val="00074514"/>
    <w:rsid w:val="0007455E"/>
    <w:rsid w:val="0007456F"/>
    <w:rsid w:val="00074FD0"/>
    <w:rsid w:val="000756B7"/>
    <w:rsid w:val="000767A3"/>
    <w:rsid w:val="000769FC"/>
    <w:rsid w:val="00077375"/>
    <w:rsid w:val="00077A64"/>
    <w:rsid w:val="00080A26"/>
    <w:rsid w:val="000810A7"/>
    <w:rsid w:val="000821BD"/>
    <w:rsid w:val="000830E2"/>
    <w:rsid w:val="000835F0"/>
    <w:rsid w:val="00085866"/>
    <w:rsid w:val="00085946"/>
    <w:rsid w:val="000863DD"/>
    <w:rsid w:val="00086F00"/>
    <w:rsid w:val="00087DE9"/>
    <w:rsid w:val="00090EB4"/>
    <w:rsid w:val="00091EC6"/>
    <w:rsid w:val="0009352A"/>
    <w:rsid w:val="0009356F"/>
    <w:rsid w:val="0009559E"/>
    <w:rsid w:val="00095AC7"/>
    <w:rsid w:val="00096012"/>
    <w:rsid w:val="000964E1"/>
    <w:rsid w:val="00096EF5"/>
    <w:rsid w:val="000970FC"/>
    <w:rsid w:val="000972AD"/>
    <w:rsid w:val="000972ED"/>
    <w:rsid w:val="00097B0C"/>
    <w:rsid w:val="000A01E6"/>
    <w:rsid w:val="000A089E"/>
    <w:rsid w:val="000A20F3"/>
    <w:rsid w:val="000A3272"/>
    <w:rsid w:val="000A37AA"/>
    <w:rsid w:val="000A5D71"/>
    <w:rsid w:val="000A64E7"/>
    <w:rsid w:val="000A7181"/>
    <w:rsid w:val="000A724E"/>
    <w:rsid w:val="000A77DD"/>
    <w:rsid w:val="000B036E"/>
    <w:rsid w:val="000B065B"/>
    <w:rsid w:val="000B1FDD"/>
    <w:rsid w:val="000B2416"/>
    <w:rsid w:val="000B358F"/>
    <w:rsid w:val="000B3D0C"/>
    <w:rsid w:val="000B6D6F"/>
    <w:rsid w:val="000B738C"/>
    <w:rsid w:val="000B75CE"/>
    <w:rsid w:val="000C0357"/>
    <w:rsid w:val="000C33AB"/>
    <w:rsid w:val="000C36C0"/>
    <w:rsid w:val="000C5157"/>
    <w:rsid w:val="000C52AC"/>
    <w:rsid w:val="000C6732"/>
    <w:rsid w:val="000C6D6D"/>
    <w:rsid w:val="000C7250"/>
    <w:rsid w:val="000C7FE6"/>
    <w:rsid w:val="000D0BCA"/>
    <w:rsid w:val="000D1259"/>
    <w:rsid w:val="000D1D60"/>
    <w:rsid w:val="000D2960"/>
    <w:rsid w:val="000D3AB2"/>
    <w:rsid w:val="000D6A63"/>
    <w:rsid w:val="000D748B"/>
    <w:rsid w:val="000E0690"/>
    <w:rsid w:val="000E0E75"/>
    <w:rsid w:val="000E25DF"/>
    <w:rsid w:val="000E2C37"/>
    <w:rsid w:val="000E3C5B"/>
    <w:rsid w:val="000E3ED1"/>
    <w:rsid w:val="000E52B2"/>
    <w:rsid w:val="000E5B7E"/>
    <w:rsid w:val="000E6072"/>
    <w:rsid w:val="000E638B"/>
    <w:rsid w:val="000F1D99"/>
    <w:rsid w:val="000F258B"/>
    <w:rsid w:val="000F2706"/>
    <w:rsid w:val="000F5383"/>
    <w:rsid w:val="000F61E4"/>
    <w:rsid w:val="000F6A62"/>
    <w:rsid w:val="00100041"/>
    <w:rsid w:val="001002DD"/>
    <w:rsid w:val="00101121"/>
    <w:rsid w:val="00101C62"/>
    <w:rsid w:val="00102071"/>
    <w:rsid w:val="00102A96"/>
    <w:rsid w:val="00102C42"/>
    <w:rsid w:val="00103AB6"/>
    <w:rsid w:val="00103D11"/>
    <w:rsid w:val="00103DF0"/>
    <w:rsid w:val="00104306"/>
    <w:rsid w:val="001048C6"/>
    <w:rsid w:val="0010663F"/>
    <w:rsid w:val="001069CC"/>
    <w:rsid w:val="00110D0C"/>
    <w:rsid w:val="0011337D"/>
    <w:rsid w:val="00113F67"/>
    <w:rsid w:val="0011451E"/>
    <w:rsid w:val="00114E1B"/>
    <w:rsid w:val="00114E57"/>
    <w:rsid w:val="001150D6"/>
    <w:rsid w:val="00116FD5"/>
    <w:rsid w:val="0011748A"/>
    <w:rsid w:val="00117585"/>
    <w:rsid w:val="00117C50"/>
    <w:rsid w:val="00120204"/>
    <w:rsid w:val="00120833"/>
    <w:rsid w:val="0012118A"/>
    <w:rsid w:val="00121F0D"/>
    <w:rsid w:val="0012303A"/>
    <w:rsid w:val="0012364A"/>
    <w:rsid w:val="00125CCB"/>
    <w:rsid w:val="00126765"/>
    <w:rsid w:val="00126816"/>
    <w:rsid w:val="00126F1C"/>
    <w:rsid w:val="00126F48"/>
    <w:rsid w:val="0012722E"/>
    <w:rsid w:val="0013088A"/>
    <w:rsid w:val="00130A3F"/>
    <w:rsid w:val="0013210E"/>
    <w:rsid w:val="0013290C"/>
    <w:rsid w:val="00133127"/>
    <w:rsid w:val="001336A7"/>
    <w:rsid w:val="00133D34"/>
    <w:rsid w:val="001347B3"/>
    <w:rsid w:val="001405DF"/>
    <w:rsid w:val="00141A47"/>
    <w:rsid w:val="00142056"/>
    <w:rsid w:val="001428EE"/>
    <w:rsid w:val="00143AA7"/>
    <w:rsid w:val="00144A17"/>
    <w:rsid w:val="00144B17"/>
    <w:rsid w:val="00145177"/>
    <w:rsid w:val="00147FBA"/>
    <w:rsid w:val="00150C76"/>
    <w:rsid w:val="00150E05"/>
    <w:rsid w:val="001511CF"/>
    <w:rsid w:val="00152A4E"/>
    <w:rsid w:val="00153AF0"/>
    <w:rsid w:val="0015454C"/>
    <w:rsid w:val="00154CBE"/>
    <w:rsid w:val="001566A6"/>
    <w:rsid w:val="001575DA"/>
    <w:rsid w:val="0015760F"/>
    <w:rsid w:val="00160497"/>
    <w:rsid w:val="00160546"/>
    <w:rsid w:val="001611F5"/>
    <w:rsid w:val="0016149E"/>
    <w:rsid w:val="00161AED"/>
    <w:rsid w:val="001637F7"/>
    <w:rsid w:val="00164708"/>
    <w:rsid w:val="00164D46"/>
    <w:rsid w:val="00164DC3"/>
    <w:rsid w:val="001654D8"/>
    <w:rsid w:val="001658CF"/>
    <w:rsid w:val="00166573"/>
    <w:rsid w:val="0016706C"/>
    <w:rsid w:val="001671C3"/>
    <w:rsid w:val="00167C97"/>
    <w:rsid w:val="00170358"/>
    <w:rsid w:val="00171DC1"/>
    <w:rsid w:val="00172384"/>
    <w:rsid w:val="00173447"/>
    <w:rsid w:val="00173852"/>
    <w:rsid w:val="00174288"/>
    <w:rsid w:val="00174D0C"/>
    <w:rsid w:val="001754F5"/>
    <w:rsid w:val="00175CA4"/>
    <w:rsid w:val="001761A4"/>
    <w:rsid w:val="0017649A"/>
    <w:rsid w:val="00176793"/>
    <w:rsid w:val="00181938"/>
    <w:rsid w:val="00181D9F"/>
    <w:rsid w:val="00182BC3"/>
    <w:rsid w:val="001835E2"/>
    <w:rsid w:val="001836BC"/>
    <w:rsid w:val="00183E4D"/>
    <w:rsid w:val="0018498A"/>
    <w:rsid w:val="00184AF4"/>
    <w:rsid w:val="0018563D"/>
    <w:rsid w:val="00185B45"/>
    <w:rsid w:val="001863D3"/>
    <w:rsid w:val="001869DF"/>
    <w:rsid w:val="00187488"/>
    <w:rsid w:val="00187B97"/>
    <w:rsid w:val="00187CD3"/>
    <w:rsid w:val="00187FC8"/>
    <w:rsid w:val="00190597"/>
    <w:rsid w:val="00190EA0"/>
    <w:rsid w:val="00191044"/>
    <w:rsid w:val="0019256F"/>
    <w:rsid w:val="001935C5"/>
    <w:rsid w:val="00193BC2"/>
    <w:rsid w:val="00194D24"/>
    <w:rsid w:val="00195FFB"/>
    <w:rsid w:val="001964DE"/>
    <w:rsid w:val="001A031D"/>
    <w:rsid w:val="001A072B"/>
    <w:rsid w:val="001A1493"/>
    <w:rsid w:val="001A1636"/>
    <w:rsid w:val="001A1A9B"/>
    <w:rsid w:val="001A1CB3"/>
    <w:rsid w:val="001A1FB3"/>
    <w:rsid w:val="001A3385"/>
    <w:rsid w:val="001A3D99"/>
    <w:rsid w:val="001A3EBF"/>
    <w:rsid w:val="001A5875"/>
    <w:rsid w:val="001A6BC9"/>
    <w:rsid w:val="001B0DA2"/>
    <w:rsid w:val="001B1618"/>
    <w:rsid w:val="001B166A"/>
    <w:rsid w:val="001B16AA"/>
    <w:rsid w:val="001B1B87"/>
    <w:rsid w:val="001B2261"/>
    <w:rsid w:val="001B24DB"/>
    <w:rsid w:val="001B2634"/>
    <w:rsid w:val="001B27BA"/>
    <w:rsid w:val="001B2803"/>
    <w:rsid w:val="001B2E26"/>
    <w:rsid w:val="001B3923"/>
    <w:rsid w:val="001B5264"/>
    <w:rsid w:val="001B6D9F"/>
    <w:rsid w:val="001B7018"/>
    <w:rsid w:val="001B7512"/>
    <w:rsid w:val="001C0077"/>
    <w:rsid w:val="001C072E"/>
    <w:rsid w:val="001C1F01"/>
    <w:rsid w:val="001C3305"/>
    <w:rsid w:val="001C4054"/>
    <w:rsid w:val="001C50F8"/>
    <w:rsid w:val="001C5ED8"/>
    <w:rsid w:val="001C61E2"/>
    <w:rsid w:val="001C6FDA"/>
    <w:rsid w:val="001C7280"/>
    <w:rsid w:val="001C7EC9"/>
    <w:rsid w:val="001D16B7"/>
    <w:rsid w:val="001D1B12"/>
    <w:rsid w:val="001D1B46"/>
    <w:rsid w:val="001D1C82"/>
    <w:rsid w:val="001D2557"/>
    <w:rsid w:val="001D2D50"/>
    <w:rsid w:val="001D340E"/>
    <w:rsid w:val="001D40D4"/>
    <w:rsid w:val="001D41C7"/>
    <w:rsid w:val="001D474D"/>
    <w:rsid w:val="001D484B"/>
    <w:rsid w:val="001D53D6"/>
    <w:rsid w:val="001D65EE"/>
    <w:rsid w:val="001D673D"/>
    <w:rsid w:val="001D6C52"/>
    <w:rsid w:val="001E071B"/>
    <w:rsid w:val="001E08A9"/>
    <w:rsid w:val="001E1B49"/>
    <w:rsid w:val="001E2F9C"/>
    <w:rsid w:val="001E4611"/>
    <w:rsid w:val="001E4F1C"/>
    <w:rsid w:val="001E5BD0"/>
    <w:rsid w:val="001E7972"/>
    <w:rsid w:val="001E7EDD"/>
    <w:rsid w:val="001F1024"/>
    <w:rsid w:val="001F1B2D"/>
    <w:rsid w:val="001F25BF"/>
    <w:rsid w:val="001F29A6"/>
    <w:rsid w:val="001F2C14"/>
    <w:rsid w:val="001F3E19"/>
    <w:rsid w:val="001F4179"/>
    <w:rsid w:val="001F4429"/>
    <w:rsid w:val="001F4B0D"/>
    <w:rsid w:val="001F4DE2"/>
    <w:rsid w:val="001F6ADE"/>
    <w:rsid w:val="00200B2B"/>
    <w:rsid w:val="0020153F"/>
    <w:rsid w:val="00202675"/>
    <w:rsid w:val="00202A09"/>
    <w:rsid w:val="00203E26"/>
    <w:rsid w:val="0020582D"/>
    <w:rsid w:val="00205FE0"/>
    <w:rsid w:val="00206977"/>
    <w:rsid w:val="00206A4A"/>
    <w:rsid w:val="0020794D"/>
    <w:rsid w:val="002101D8"/>
    <w:rsid w:val="002115ED"/>
    <w:rsid w:val="002118C0"/>
    <w:rsid w:val="0021255E"/>
    <w:rsid w:val="0021258A"/>
    <w:rsid w:val="00212838"/>
    <w:rsid w:val="0021331D"/>
    <w:rsid w:val="002136EA"/>
    <w:rsid w:val="00214023"/>
    <w:rsid w:val="0021488A"/>
    <w:rsid w:val="0021507C"/>
    <w:rsid w:val="0021692B"/>
    <w:rsid w:val="00216CEF"/>
    <w:rsid w:val="0021777B"/>
    <w:rsid w:val="002179F0"/>
    <w:rsid w:val="002209F1"/>
    <w:rsid w:val="002212D4"/>
    <w:rsid w:val="00222262"/>
    <w:rsid w:val="00223836"/>
    <w:rsid w:val="002239D7"/>
    <w:rsid w:val="00223FF8"/>
    <w:rsid w:val="002247F6"/>
    <w:rsid w:val="002249EC"/>
    <w:rsid w:val="00224F74"/>
    <w:rsid w:val="0022597A"/>
    <w:rsid w:val="0022693B"/>
    <w:rsid w:val="00227122"/>
    <w:rsid w:val="002273A8"/>
    <w:rsid w:val="0023005F"/>
    <w:rsid w:val="00230F5B"/>
    <w:rsid w:val="0023191E"/>
    <w:rsid w:val="002335BB"/>
    <w:rsid w:val="00233659"/>
    <w:rsid w:val="002349C6"/>
    <w:rsid w:val="00235664"/>
    <w:rsid w:val="002360DC"/>
    <w:rsid w:val="00237767"/>
    <w:rsid w:val="002408DC"/>
    <w:rsid w:val="00240B3F"/>
    <w:rsid w:val="00242F02"/>
    <w:rsid w:val="0024575C"/>
    <w:rsid w:val="00247FB1"/>
    <w:rsid w:val="00250522"/>
    <w:rsid w:val="00250542"/>
    <w:rsid w:val="002515AA"/>
    <w:rsid w:val="0025543F"/>
    <w:rsid w:val="00255641"/>
    <w:rsid w:val="00255705"/>
    <w:rsid w:val="002559B9"/>
    <w:rsid w:val="002570BA"/>
    <w:rsid w:val="0025757D"/>
    <w:rsid w:val="00261924"/>
    <w:rsid w:val="00261E01"/>
    <w:rsid w:val="00264532"/>
    <w:rsid w:val="00264AA6"/>
    <w:rsid w:val="00265BF0"/>
    <w:rsid w:val="00265D7A"/>
    <w:rsid w:val="00265FA9"/>
    <w:rsid w:val="002701B0"/>
    <w:rsid w:val="00271E27"/>
    <w:rsid w:val="002721B0"/>
    <w:rsid w:val="00272EEC"/>
    <w:rsid w:val="00272F4E"/>
    <w:rsid w:val="00274541"/>
    <w:rsid w:val="002768F0"/>
    <w:rsid w:val="002810EC"/>
    <w:rsid w:val="00281676"/>
    <w:rsid w:val="00284BDC"/>
    <w:rsid w:val="00285F47"/>
    <w:rsid w:val="002861B4"/>
    <w:rsid w:val="00286B45"/>
    <w:rsid w:val="00286F9F"/>
    <w:rsid w:val="002876F2"/>
    <w:rsid w:val="0029018E"/>
    <w:rsid w:val="002913D7"/>
    <w:rsid w:val="00292F16"/>
    <w:rsid w:val="00293668"/>
    <w:rsid w:val="00293AAB"/>
    <w:rsid w:val="0029411C"/>
    <w:rsid w:val="002947B1"/>
    <w:rsid w:val="002959D2"/>
    <w:rsid w:val="00297682"/>
    <w:rsid w:val="00297803"/>
    <w:rsid w:val="00297E51"/>
    <w:rsid w:val="002A007F"/>
    <w:rsid w:val="002A1865"/>
    <w:rsid w:val="002A1D79"/>
    <w:rsid w:val="002A2A67"/>
    <w:rsid w:val="002A2ECF"/>
    <w:rsid w:val="002A4FA0"/>
    <w:rsid w:val="002A54B0"/>
    <w:rsid w:val="002A674A"/>
    <w:rsid w:val="002A6C10"/>
    <w:rsid w:val="002A7193"/>
    <w:rsid w:val="002B09B8"/>
    <w:rsid w:val="002B25A7"/>
    <w:rsid w:val="002B352A"/>
    <w:rsid w:val="002B4A19"/>
    <w:rsid w:val="002B636E"/>
    <w:rsid w:val="002B6F31"/>
    <w:rsid w:val="002B7259"/>
    <w:rsid w:val="002C0BBB"/>
    <w:rsid w:val="002C1265"/>
    <w:rsid w:val="002C18F9"/>
    <w:rsid w:val="002C1C6E"/>
    <w:rsid w:val="002C1CE1"/>
    <w:rsid w:val="002C250E"/>
    <w:rsid w:val="002C44F1"/>
    <w:rsid w:val="002C52AF"/>
    <w:rsid w:val="002C57E1"/>
    <w:rsid w:val="002C5A62"/>
    <w:rsid w:val="002C5B62"/>
    <w:rsid w:val="002C7A03"/>
    <w:rsid w:val="002D0227"/>
    <w:rsid w:val="002D0689"/>
    <w:rsid w:val="002D0AED"/>
    <w:rsid w:val="002D1C6C"/>
    <w:rsid w:val="002D1ECB"/>
    <w:rsid w:val="002D1FFC"/>
    <w:rsid w:val="002D22EB"/>
    <w:rsid w:val="002D2754"/>
    <w:rsid w:val="002D2AAC"/>
    <w:rsid w:val="002D304D"/>
    <w:rsid w:val="002D39E8"/>
    <w:rsid w:val="002D3FA0"/>
    <w:rsid w:val="002D42CC"/>
    <w:rsid w:val="002D4FB9"/>
    <w:rsid w:val="002D5012"/>
    <w:rsid w:val="002D62F6"/>
    <w:rsid w:val="002D68F3"/>
    <w:rsid w:val="002D701E"/>
    <w:rsid w:val="002D760E"/>
    <w:rsid w:val="002D7A6A"/>
    <w:rsid w:val="002D7ABC"/>
    <w:rsid w:val="002E05CC"/>
    <w:rsid w:val="002E141F"/>
    <w:rsid w:val="002E143E"/>
    <w:rsid w:val="002E1674"/>
    <w:rsid w:val="002E1BEE"/>
    <w:rsid w:val="002E30CE"/>
    <w:rsid w:val="002E4501"/>
    <w:rsid w:val="002E4CA4"/>
    <w:rsid w:val="002E4FA5"/>
    <w:rsid w:val="002E5B06"/>
    <w:rsid w:val="002E5B69"/>
    <w:rsid w:val="002E5C1E"/>
    <w:rsid w:val="002E5D84"/>
    <w:rsid w:val="002E6138"/>
    <w:rsid w:val="002E6210"/>
    <w:rsid w:val="002E68BD"/>
    <w:rsid w:val="002E6B93"/>
    <w:rsid w:val="002F008E"/>
    <w:rsid w:val="002F08AF"/>
    <w:rsid w:val="002F09DD"/>
    <w:rsid w:val="002F0CE8"/>
    <w:rsid w:val="002F0DCC"/>
    <w:rsid w:val="002F1272"/>
    <w:rsid w:val="002F1BAB"/>
    <w:rsid w:val="002F2E14"/>
    <w:rsid w:val="002F329E"/>
    <w:rsid w:val="002F4522"/>
    <w:rsid w:val="002F6CD1"/>
    <w:rsid w:val="002F7231"/>
    <w:rsid w:val="00300483"/>
    <w:rsid w:val="003007F6"/>
    <w:rsid w:val="00300C6E"/>
    <w:rsid w:val="00302935"/>
    <w:rsid w:val="00303609"/>
    <w:rsid w:val="0030562F"/>
    <w:rsid w:val="00305A61"/>
    <w:rsid w:val="003074D8"/>
    <w:rsid w:val="00307D44"/>
    <w:rsid w:val="00307E0F"/>
    <w:rsid w:val="0031039E"/>
    <w:rsid w:val="00310D24"/>
    <w:rsid w:val="003116EC"/>
    <w:rsid w:val="003118A7"/>
    <w:rsid w:val="0031562C"/>
    <w:rsid w:val="0031580A"/>
    <w:rsid w:val="0031586B"/>
    <w:rsid w:val="00316230"/>
    <w:rsid w:val="003166A3"/>
    <w:rsid w:val="00316761"/>
    <w:rsid w:val="00316941"/>
    <w:rsid w:val="00316B0C"/>
    <w:rsid w:val="003171DA"/>
    <w:rsid w:val="00317916"/>
    <w:rsid w:val="00317992"/>
    <w:rsid w:val="003201A4"/>
    <w:rsid w:val="003207A4"/>
    <w:rsid w:val="00325816"/>
    <w:rsid w:val="00326529"/>
    <w:rsid w:val="003279DD"/>
    <w:rsid w:val="00327ED5"/>
    <w:rsid w:val="00331CF8"/>
    <w:rsid w:val="003325F3"/>
    <w:rsid w:val="00337815"/>
    <w:rsid w:val="00337F9E"/>
    <w:rsid w:val="00340C40"/>
    <w:rsid w:val="00341686"/>
    <w:rsid w:val="00341857"/>
    <w:rsid w:val="003418D0"/>
    <w:rsid w:val="00341D26"/>
    <w:rsid w:val="00342157"/>
    <w:rsid w:val="003430A8"/>
    <w:rsid w:val="00343515"/>
    <w:rsid w:val="00343A22"/>
    <w:rsid w:val="00344FF9"/>
    <w:rsid w:val="00345483"/>
    <w:rsid w:val="00345719"/>
    <w:rsid w:val="003458AD"/>
    <w:rsid w:val="00346527"/>
    <w:rsid w:val="003465B1"/>
    <w:rsid w:val="00347499"/>
    <w:rsid w:val="00347E5D"/>
    <w:rsid w:val="00347F07"/>
    <w:rsid w:val="00351546"/>
    <w:rsid w:val="00351A63"/>
    <w:rsid w:val="00352F9E"/>
    <w:rsid w:val="00353396"/>
    <w:rsid w:val="00354531"/>
    <w:rsid w:val="003548A7"/>
    <w:rsid w:val="00355B91"/>
    <w:rsid w:val="00356E5C"/>
    <w:rsid w:val="00356EBF"/>
    <w:rsid w:val="003601DB"/>
    <w:rsid w:val="003606C7"/>
    <w:rsid w:val="00360920"/>
    <w:rsid w:val="00360CB0"/>
    <w:rsid w:val="00361BD0"/>
    <w:rsid w:val="00362868"/>
    <w:rsid w:val="0036363A"/>
    <w:rsid w:val="00363EB0"/>
    <w:rsid w:val="0036561D"/>
    <w:rsid w:val="00366447"/>
    <w:rsid w:val="003664C8"/>
    <w:rsid w:val="0036723F"/>
    <w:rsid w:val="003673BC"/>
    <w:rsid w:val="0037008B"/>
    <w:rsid w:val="00370EB5"/>
    <w:rsid w:val="003710C7"/>
    <w:rsid w:val="00372041"/>
    <w:rsid w:val="003725FD"/>
    <w:rsid w:val="0037266D"/>
    <w:rsid w:val="00372B31"/>
    <w:rsid w:val="00373862"/>
    <w:rsid w:val="0037580F"/>
    <w:rsid w:val="00376919"/>
    <w:rsid w:val="003772C1"/>
    <w:rsid w:val="00377A4B"/>
    <w:rsid w:val="003821A7"/>
    <w:rsid w:val="00382DB0"/>
    <w:rsid w:val="003830D4"/>
    <w:rsid w:val="00383D2A"/>
    <w:rsid w:val="003844B8"/>
    <w:rsid w:val="00385E33"/>
    <w:rsid w:val="003867E8"/>
    <w:rsid w:val="00386A1C"/>
    <w:rsid w:val="00391D14"/>
    <w:rsid w:val="0039209A"/>
    <w:rsid w:val="00392591"/>
    <w:rsid w:val="0039294A"/>
    <w:rsid w:val="003946A0"/>
    <w:rsid w:val="00395DAB"/>
    <w:rsid w:val="00396245"/>
    <w:rsid w:val="00396D8B"/>
    <w:rsid w:val="00396EB0"/>
    <w:rsid w:val="00397A9B"/>
    <w:rsid w:val="003A0A7D"/>
    <w:rsid w:val="003A3454"/>
    <w:rsid w:val="003A407A"/>
    <w:rsid w:val="003A49DF"/>
    <w:rsid w:val="003A4BAA"/>
    <w:rsid w:val="003A55FA"/>
    <w:rsid w:val="003B0D46"/>
    <w:rsid w:val="003B30C8"/>
    <w:rsid w:val="003B3AE7"/>
    <w:rsid w:val="003B3CE8"/>
    <w:rsid w:val="003B44CD"/>
    <w:rsid w:val="003B5C26"/>
    <w:rsid w:val="003B5D95"/>
    <w:rsid w:val="003B6EF6"/>
    <w:rsid w:val="003B7135"/>
    <w:rsid w:val="003B7136"/>
    <w:rsid w:val="003B72A7"/>
    <w:rsid w:val="003C00DD"/>
    <w:rsid w:val="003C2CE2"/>
    <w:rsid w:val="003C32DA"/>
    <w:rsid w:val="003C356F"/>
    <w:rsid w:val="003C437D"/>
    <w:rsid w:val="003C4CAF"/>
    <w:rsid w:val="003C4EE1"/>
    <w:rsid w:val="003C5956"/>
    <w:rsid w:val="003C729D"/>
    <w:rsid w:val="003D0554"/>
    <w:rsid w:val="003D29B8"/>
    <w:rsid w:val="003D3738"/>
    <w:rsid w:val="003D37B7"/>
    <w:rsid w:val="003D421A"/>
    <w:rsid w:val="003D49F8"/>
    <w:rsid w:val="003D55DE"/>
    <w:rsid w:val="003D624D"/>
    <w:rsid w:val="003D6890"/>
    <w:rsid w:val="003D7FBE"/>
    <w:rsid w:val="003E04D3"/>
    <w:rsid w:val="003E077B"/>
    <w:rsid w:val="003E13A5"/>
    <w:rsid w:val="003E1B54"/>
    <w:rsid w:val="003E1E9E"/>
    <w:rsid w:val="003E20FD"/>
    <w:rsid w:val="003E237E"/>
    <w:rsid w:val="003E2637"/>
    <w:rsid w:val="003E2978"/>
    <w:rsid w:val="003E2DA4"/>
    <w:rsid w:val="003E2F3D"/>
    <w:rsid w:val="003E2F4E"/>
    <w:rsid w:val="003E37AB"/>
    <w:rsid w:val="003E5043"/>
    <w:rsid w:val="003F0019"/>
    <w:rsid w:val="003F0FA8"/>
    <w:rsid w:val="003F1077"/>
    <w:rsid w:val="003F1379"/>
    <w:rsid w:val="003F1995"/>
    <w:rsid w:val="003F1A73"/>
    <w:rsid w:val="003F31ED"/>
    <w:rsid w:val="003F4C48"/>
    <w:rsid w:val="003F6090"/>
    <w:rsid w:val="003F6D1B"/>
    <w:rsid w:val="003F7290"/>
    <w:rsid w:val="003F76BE"/>
    <w:rsid w:val="003F78DB"/>
    <w:rsid w:val="004000E3"/>
    <w:rsid w:val="00400E7F"/>
    <w:rsid w:val="004020B1"/>
    <w:rsid w:val="0040292A"/>
    <w:rsid w:val="00402AD9"/>
    <w:rsid w:val="004034E1"/>
    <w:rsid w:val="0040361A"/>
    <w:rsid w:val="0040371C"/>
    <w:rsid w:val="00403E62"/>
    <w:rsid w:val="00403EE7"/>
    <w:rsid w:val="00404FE1"/>
    <w:rsid w:val="004053FE"/>
    <w:rsid w:val="0040592D"/>
    <w:rsid w:val="00405CAB"/>
    <w:rsid w:val="00407654"/>
    <w:rsid w:val="0041078B"/>
    <w:rsid w:val="00411C90"/>
    <w:rsid w:val="00411E2B"/>
    <w:rsid w:val="0041228A"/>
    <w:rsid w:val="00412B67"/>
    <w:rsid w:val="00412D05"/>
    <w:rsid w:val="00412ECE"/>
    <w:rsid w:val="004139DA"/>
    <w:rsid w:val="004150D3"/>
    <w:rsid w:val="00415B4F"/>
    <w:rsid w:val="0041634B"/>
    <w:rsid w:val="00416D7A"/>
    <w:rsid w:val="00416E6E"/>
    <w:rsid w:val="0041761B"/>
    <w:rsid w:val="00421DB8"/>
    <w:rsid w:val="0042338C"/>
    <w:rsid w:val="00423FDA"/>
    <w:rsid w:val="004240FD"/>
    <w:rsid w:val="004244BF"/>
    <w:rsid w:val="00424A18"/>
    <w:rsid w:val="00425102"/>
    <w:rsid w:val="00425D19"/>
    <w:rsid w:val="00426A25"/>
    <w:rsid w:val="00431449"/>
    <w:rsid w:val="00431604"/>
    <w:rsid w:val="00432311"/>
    <w:rsid w:val="004325D3"/>
    <w:rsid w:val="00434528"/>
    <w:rsid w:val="00434735"/>
    <w:rsid w:val="004348E7"/>
    <w:rsid w:val="0043532F"/>
    <w:rsid w:val="004354A3"/>
    <w:rsid w:val="004355E7"/>
    <w:rsid w:val="004369CB"/>
    <w:rsid w:val="00436A7A"/>
    <w:rsid w:val="00436DAC"/>
    <w:rsid w:val="0043714C"/>
    <w:rsid w:val="004379A8"/>
    <w:rsid w:val="00437E95"/>
    <w:rsid w:val="00440BA8"/>
    <w:rsid w:val="00440C35"/>
    <w:rsid w:val="004418ED"/>
    <w:rsid w:val="00441A99"/>
    <w:rsid w:val="00441B19"/>
    <w:rsid w:val="00441C55"/>
    <w:rsid w:val="004423EA"/>
    <w:rsid w:val="0044267F"/>
    <w:rsid w:val="00443239"/>
    <w:rsid w:val="004435FE"/>
    <w:rsid w:val="004436D5"/>
    <w:rsid w:val="00444012"/>
    <w:rsid w:val="00444523"/>
    <w:rsid w:val="004447C6"/>
    <w:rsid w:val="00445E85"/>
    <w:rsid w:val="00446554"/>
    <w:rsid w:val="0044747B"/>
    <w:rsid w:val="00447E06"/>
    <w:rsid w:val="00451576"/>
    <w:rsid w:val="00451D38"/>
    <w:rsid w:val="00452450"/>
    <w:rsid w:val="00453E3D"/>
    <w:rsid w:val="00454296"/>
    <w:rsid w:val="00454AA5"/>
    <w:rsid w:val="004567F0"/>
    <w:rsid w:val="004575AE"/>
    <w:rsid w:val="00457CEE"/>
    <w:rsid w:val="0046057C"/>
    <w:rsid w:val="0046236B"/>
    <w:rsid w:val="004625EA"/>
    <w:rsid w:val="004636D4"/>
    <w:rsid w:val="0046517B"/>
    <w:rsid w:val="00465B62"/>
    <w:rsid w:val="0046690E"/>
    <w:rsid w:val="0046692C"/>
    <w:rsid w:val="00467C2A"/>
    <w:rsid w:val="00470841"/>
    <w:rsid w:val="00471022"/>
    <w:rsid w:val="00471955"/>
    <w:rsid w:val="00471F30"/>
    <w:rsid w:val="00472924"/>
    <w:rsid w:val="00472B23"/>
    <w:rsid w:val="0047539E"/>
    <w:rsid w:val="00475E5F"/>
    <w:rsid w:val="00475FCD"/>
    <w:rsid w:val="004806B1"/>
    <w:rsid w:val="00480A8E"/>
    <w:rsid w:val="00481D9E"/>
    <w:rsid w:val="00482020"/>
    <w:rsid w:val="00482CD7"/>
    <w:rsid w:val="00482DA8"/>
    <w:rsid w:val="004835E6"/>
    <w:rsid w:val="00484782"/>
    <w:rsid w:val="00486327"/>
    <w:rsid w:val="00486C7E"/>
    <w:rsid w:val="0048705F"/>
    <w:rsid w:val="004874E8"/>
    <w:rsid w:val="004912CA"/>
    <w:rsid w:val="004916C1"/>
    <w:rsid w:val="00492A48"/>
    <w:rsid w:val="0049336B"/>
    <w:rsid w:val="0049357C"/>
    <w:rsid w:val="00494464"/>
    <w:rsid w:val="00494856"/>
    <w:rsid w:val="00494BE0"/>
    <w:rsid w:val="00495BFA"/>
    <w:rsid w:val="0049791A"/>
    <w:rsid w:val="004A0F11"/>
    <w:rsid w:val="004A28A5"/>
    <w:rsid w:val="004A3391"/>
    <w:rsid w:val="004A498C"/>
    <w:rsid w:val="004A5588"/>
    <w:rsid w:val="004A5BD5"/>
    <w:rsid w:val="004A61C3"/>
    <w:rsid w:val="004A7185"/>
    <w:rsid w:val="004B0EA5"/>
    <w:rsid w:val="004B15D9"/>
    <w:rsid w:val="004B38DF"/>
    <w:rsid w:val="004B6D32"/>
    <w:rsid w:val="004C0788"/>
    <w:rsid w:val="004C0C0C"/>
    <w:rsid w:val="004C14C5"/>
    <w:rsid w:val="004C40EF"/>
    <w:rsid w:val="004C57EB"/>
    <w:rsid w:val="004C5B4B"/>
    <w:rsid w:val="004C60A6"/>
    <w:rsid w:val="004C696D"/>
    <w:rsid w:val="004C6CC9"/>
    <w:rsid w:val="004D1BD2"/>
    <w:rsid w:val="004D2585"/>
    <w:rsid w:val="004D3902"/>
    <w:rsid w:val="004D3B14"/>
    <w:rsid w:val="004D4160"/>
    <w:rsid w:val="004D42D3"/>
    <w:rsid w:val="004D55A9"/>
    <w:rsid w:val="004D5777"/>
    <w:rsid w:val="004D7EF8"/>
    <w:rsid w:val="004E07E5"/>
    <w:rsid w:val="004E1AB5"/>
    <w:rsid w:val="004E2010"/>
    <w:rsid w:val="004E222A"/>
    <w:rsid w:val="004E276A"/>
    <w:rsid w:val="004E480C"/>
    <w:rsid w:val="004E4912"/>
    <w:rsid w:val="004E5D74"/>
    <w:rsid w:val="004E6011"/>
    <w:rsid w:val="004E687D"/>
    <w:rsid w:val="004F07B0"/>
    <w:rsid w:val="004F13EC"/>
    <w:rsid w:val="004F3087"/>
    <w:rsid w:val="004F50D0"/>
    <w:rsid w:val="004F59AC"/>
    <w:rsid w:val="004F6546"/>
    <w:rsid w:val="005025A8"/>
    <w:rsid w:val="00504D86"/>
    <w:rsid w:val="00505786"/>
    <w:rsid w:val="00506638"/>
    <w:rsid w:val="00510748"/>
    <w:rsid w:val="005107B8"/>
    <w:rsid w:val="00511971"/>
    <w:rsid w:val="00512A23"/>
    <w:rsid w:val="00514030"/>
    <w:rsid w:val="00514BC6"/>
    <w:rsid w:val="00514CE9"/>
    <w:rsid w:val="00515785"/>
    <w:rsid w:val="00516796"/>
    <w:rsid w:val="005168BA"/>
    <w:rsid w:val="005175CE"/>
    <w:rsid w:val="00517E89"/>
    <w:rsid w:val="00520808"/>
    <w:rsid w:val="00521373"/>
    <w:rsid w:val="00523BE1"/>
    <w:rsid w:val="0052442B"/>
    <w:rsid w:val="005245B1"/>
    <w:rsid w:val="005247F4"/>
    <w:rsid w:val="005329C6"/>
    <w:rsid w:val="005329EA"/>
    <w:rsid w:val="00535FBF"/>
    <w:rsid w:val="005364FC"/>
    <w:rsid w:val="005369B8"/>
    <w:rsid w:val="00536B26"/>
    <w:rsid w:val="005370C3"/>
    <w:rsid w:val="0053716B"/>
    <w:rsid w:val="00537806"/>
    <w:rsid w:val="00537A2E"/>
    <w:rsid w:val="005407CA"/>
    <w:rsid w:val="005407F8"/>
    <w:rsid w:val="00540AD2"/>
    <w:rsid w:val="005417EF"/>
    <w:rsid w:val="00541AA6"/>
    <w:rsid w:val="00541B49"/>
    <w:rsid w:val="00542152"/>
    <w:rsid w:val="00543DC3"/>
    <w:rsid w:val="00546F20"/>
    <w:rsid w:val="00550172"/>
    <w:rsid w:val="005508F8"/>
    <w:rsid w:val="005512E8"/>
    <w:rsid w:val="00552837"/>
    <w:rsid w:val="00552CA2"/>
    <w:rsid w:val="00553B34"/>
    <w:rsid w:val="005541AF"/>
    <w:rsid w:val="00555812"/>
    <w:rsid w:val="00556134"/>
    <w:rsid w:val="00556FC0"/>
    <w:rsid w:val="0055706D"/>
    <w:rsid w:val="005574D4"/>
    <w:rsid w:val="005604E1"/>
    <w:rsid w:val="00561812"/>
    <w:rsid w:val="00561CF8"/>
    <w:rsid w:val="00564CA1"/>
    <w:rsid w:val="00565806"/>
    <w:rsid w:val="0056591A"/>
    <w:rsid w:val="00566D69"/>
    <w:rsid w:val="00567BA9"/>
    <w:rsid w:val="00570A33"/>
    <w:rsid w:val="00570C4E"/>
    <w:rsid w:val="00571A93"/>
    <w:rsid w:val="005725F0"/>
    <w:rsid w:val="00572727"/>
    <w:rsid w:val="005755EC"/>
    <w:rsid w:val="00575FB1"/>
    <w:rsid w:val="005766F7"/>
    <w:rsid w:val="00576B69"/>
    <w:rsid w:val="00580EEF"/>
    <w:rsid w:val="00580F33"/>
    <w:rsid w:val="00581830"/>
    <w:rsid w:val="00581D19"/>
    <w:rsid w:val="00582E08"/>
    <w:rsid w:val="00585C7D"/>
    <w:rsid w:val="00586CCE"/>
    <w:rsid w:val="00587205"/>
    <w:rsid w:val="00587270"/>
    <w:rsid w:val="0058739D"/>
    <w:rsid w:val="00587A9A"/>
    <w:rsid w:val="00587AB6"/>
    <w:rsid w:val="00587E1C"/>
    <w:rsid w:val="00587EE6"/>
    <w:rsid w:val="0059071D"/>
    <w:rsid w:val="00591245"/>
    <w:rsid w:val="00592469"/>
    <w:rsid w:val="005930F6"/>
    <w:rsid w:val="00593E34"/>
    <w:rsid w:val="00595705"/>
    <w:rsid w:val="005959C7"/>
    <w:rsid w:val="00595F22"/>
    <w:rsid w:val="00596297"/>
    <w:rsid w:val="00597207"/>
    <w:rsid w:val="0059756D"/>
    <w:rsid w:val="0059764A"/>
    <w:rsid w:val="0059782E"/>
    <w:rsid w:val="005A07F3"/>
    <w:rsid w:val="005A095C"/>
    <w:rsid w:val="005A1B67"/>
    <w:rsid w:val="005A2232"/>
    <w:rsid w:val="005A2623"/>
    <w:rsid w:val="005A28E7"/>
    <w:rsid w:val="005A2D49"/>
    <w:rsid w:val="005A2D70"/>
    <w:rsid w:val="005A3F9E"/>
    <w:rsid w:val="005A4A00"/>
    <w:rsid w:val="005A4E1B"/>
    <w:rsid w:val="005A5696"/>
    <w:rsid w:val="005A586D"/>
    <w:rsid w:val="005A65F6"/>
    <w:rsid w:val="005B00BD"/>
    <w:rsid w:val="005B0267"/>
    <w:rsid w:val="005B0A8B"/>
    <w:rsid w:val="005B1B22"/>
    <w:rsid w:val="005B2195"/>
    <w:rsid w:val="005B3230"/>
    <w:rsid w:val="005B40D3"/>
    <w:rsid w:val="005B4706"/>
    <w:rsid w:val="005B4A60"/>
    <w:rsid w:val="005B4B9F"/>
    <w:rsid w:val="005B566B"/>
    <w:rsid w:val="005B65A4"/>
    <w:rsid w:val="005B66B1"/>
    <w:rsid w:val="005B6A1D"/>
    <w:rsid w:val="005C06AD"/>
    <w:rsid w:val="005C2DF5"/>
    <w:rsid w:val="005C3B75"/>
    <w:rsid w:val="005C3DBE"/>
    <w:rsid w:val="005C464E"/>
    <w:rsid w:val="005C5495"/>
    <w:rsid w:val="005C5FAA"/>
    <w:rsid w:val="005C6775"/>
    <w:rsid w:val="005D1E2C"/>
    <w:rsid w:val="005D2D68"/>
    <w:rsid w:val="005D36FE"/>
    <w:rsid w:val="005D3F01"/>
    <w:rsid w:val="005D7284"/>
    <w:rsid w:val="005D73AA"/>
    <w:rsid w:val="005D75EA"/>
    <w:rsid w:val="005D7FB0"/>
    <w:rsid w:val="005E01DF"/>
    <w:rsid w:val="005E2C0D"/>
    <w:rsid w:val="005E3989"/>
    <w:rsid w:val="005E46CF"/>
    <w:rsid w:val="005E4D7C"/>
    <w:rsid w:val="005E62E5"/>
    <w:rsid w:val="005E670C"/>
    <w:rsid w:val="005E7798"/>
    <w:rsid w:val="005F074F"/>
    <w:rsid w:val="005F27D1"/>
    <w:rsid w:val="005F3329"/>
    <w:rsid w:val="005F3663"/>
    <w:rsid w:val="005F3AAA"/>
    <w:rsid w:val="005F40CB"/>
    <w:rsid w:val="005F48C6"/>
    <w:rsid w:val="005F52CD"/>
    <w:rsid w:val="005F70A4"/>
    <w:rsid w:val="0060001D"/>
    <w:rsid w:val="0060080B"/>
    <w:rsid w:val="00601366"/>
    <w:rsid w:val="0060263D"/>
    <w:rsid w:val="0060431E"/>
    <w:rsid w:val="0060470F"/>
    <w:rsid w:val="00606808"/>
    <w:rsid w:val="00607D12"/>
    <w:rsid w:val="00610DCC"/>
    <w:rsid w:val="00610FB9"/>
    <w:rsid w:val="00610FFE"/>
    <w:rsid w:val="00612DFE"/>
    <w:rsid w:val="00612E52"/>
    <w:rsid w:val="00613676"/>
    <w:rsid w:val="006139E3"/>
    <w:rsid w:val="00613FD2"/>
    <w:rsid w:val="00614334"/>
    <w:rsid w:val="00614B92"/>
    <w:rsid w:val="00614BA0"/>
    <w:rsid w:val="00614E0B"/>
    <w:rsid w:val="0061602A"/>
    <w:rsid w:val="0061743C"/>
    <w:rsid w:val="00620B04"/>
    <w:rsid w:val="00620D78"/>
    <w:rsid w:val="00621063"/>
    <w:rsid w:val="00621CD5"/>
    <w:rsid w:val="006223D6"/>
    <w:rsid w:val="00622E43"/>
    <w:rsid w:val="00623034"/>
    <w:rsid w:val="00623B7C"/>
    <w:rsid w:val="00623CC5"/>
    <w:rsid w:val="006241BC"/>
    <w:rsid w:val="00625293"/>
    <w:rsid w:val="006252C0"/>
    <w:rsid w:val="00626FAB"/>
    <w:rsid w:val="006319F3"/>
    <w:rsid w:val="006347FB"/>
    <w:rsid w:val="00634F1E"/>
    <w:rsid w:val="0064045E"/>
    <w:rsid w:val="00640572"/>
    <w:rsid w:val="00640D87"/>
    <w:rsid w:val="00641804"/>
    <w:rsid w:val="00642098"/>
    <w:rsid w:val="006431D1"/>
    <w:rsid w:val="00643687"/>
    <w:rsid w:val="006438BC"/>
    <w:rsid w:val="00644B8D"/>
    <w:rsid w:val="00644FE7"/>
    <w:rsid w:val="00645221"/>
    <w:rsid w:val="00646FA1"/>
    <w:rsid w:val="00647060"/>
    <w:rsid w:val="00650ADF"/>
    <w:rsid w:val="0065147D"/>
    <w:rsid w:val="00652339"/>
    <w:rsid w:val="00652ECC"/>
    <w:rsid w:val="006534B3"/>
    <w:rsid w:val="00653D72"/>
    <w:rsid w:val="00654A18"/>
    <w:rsid w:val="00654AAD"/>
    <w:rsid w:val="00654B2F"/>
    <w:rsid w:val="0065521A"/>
    <w:rsid w:val="00655321"/>
    <w:rsid w:val="00655398"/>
    <w:rsid w:val="00655C32"/>
    <w:rsid w:val="00656A3F"/>
    <w:rsid w:val="00657429"/>
    <w:rsid w:val="006579C5"/>
    <w:rsid w:val="00662449"/>
    <w:rsid w:val="00662A14"/>
    <w:rsid w:val="00663366"/>
    <w:rsid w:val="00665C4A"/>
    <w:rsid w:val="00667003"/>
    <w:rsid w:val="00667FD7"/>
    <w:rsid w:val="00670446"/>
    <w:rsid w:val="00670576"/>
    <w:rsid w:val="00670DBB"/>
    <w:rsid w:val="00672322"/>
    <w:rsid w:val="006731B3"/>
    <w:rsid w:val="0067381B"/>
    <w:rsid w:val="00674488"/>
    <w:rsid w:val="0067499C"/>
    <w:rsid w:val="00675ACF"/>
    <w:rsid w:val="00675F8E"/>
    <w:rsid w:val="00676E54"/>
    <w:rsid w:val="00677626"/>
    <w:rsid w:val="0067775B"/>
    <w:rsid w:val="00677847"/>
    <w:rsid w:val="00677C5F"/>
    <w:rsid w:val="0068051D"/>
    <w:rsid w:val="00681356"/>
    <w:rsid w:val="00681630"/>
    <w:rsid w:val="006818D9"/>
    <w:rsid w:val="00681B33"/>
    <w:rsid w:val="00682DF8"/>
    <w:rsid w:val="0068365D"/>
    <w:rsid w:val="00683776"/>
    <w:rsid w:val="00684545"/>
    <w:rsid w:val="0068697B"/>
    <w:rsid w:val="00686EB7"/>
    <w:rsid w:val="0069002A"/>
    <w:rsid w:val="00690033"/>
    <w:rsid w:val="00690150"/>
    <w:rsid w:val="0069224F"/>
    <w:rsid w:val="00692472"/>
    <w:rsid w:val="00693A5A"/>
    <w:rsid w:val="00694657"/>
    <w:rsid w:val="00694784"/>
    <w:rsid w:val="00694C73"/>
    <w:rsid w:val="006964FA"/>
    <w:rsid w:val="006A0111"/>
    <w:rsid w:val="006A05CD"/>
    <w:rsid w:val="006A0738"/>
    <w:rsid w:val="006A0E30"/>
    <w:rsid w:val="006A337B"/>
    <w:rsid w:val="006A35EE"/>
    <w:rsid w:val="006A36D1"/>
    <w:rsid w:val="006A4E3C"/>
    <w:rsid w:val="006A5395"/>
    <w:rsid w:val="006B03F5"/>
    <w:rsid w:val="006B24B3"/>
    <w:rsid w:val="006B2951"/>
    <w:rsid w:val="006B2A4B"/>
    <w:rsid w:val="006B3AD5"/>
    <w:rsid w:val="006B41A6"/>
    <w:rsid w:val="006B5549"/>
    <w:rsid w:val="006B5F72"/>
    <w:rsid w:val="006B6576"/>
    <w:rsid w:val="006B675A"/>
    <w:rsid w:val="006B6AFC"/>
    <w:rsid w:val="006B6F54"/>
    <w:rsid w:val="006B72A7"/>
    <w:rsid w:val="006C101A"/>
    <w:rsid w:val="006C29A0"/>
    <w:rsid w:val="006C2CFA"/>
    <w:rsid w:val="006C3B5F"/>
    <w:rsid w:val="006C3D02"/>
    <w:rsid w:val="006C3EBB"/>
    <w:rsid w:val="006C5394"/>
    <w:rsid w:val="006C53B2"/>
    <w:rsid w:val="006C5B1E"/>
    <w:rsid w:val="006C5CE5"/>
    <w:rsid w:val="006C64AC"/>
    <w:rsid w:val="006D0C37"/>
    <w:rsid w:val="006D131F"/>
    <w:rsid w:val="006D1902"/>
    <w:rsid w:val="006D1B1E"/>
    <w:rsid w:val="006D3DB0"/>
    <w:rsid w:val="006D452C"/>
    <w:rsid w:val="006D51EF"/>
    <w:rsid w:val="006D573B"/>
    <w:rsid w:val="006D5C64"/>
    <w:rsid w:val="006D6107"/>
    <w:rsid w:val="006D75F3"/>
    <w:rsid w:val="006D7ABF"/>
    <w:rsid w:val="006E0120"/>
    <w:rsid w:val="006E08AB"/>
    <w:rsid w:val="006E1D5B"/>
    <w:rsid w:val="006E313C"/>
    <w:rsid w:val="006E3788"/>
    <w:rsid w:val="006E4EC9"/>
    <w:rsid w:val="006E5D06"/>
    <w:rsid w:val="006E6390"/>
    <w:rsid w:val="006E6D2C"/>
    <w:rsid w:val="006E73DA"/>
    <w:rsid w:val="006F04E9"/>
    <w:rsid w:val="006F0624"/>
    <w:rsid w:val="006F1374"/>
    <w:rsid w:val="006F2D70"/>
    <w:rsid w:val="006F4379"/>
    <w:rsid w:val="006F43C8"/>
    <w:rsid w:val="006F4737"/>
    <w:rsid w:val="007004F0"/>
    <w:rsid w:val="00700D81"/>
    <w:rsid w:val="0070112B"/>
    <w:rsid w:val="0070368C"/>
    <w:rsid w:val="0070462A"/>
    <w:rsid w:val="00704E09"/>
    <w:rsid w:val="00704F1B"/>
    <w:rsid w:val="00705E95"/>
    <w:rsid w:val="00706508"/>
    <w:rsid w:val="00706A3C"/>
    <w:rsid w:val="00707534"/>
    <w:rsid w:val="00711226"/>
    <w:rsid w:val="00712588"/>
    <w:rsid w:val="0071352A"/>
    <w:rsid w:val="00713F5D"/>
    <w:rsid w:val="007140F3"/>
    <w:rsid w:val="00714218"/>
    <w:rsid w:val="007146E2"/>
    <w:rsid w:val="00716D09"/>
    <w:rsid w:val="0071705A"/>
    <w:rsid w:val="00721AD5"/>
    <w:rsid w:val="00721F76"/>
    <w:rsid w:val="00721FFD"/>
    <w:rsid w:val="0072288A"/>
    <w:rsid w:val="0072366B"/>
    <w:rsid w:val="007237A3"/>
    <w:rsid w:val="00724549"/>
    <w:rsid w:val="0072505A"/>
    <w:rsid w:val="00725844"/>
    <w:rsid w:val="00726804"/>
    <w:rsid w:val="00727357"/>
    <w:rsid w:val="007275B8"/>
    <w:rsid w:val="0072796B"/>
    <w:rsid w:val="00730A40"/>
    <w:rsid w:val="007313C8"/>
    <w:rsid w:val="007322B8"/>
    <w:rsid w:val="007326B1"/>
    <w:rsid w:val="00735386"/>
    <w:rsid w:val="00736979"/>
    <w:rsid w:val="0073739E"/>
    <w:rsid w:val="00740BEA"/>
    <w:rsid w:val="00741A8C"/>
    <w:rsid w:val="0074289C"/>
    <w:rsid w:val="00743AA7"/>
    <w:rsid w:val="00744DFB"/>
    <w:rsid w:val="007452E4"/>
    <w:rsid w:val="007454B3"/>
    <w:rsid w:val="007458A6"/>
    <w:rsid w:val="00745AF0"/>
    <w:rsid w:val="00746E2E"/>
    <w:rsid w:val="007471E2"/>
    <w:rsid w:val="00747C31"/>
    <w:rsid w:val="007517CB"/>
    <w:rsid w:val="00751E77"/>
    <w:rsid w:val="00752368"/>
    <w:rsid w:val="00752C6A"/>
    <w:rsid w:val="00752DB7"/>
    <w:rsid w:val="00752EF2"/>
    <w:rsid w:val="007532C8"/>
    <w:rsid w:val="00754811"/>
    <w:rsid w:val="0075607B"/>
    <w:rsid w:val="007565B5"/>
    <w:rsid w:val="00760129"/>
    <w:rsid w:val="00760E82"/>
    <w:rsid w:val="0076179F"/>
    <w:rsid w:val="007618D0"/>
    <w:rsid w:val="0076232A"/>
    <w:rsid w:val="00762E7E"/>
    <w:rsid w:val="0076403A"/>
    <w:rsid w:val="007646E5"/>
    <w:rsid w:val="007653F3"/>
    <w:rsid w:val="00767DBD"/>
    <w:rsid w:val="0077045E"/>
    <w:rsid w:val="00770BB9"/>
    <w:rsid w:val="007721CE"/>
    <w:rsid w:val="00773213"/>
    <w:rsid w:val="00773E8B"/>
    <w:rsid w:val="0077488C"/>
    <w:rsid w:val="00775462"/>
    <w:rsid w:val="007772C3"/>
    <w:rsid w:val="0077765D"/>
    <w:rsid w:val="00780409"/>
    <w:rsid w:val="00780D29"/>
    <w:rsid w:val="00780F5F"/>
    <w:rsid w:val="00784B85"/>
    <w:rsid w:val="00785080"/>
    <w:rsid w:val="00786594"/>
    <w:rsid w:val="00791DB2"/>
    <w:rsid w:val="00791E08"/>
    <w:rsid w:val="00795662"/>
    <w:rsid w:val="007967DD"/>
    <w:rsid w:val="00796E00"/>
    <w:rsid w:val="00797D61"/>
    <w:rsid w:val="00797DA4"/>
    <w:rsid w:val="007A0E55"/>
    <w:rsid w:val="007A177E"/>
    <w:rsid w:val="007A19E2"/>
    <w:rsid w:val="007A2BAA"/>
    <w:rsid w:val="007A3190"/>
    <w:rsid w:val="007A3C94"/>
    <w:rsid w:val="007A41EE"/>
    <w:rsid w:val="007A5349"/>
    <w:rsid w:val="007A5ADA"/>
    <w:rsid w:val="007A655B"/>
    <w:rsid w:val="007A6641"/>
    <w:rsid w:val="007A6C37"/>
    <w:rsid w:val="007B00DE"/>
    <w:rsid w:val="007B0E61"/>
    <w:rsid w:val="007B1F28"/>
    <w:rsid w:val="007B216E"/>
    <w:rsid w:val="007B24F6"/>
    <w:rsid w:val="007B3793"/>
    <w:rsid w:val="007B38E1"/>
    <w:rsid w:val="007B3E40"/>
    <w:rsid w:val="007B5194"/>
    <w:rsid w:val="007B5752"/>
    <w:rsid w:val="007B5B07"/>
    <w:rsid w:val="007B5B2D"/>
    <w:rsid w:val="007B5BA0"/>
    <w:rsid w:val="007B7FFD"/>
    <w:rsid w:val="007C01F3"/>
    <w:rsid w:val="007C0237"/>
    <w:rsid w:val="007C0CAB"/>
    <w:rsid w:val="007C0CD2"/>
    <w:rsid w:val="007C0D3E"/>
    <w:rsid w:val="007C10BF"/>
    <w:rsid w:val="007C156E"/>
    <w:rsid w:val="007C1A46"/>
    <w:rsid w:val="007C21D6"/>
    <w:rsid w:val="007C2A66"/>
    <w:rsid w:val="007C2B71"/>
    <w:rsid w:val="007C2F59"/>
    <w:rsid w:val="007C3756"/>
    <w:rsid w:val="007C38E4"/>
    <w:rsid w:val="007C3DB7"/>
    <w:rsid w:val="007C3ECD"/>
    <w:rsid w:val="007C414C"/>
    <w:rsid w:val="007C49F2"/>
    <w:rsid w:val="007C6B01"/>
    <w:rsid w:val="007C6EAB"/>
    <w:rsid w:val="007C703B"/>
    <w:rsid w:val="007C7ED3"/>
    <w:rsid w:val="007D1FAC"/>
    <w:rsid w:val="007D3F25"/>
    <w:rsid w:val="007D51BD"/>
    <w:rsid w:val="007D5772"/>
    <w:rsid w:val="007D5814"/>
    <w:rsid w:val="007D5EA9"/>
    <w:rsid w:val="007D5FB3"/>
    <w:rsid w:val="007D7E2B"/>
    <w:rsid w:val="007E0377"/>
    <w:rsid w:val="007E0AA5"/>
    <w:rsid w:val="007E1A6D"/>
    <w:rsid w:val="007E1B12"/>
    <w:rsid w:val="007E2466"/>
    <w:rsid w:val="007E4266"/>
    <w:rsid w:val="007E4656"/>
    <w:rsid w:val="007E4A37"/>
    <w:rsid w:val="007E59B7"/>
    <w:rsid w:val="007E6A28"/>
    <w:rsid w:val="007E6BB3"/>
    <w:rsid w:val="007E6F50"/>
    <w:rsid w:val="007F00C4"/>
    <w:rsid w:val="007F06E7"/>
    <w:rsid w:val="007F0860"/>
    <w:rsid w:val="007F1613"/>
    <w:rsid w:val="007F340B"/>
    <w:rsid w:val="007F36A6"/>
    <w:rsid w:val="007F3984"/>
    <w:rsid w:val="007F3C12"/>
    <w:rsid w:val="007F4097"/>
    <w:rsid w:val="007F58D8"/>
    <w:rsid w:val="007F6292"/>
    <w:rsid w:val="007F6342"/>
    <w:rsid w:val="007F6448"/>
    <w:rsid w:val="007F64BA"/>
    <w:rsid w:val="0080111F"/>
    <w:rsid w:val="00802697"/>
    <w:rsid w:val="00802BDD"/>
    <w:rsid w:val="00802DD4"/>
    <w:rsid w:val="00803900"/>
    <w:rsid w:val="00803A45"/>
    <w:rsid w:val="008040CD"/>
    <w:rsid w:val="00805CDB"/>
    <w:rsid w:val="0080650E"/>
    <w:rsid w:val="00811558"/>
    <w:rsid w:val="008118DD"/>
    <w:rsid w:val="00813932"/>
    <w:rsid w:val="00813A19"/>
    <w:rsid w:val="00813CA6"/>
    <w:rsid w:val="0081468E"/>
    <w:rsid w:val="00814743"/>
    <w:rsid w:val="008153D7"/>
    <w:rsid w:val="00815544"/>
    <w:rsid w:val="008158DA"/>
    <w:rsid w:val="00815C1A"/>
    <w:rsid w:val="008176B4"/>
    <w:rsid w:val="00817ECB"/>
    <w:rsid w:val="008216C4"/>
    <w:rsid w:val="00821738"/>
    <w:rsid w:val="00821E63"/>
    <w:rsid w:val="0082286D"/>
    <w:rsid w:val="00823165"/>
    <w:rsid w:val="008232B1"/>
    <w:rsid w:val="008244C4"/>
    <w:rsid w:val="00824CB1"/>
    <w:rsid w:val="00825071"/>
    <w:rsid w:val="00826D3C"/>
    <w:rsid w:val="008275F9"/>
    <w:rsid w:val="00830514"/>
    <w:rsid w:val="0083062B"/>
    <w:rsid w:val="00830FD1"/>
    <w:rsid w:val="008315BB"/>
    <w:rsid w:val="00831654"/>
    <w:rsid w:val="00832F3F"/>
    <w:rsid w:val="00833189"/>
    <w:rsid w:val="008331CD"/>
    <w:rsid w:val="00833979"/>
    <w:rsid w:val="00833F05"/>
    <w:rsid w:val="00836FF5"/>
    <w:rsid w:val="008371AF"/>
    <w:rsid w:val="00837278"/>
    <w:rsid w:val="00837985"/>
    <w:rsid w:val="00840EAC"/>
    <w:rsid w:val="008436BF"/>
    <w:rsid w:val="0084390A"/>
    <w:rsid w:val="00843BE5"/>
    <w:rsid w:val="008462DC"/>
    <w:rsid w:val="0084642D"/>
    <w:rsid w:val="0084679A"/>
    <w:rsid w:val="00850102"/>
    <w:rsid w:val="00850163"/>
    <w:rsid w:val="00850AB8"/>
    <w:rsid w:val="008513A1"/>
    <w:rsid w:val="0085154B"/>
    <w:rsid w:val="00852EAB"/>
    <w:rsid w:val="00852EF2"/>
    <w:rsid w:val="008537D8"/>
    <w:rsid w:val="00853BB7"/>
    <w:rsid w:val="008556F0"/>
    <w:rsid w:val="008565EA"/>
    <w:rsid w:val="00857E44"/>
    <w:rsid w:val="008605AA"/>
    <w:rsid w:val="00860A18"/>
    <w:rsid w:val="00863AC7"/>
    <w:rsid w:val="008642F2"/>
    <w:rsid w:val="0086529C"/>
    <w:rsid w:val="008657CA"/>
    <w:rsid w:val="00865A44"/>
    <w:rsid w:val="00866E24"/>
    <w:rsid w:val="00870A15"/>
    <w:rsid w:val="00871AAC"/>
    <w:rsid w:val="00872FDB"/>
    <w:rsid w:val="0087350C"/>
    <w:rsid w:val="0087444D"/>
    <w:rsid w:val="00874965"/>
    <w:rsid w:val="008765DF"/>
    <w:rsid w:val="00876954"/>
    <w:rsid w:val="0088049A"/>
    <w:rsid w:val="00881265"/>
    <w:rsid w:val="00881444"/>
    <w:rsid w:val="008817BA"/>
    <w:rsid w:val="0088260A"/>
    <w:rsid w:val="0088368B"/>
    <w:rsid w:val="00885274"/>
    <w:rsid w:val="00885362"/>
    <w:rsid w:val="008860E0"/>
    <w:rsid w:val="008868D0"/>
    <w:rsid w:val="00886946"/>
    <w:rsid w:val="00890010"/>
    <w:rsid w:val="00890C41"/>
    <w:rsid w:val="00890FDF"/>
    <w:rsid w:val="00891061"/>
    <w:rsid w:val="008910E3"/>
    <w:rsid w:val="008919E3"/>
    <w:rsid w:val="00892C84"/>
    <w:rsid w:val="00892DEA"/>
    <w:rsid w:val="00893805"/>
    <w:rsid w:val="008979B1"/>
    <w:rsid w:val="00897A3E"/>
    <w:rsid w:val="008A1200"/>
    <w:rsid w:val="008A1299"/>
    <w:rsid w:val="008A14F9"/>
    <w:rsid w:val="008A20BB"/>
    <w:rsid w:val="008A2FF7"/>
    <w:rsid w:val="008A3E1B"/>
    <w:rsid w:val="008A5AC6"/>
    <w:rsid w:val="008A61F5"/>
    <w:rsid w:val="008A6BF8"/>
    <w:rsid w:val="008A796E"/>
    <w:rsid w:val="008B2AB9"/>
    <w:rsid w:val="008B30EC"/>
    <w:rsid w:val="008B5FBD"/>
    <w:rsid w:val="008B6703"/>
    <w:rsid w:val="008B732C"/>
    <w:rsid w:val="008B737F"/>
    <w:rsid w:val="008B74DE"/>
    <w:rsid w:val="008C022C"/>
    <w:rsid w:val="008C09EA"/>
    <w:rsid w:val="008C13E8"/>
    <w:rsid w:val="008C14D0"/>
    <w:rsid w:val="008C1A44"/>
    <w:rsid w:val="008C1A74"/>
    <w:rsid w:val="008C1E95"/>
    <w:rsid w:val="008C20A6"/>
    <w:rsid w:val="008C26D7"/>
    <w:rsid w:val="008C2CF4"/>
    <w:rsid w:val="008C32E4"/>
    <w:rsid w:val="008C3B74"/>
    <w:rsid w:val="008C4B6C"/>
    <w:rsid w:val="008C560F"/>
    <w:rsid w:val="008D2CBA"/>
    <w:rsid w:val="008D2FEC"/>
    <w:rsid w:val="008D35A9"/>
    <w:rsid w:val="008D3C10"/>
    <w:rsid w:val="008D423F"/>
    <w:rsid w:val="008D45E1"/>
    <w:rsid w:val="008D6418"/>
    <w:rsid w:val="008E0068"/>
    <w:rsid w:val="008E12EC"/>
    <w:rsid w:val="008E24D1"/>
    <w:rsid w:val="008E452E"/>
    <w:rsid w:val="008E4637"/>
    <w:rsid w:val="008E567E"/>
    <w:rsid w:val="008E56D5"/>
    <w:rsid w:val="008E577F"/>
    <w:rsid w:val="008E69F6"/>
    <w:rsid w:val="008F0109"/>
    <w:rsid w:val="008F0949"/>
    <w:rsid w:val="008F1328"/>
    <w:rsid w:val="008F2F83"/>
    <w:rsid w:val="008F457B"/>
    <w:rsid w:val="008F47E2"/>
    <w:rsid w:val="008F7498"/>
    <w:rsid w:val="00900370"/>
    <w:rsid w:val="00900448"/>
    <w:rsid w:val="0090144A"/>
    <w:rsid w:val="009014BF"/>
    <w:rsid w:val="0090300C"/>
    <w:rsid w:val="009032D9"/>
    <w:rsid w:val="0090714A"/>
    <w:rsid w:val="0090725C"/>
    <w:rsid w:val="00910CCF"/>
    <w:rsid w:val="00911033"/>
    <w:rsid w:val="00911195"/>
    <w:rsid w:val="00912E59"/>
    <w:rsid w:val="009130FE"/>
    <w:rsid w:val="0091370F"/>
    <w:rsid w:val="00914AFE"/>
    <w:rsid w:val="00915AE2"/>
    <w:rsid w:val="00915D5D"/>
    <w:rsid w:val="00915DCD"/>
    <w:rsid w:val="00915F44"/>
    <w:rsid w:val="00915FD3"/>
    <w:rsid w:val="0091666A"/>
    <w:rsid w:val="00917034"/>
    <w:rsid w:val="009176A1"/>
    <w:rsid w:val="0092060F"/>
    <w:rsid w:val="00921883"/>
    <w:rsid w:val="0092241D"/>
    <w:rsid w:val="00923C04"/>
    <w:rsid w:val="009241E0"/>
    <w:rsid w:val="00925DE0"/>
    <w:rsid w:val="009261FD"/>
    <w:rsid w:val="00926E46"/>
    <w:rsid w:val="00926F7B"/>
    <w:rsid w:val="00927A60"/>
    <w:rsid w:val="0093016B"/>
    <w:rsid w:val="00930E52"/>
    <w:rsid w:val="00931A5B"/>
    <w:rsid w:val="009320A3"/>
    <w:rsid w:val="0093368C"/>
    <w:rsid w:val="009343F3"/>
    <w:rsid w:val="00934B34"/>
    <w:rsid w:val="00935740"/>
    <w:rsid w:val="00935B38"/>
    <w:rsid w:val="009360EF"/>
    <w:rsid w:val="0093651E"/>
    <w:rsid w:val="00936F4B"/>
    <w:rsid w:val="00937167"/>
    <w:rsid w:val="009379CC"/>
    <w:rsid w:val="00937D1C"/>
    <w:rsid w:val="0094156E"/>
    <w:rsid w:val="00941B6A"/>
    <w:rsid w:val="009422E8"/>
    <w:rsid w:val="0094265D"/>
    <w:rsid w:val="00942AB7"/>
    <w:rsid w:val="00943C47"/>
    <w:rsid w:val="00944BC5"/>
    <w:rsid w:val="00945651"/>
    <w:rsid w:val="009456F7"/>
    <w:rsid w:val="00945846"/>
    <w:rsid w:val="00945978"/>
    <w:rsid w:val="00945A2D"/>
    <w:rsid w:val="009461F0"/>
    <w:rsid w:val="0094704C"/>
    <w:rsid w:val="009474E5"/>
    <w:rsid w:val="00947531"/>
    <w:rsid w:val="009475CE"/>
    <w:rsid w:val="00950AD2"/>
    <w:rsid w:val="00950B54"/>
    <w:rsid w:val="009516D4"/>
    <w:rsid w:val="0095170A"/>
    <w:rsid w:val="009528B7"/>
    <w:rsid w:val="0095385F"/>
    <w:rsid w:val="00953DC5"/>
    <w:rsid w:val="00953EA6"/>
    <w:rsid w:val="00954FBA"/>
    <w:rsid w:val="00955B12"/>
    <w:rsid w:val="00956CA9"/>
    <w:rsid w:val="00956E7B"/>
    <w:rsid w:val="009571E2"/>
    <w:rsid w:val="00961023"/>
    <w:rsid w:val="009611F8"/>
    <w:rsid w:val="00961772"/>
    <w:rsid w:val="00962C34"/>
    <w:rsid w:val="00963510"/>
    <w:rsid w:val="00963D37"/>
    <w:rsid w:val="0096412E"/>
    <w:rsid w:val="009644E7"/>
    <w:rsid w:val="009654B1"/>
    <w:rsid w:val="00965897"/>
    <w:rsid w:val="00966696"/>
    <w:rsid w:val="0096790D"/>
    <w:rsid w:val="0097044C"/>
    <w:rsid w:val="00970E44"/>
    <w:rsid w:val="00972E53"/>
    <w:rsid w:val="00973241"/>
    <w:rsid w:val="00973840"/>
    <w:rsid w:val="00973FCF"/>
    <w:rsid w:val="0097455B"/>
    <w:rsid w:val="00974D50"/>
    <w:rsid w:val="009758C6"/>
    <w:rsid w:val="00976057"/>
    <w:rsid w:val="00976814"/>
    <w:rsid w:val="00976A71"/>
    <w:rsid w:val="00980159"/>
    <w:rsid w:val="00980306"/>
    <w:rsid w:val="0098180D"/>
    <w:rsid w:val="00984002"/>
    <w:rsid w:val="0098452C"/>
    <w:rsid w:val="00984B77"/>
    <w:rsid w:val="00985098"/>
    <w:rsid w:val="0098547C"/>
    <w:rsid w:val="009860F6"/>
    <w:rsid w:val="009866CC"/>
    <w:rsid w:val="0098706E"/>
    <w:rsid w:val="0098739C"/>
    <w:rsid w:val="00987A86"/>
    <w:rsid w:val="0099043B"/>
    <w:rsid w:val="00991452"/>
    <w:rsid w:val="00991A1B"/>
    <w:rsid w:val="0099208D"/>
    <w:rsid w:val="00993012"/>
    <w:rsid w:val="009930E5"/>
    <w:rsid w:val="009943C8"/>
    <w:rsid w:val="00994C46"/>
    <w:rsid w:val="00997929"/>
    <w:rsid w:val="009A07F7"/>
    <w:rsid w:val="009A0B34"/>
    <w:rsid w:val="009A187C"/>
    <w:rsid w:val="009A1921"/>
    <w:rsid w:val="009A26BC"/>
    <w:rsid w:val="009A312C"/>
    <w:rsid w:val="009A3B13"/>
    <w:rsid w:val="009A42FB"/>
    <w:rsid w:val="009A59B3"/>
    <w:rsid w:val="009A5C28"/>
    <w:rsid w:val="009A6045"/>
    <w:rsid w:val="009A64FD"/>
    <w:rsid w:val="009A6B0A"/>
    <w:rsid w:val="009A6E27"/>
    <w:rsid w:val="009A73C8"/>
    <w:rsid w:val="009B0208"/>
    <w:rsid w:val="009B1678"/>
    <w:rsid w:val="009B1AD4"/>
    <w:rsid w:val="009B1B30"/>
    <w:rsid w:val="009B2047"/>
    <w:rsid w:val="009B36B2"/>
    <w:rsid w:val="009B40C3"/>
    <w:rsid w:val="009B4808"/>
    <w:rsid w:val="009B5975"/>
    <w:rsid w:val="009B5EDE"/>
    <w:rsid w:val="009B6847"/>
    <w:rsid w:val="009B69E4"/>
    <w:rsid w:val="009B7286"/>
    <w:rsid w:val="009C0447"/>
    <w:rsid w:val="009C1E04"/>
    <w:rsid w:val="009C438F"/>
    <w:rsid w:val="009C509F"/>
    <w:rsid w:val="009D13B7"/>
    <w:rsid w:val="009D145D"/>
    <w:rsid w:val="009D17AA"/>
    <w:rsid w:val="009D199E"/>
    <w:rsid w:val="009D1A4E"/>
    <w:rsid w:val="009D2615"/>
    <w:rsid w:val="009D36CD"/>
    <w:rsid w:val="009D38AF"/>
    <w:rsid w:val="009D3933"/>
    <w:rsid w:val="009D3BF7"/>
    <w:rsid w:val="009D6727"/>
    <w:rsid w:val="009D6A4E"/>
    <w:rsid w:val="009D6E8E"/>
    <w:rsid w:val="009D76CF"/>
    <w:rsid w:val="009E0A2C"/>
    <w:rsid w:val="009E1783"/>
    <w:rsid w:val="009E194C"/>
    <w:rsid w:val="009E1EB3"/>
    <w:rsid w:val="009E2B07"/>
    <w:rsid w:val="009E2EEE"/>
    <w:rsid w:val="009E3FB4"/>
    <w:rsid w:val="009E4E7A"/>
    <w:rsid w:val="009E54DD"/>
    <w:rsid w:val="009E566D"/>
    <w:rsid w:val="009E7769"/>
    <w:rsid w:val="009F09CC"/>
    <w:rsid w:val="009F14D2"/>
    <w:rsid w:val="009F1A83"/>
    <w:rsid w:val="009F21B9"/>
    <w:rsid w:val="009F2695"/>
    <w:rsid w:val="009F27F5"/>
    <w:rsid w:val="009F3CBF"/>
    <w:rsid w:val="009F4B40"/>
    <w:rsid w:val="009F514D"/>
    <w:rsid w:val="009F5EC3"/>
    <w:rsid w:val="009F649A"/>
    <w:rsid w:val="009F6B28"/>
    <w:rsid w:val="009F6CE8"/>
    <w:rsid w:val="009F7FD9"/>
    <w:rsid w:val="00A00396"/>
    <w:rsid w:val="00A0067C"/>
    <w:rsid w:val="00A01337"/>
    <w:rsid w:val="00A019E1"/>
    <w:rsid w:val="00A027E9"/>
    <w:rsid w:val="00A0449B"/>
    <w:rsid w:val="00A04A5E"/>
    <w:rsid w:val="00A056FE"/>
    <w:rsid w:val="00A0711D"/>
    <w:rsid w:val="00A10237"/>
    <w:rsid w:val="00A11C48"/>
    <w:rsid w:val="00A11D0B"/>
    <w:rsid w:val="00A12891"/>
    <w:rsid w:val="00A1295B"/>
    <w:rsid w:val="00A14299"/>
    <w:rsid w:val="00A15031"/>
    <w:rsid w:val="00A163F1"/>
    <w:rsid w:val="00A17321"/>
    <w:rsid w:val="00A17920"/>
    <w:rsid w:val="00A17DE0"/>
    <w:rsid w:val="00A21F88"/>
    <w:rsid w:val="00A22F2C"/>
    <w:rsid w:val="00A23C39"/>
    <w:rsid w:val="00A245A3"/>
    <w:rsid w:val="00A24A47"/>
    <w:rsid w:val="00A24C74"/>
    <w:rsid w:val="00A24FE2"/>
    <w:rsid w:val="00A2508D"/>
    <w:rsid w:val="00A250D3"/>
    <w:rsid w:val="00A262D8"/>
    <w:rsid w:val="00A306E9"/>
    <w:rsid w:val="00A30D8F"/>
    <w:rsid w:val="00A3117C"/>
    <w:rsid w:val="00A33057"/>
    <w:rsid w:val="00A34BE1"/>
    <w:rsid w:val="00A35BEF"/>
    <w:rsid w:val="00A36009"/>
    <w:rsid w:val="00A361BE"/>
    <w:rsid w:val="00A36518"/>
    <w:rsid w:val="00A371FD"/>
    <w:rsid w:val="00A418AD"/>
    <w:rsid w:val="00A418E9"/>
    <w:rsid w:val="00A423A6"/>
    <w:rsid w:val="00A4272F"/>
    <w:rsid w:val="00A42E74"/>
    <w:rsid w:val="00A42F7F"/>
    <w:rsid w:val="00A42F90"/>
    <w:rsid w:val="00A4320A"/>
    <w:rsid w:val="00A43972"/>
    <w:rsid w:val="00A44043"/>
    <w:rsid w:val="00A4483D"/>
    <w:rsid w:val="00A4562D"/>
    <w:rsid w:val="00A457F3"/>
    <w:rsid w:val="00A46B83"/>
    <w:rsid w:val="00A47475"/>
    <w:rsid w:val="00A4759A"/>
    <w:rsid w:val="00A47B60"/>
    <w:rsid w:val="00A47C4B"/>
    <w:rsid w:val="00A501B2"/>
    <w:rsid w:val="00A5031B"/>
    <w:rsid w:val="00A50662"/>
    <w:rsid w:val="00A50BF6"/>
    <w:rsid w:val="00A52477"/>
    <w:rsid w:val="00A5392C"/>
    <w:rsid w:val="00A54A4C"/>
    <w:rsid w:val="00A56A36"/>
    <w:rsid w:val="00A60FC5"/>
    <w:rsid w:val="00A619B3"/>
    <w:rsid w:val="00A61CF4"/>
    <w:rsid w:val="00A62AE8"/>
    <w:rsid w:val="00A64024"/>
    <w:rsid w:val="00A64281"/>
    <w:rsid w:val="00A6503A"/>
    <w:rsid w:val="00A658AE"/>
    <w:rsid w:val="00A67095"/>
    <w:rsid w:val="00A67279"/>
    <w:rsid w:val="00A67E53"/>
    <w:rsid w:val="00A701B0"/>
    <w:rsid w:val="00A70656"/>
    <w:rsid w:val="00A7272F"/>
    <w:rsid w:val="00A729E8"/>
    <w:rsid w:val="00A72A41"/>
    <w:rsid w:val="00A72A4F"/>
    <w:rsid w:val="00A733C9"/>
    <w:rsid w:val="00A74619"/>
    <w:rsid w:val="00A7537A"/>
    <w:rsid w:val="00A7598C"/>
    <w:rsid w:val="00A75FB9"/>
    <w:rsid w:val="00A80713"/>
    <w:rsid w:val="00A809D0"/>
    <w:rsid w:val="00A80EDD"/>
    <w:rsid w:val="00A8105C"/>
    <w:rsid w:val="00A810B3"/>
    <w:rsid w:val="00A81918"/>
    <w:rsid w:val="00A81E8E"/>
    <w:rsid w:val="00A822FB"/>
    <w:rsid w:val="00A8247B"/>
    <w:rsid w:val="00A82808"/>
    <w:rsid w:val="00A82E17"/>
    <w:rsid w:val="00A83325"/>
    <w:rsid w:val="00A8608C"/>
    <w:rsid w:val="00A86A47"/>
    <w:rsid w:val="00A8704C"/>
    <w:rsid w:val="00A8712F"/>
    <w:rsid w:val="00A9102C"/>
    <w:rsid w:val="00A91EB9"/>
    <w:rsid w:val="00A93C33"/>
    <w:rsid w:val="00A93ECC"/>
    <w:rsid w:val="00A93EEE"/>
    <w:rsid w:val="00A949FF"/>
    <w:rsid w:val="00A951A2"/>
    <w:rsid w:val="00A95E6B"/>
    <w:rsid w:val="00A961DD"/>
    <w:rsid w:val="00A97190"/>
    <w:rsid w:val="00A9720E"/>
    <w:rsid w:val="00AA0B97"/>
    <w:rsid w:val="00AA104D"/>
    <w:rsid w:val="00AA1676"/>
    <w:rsid w:val="00AA1E9B"/>
    <w:rsid w:val="00AA29C5"/>
    <w:rsid w:val="00AA389E"/>
    <w:rsid w:val="00AA38B4"/>
    <w:rsid w:val="00AA39A6"/>
    <w:rsid w:val="00AA3C7C"/>
    <w:rsid w:val="00AA69CF"/>
    <w:rsid w:val="00AA77B3"/>
    <w:rsid w:val="00AA7997"/>
    <w:rsid w:val="00AB1490"/>
    <w:rsid w:val="00AB297E"/>
    <w:rsid w:val="00AB3B13"/>
    <w:rsid w:val="00AB40EB"/>
    <w:rsid w:val="00AB454C"/>
    <w:rsid w:val="00AB49D2"/>
    <w:rsid w:val="00AB5AEC"/>
    <w:rsid w:val="00AB5E44"/>
    <w:rsid w:val="00AB693E"/>
    <w:rsid w:val="00AC1071"/>
    <w:rsid w:val="00AC37B2"/>
    <w:rsid w:val="00AC3AAC"/>
    <w:rsid w:val="00AC4948"/>
    <w:rsid w:val="00AC4A3A"/>
    <w:rsid w:val="00AC4E77"/>
    <w:rsid w:val="00AC4EEE"/>
    <w:rsid w:val="00AC5BB1"/>
    <w:rsid w:val="00AC6F50"/>
    <w:rsid w:val="00AC711A"/>
    <w:rsid w:val="00AC7BF1"/>
    <w:rsid w:val="00AD1549"/>
    <w:rsid w:val="00AD197C"/>
    <w:rsid w:val="00AD2436"/>
    <w:rsid w:val="00AD281D"/>
    <w:rsid w:val="00AD2EBC"/>
    <w:rsid w:val="00AD33CF"/>
    <w:rsid w:val="00AD4444"/>
    <w:rsid w:val="00AD459D"/>
    <w:rsid w:val="00AD667B"/>
    <w:rsid w:val="00AD6782"/>
    <w:rsid w:val="00AD68BB"/>
    <w:rsid w:val="00AD7222"/>
    <w:rsid w:val="00AE07E5"/>
    <w:rsid w:val="00AE1A59"/>
    <w:rsid w:val="00AE2104"/>
    <w:rsid w:val="00AE246F"/>
    <w:rsid w:val="00AE24DE"/>
    <w:rsid w:val="00AE37A9"/>
    <w:rsid w:val="00AE4045"/>
    <w:rsid w:val="00AE40B4"/>
    <w:rsid w:val="00AE48D7"/>
    <w:rsid w:val="00AE565E"/>
    <w:rsid w:val="00AE5C0F"/>
    <w:rsid w:val="00AE5E44"/>
    <w:rsid w:val="00AE6700"/>
    <w:rsid w:val="00AF129B"/>
    <w:rsid w:val="00AF26E9"/>
    <w:rsid w:val="00AF2CA1"/>
    <w:rsid w:val="00AF2D17"/>
    <w:rsid w:val="00AF379E"/>
    <w:rsid w:val="00AF3A25"/>
    <w:rsid w:val="00AF3EE4"/>
    <w:rsid w:val="00AF4612"/>
    <w:rsid w:val="00AF4A93"/>
    <w:rsid w:val="00AF5242"/>
    <w:rsid w:val="00AF56E1"/>
    <w:rsid w:val="00AF669A"/>
    <w:rsid w:val="00AF6FE7"/>
    <w:rsid w:val="00AF76FE"/>
    <w:rsid w:val="00B00133"/>
    <w:rsid w:val="00B00723"/>
    <w:rsid w:val="00B023F9"/>
    <w:rsid w:val="00B024EE"/>
    <w:rsid w:val="00B03A86"/>
    <w:rsid w:val="00B052F0"/>
    <w:rsid w:val="00B0613B"/>
    <w:rsid w:val="00B065C9"/>
    <w:rsid w:val="00B06BAE"/>
    <w:rsid w:val="00B07199"/>
    <w:rsid w:val="00B10F16"/>
    <w:rsid w:val="00B11CDF"/>
    <w:rsid w:val="00B11E2A"/>
    <w:rsid w:val="00B120AE"/>
    <w:rsid w:val="00B128B6"/>
    <w:rsid w:val="00B134C0"/>
    <w:rsid w:val="00B13C61"/>
    <w:rsid w:val="00B146BB"/>
    <w:rsid w:val="00B148B5"/>
    <w:rsid w:val="00B155C6"/>
    <w:rsid w:val="00B17519"/>
    <w:rsid w:val="00B17665"/>
    <w:rsid w:val="00B20F5C"/>
    <w:rsid w:val="00B214A7"/>
    <w:rsid w:val="00B2357C"/>
    <w:rsid w:val="00B237C5"/>
    <w:rsid w:val="00B238F8"/>
    <w:rsid w:val="00B25502"/>
    <w:rsid w:val="00B2649F"/>
    <w:rsid w:val="00B27FBA"/>
    <w:rsid w:val="00B3082C"/>
    <w:rsid w:val="00B314D9"/>
    <w:rsid w:val="00B316DD"/>
    <w:rsid w:val="00B32AAD"/>
    <w:rsid w:val="00B34704"/>
    <w:rsid w:val="00B34BCC"/>
    <w:rsid w:val="00B352B0"/>
    <w:rsid w:val="00B36096"/>
    <w:rsid w:val="00B36A03"/>
    <w:rsid w:val="00B37742"/>
    <w:rsid w:val="00B379BE"/>
    <w:rsid w:val="00B414B5"/>
    <w:rsid w:val="00B421DF"/>
    <w:rsid w:val="00B436CC"/>
    <w:rsid w:val="00B43CE4"/>
    <w:rsid w:val="00B44B4E"/>
    <w:rsid w:val="00B45601"/>
    <w:rsid w:val="00B45ACE"/>
    <w:rsid w:val="00B47CB9"/>
    <w:rsid w:val="00B50D70"/>
    <w:rsid w:val="00B51EC2"/>
    <w:rsid w:val="00B52419"/>
    <w:rsid w:val="00B5292B"/>
    <w:rsid w:val="00B52F99"/>
    <w:rsid w:val="00B531A5"/>
    <w:rsid w:val="00B534B4"/>
    <w:rsid w:val="00B53607"/>
    <w:rsid w:val="00B53784"/>
    <w:rsid w:val="00B551C5"/>
    <w:rsid w:val="00B560B2"/>
    <w:rsid w:val="00B565A5"/>
    <w:rsid w:val="00B56AF6"/>
    <w:rsid w:val="00B57456"/>
    <w:rsid w:val="00B574CD"/>
    <w:rsid w:val="00B600D2"/>
    <w:rsid w:val="00B612A8"/>
    <w:rsid w:val="00B612EE"/>
    <w:rsid w:val="00B6131D"/>
    <w:rsid w:val="00B618BB"/>
    <w:rsid w:val="00B62150"/>
    <w:rsid w:val="00B623BE"/>
    <w:rsid w:val="00B628FE"/>
    <w:rsid w:val="00B62918"/>
    <w:rsid w:val="00B631D0"/>
    <w:rsid w:val="00B637DD"/>
    <w:rsid w:val="00B6476D"/>
    <w:rsid w:val="00B64D91"/>
    <w:rsid w:val="00B65E5D"/>
    <w:rsid w:val="00B66242"/>
    <w:rsid w:val="00B723F8"/>
    <w:rsid w:val="00B73FE0"/>
    <w:rsid w:val="00B74591"/>
    <w:rsid w:val="00B75C15"/>
    <w:rsid w:val="00B7755F"/>
    <w:rsid w:val="00B77E6A"/>
    <w:rsid w:val="00B80EDF"/>
    <w:rsid w:val="00B81CB3"/>
    <w:rsid w:val="00B81F05"/>
    <w:rsid w:val="00B82C8C"/>
    <w:rsid w:val="00B83707"/>
    <w:rsid w:val="00B83E07"/>
    <w:rsid w:val="00B8481E"/>
    <w:rsid w:val="00B8552B"/>
    <w:rsid w:val="00B85A63"/>
    <w:rsid w:val="00B87691"/>
    <w:rsid w:val="00B91C95"/>
    <w:rsid w:val="00B92270"/>
    <w:rsid w:val="00B932AD"/>
    <w:rsid w:val="00B93590"/>
    <w:rsid w:val="00B935AF"/>
    <w:rsid w:val="00B94B42"/>
    <w:rsid w:val="00B960AF"/>
    <w:rsid w:val="00B96542"/>
    <w:rsid w:val="00B97245"/>
    <w:rsid w:val="00B9744E"/>
    <w:rsid w:val="00B974C9"/>
    <w:rsid w:val="00BA06CA"/>
    <w:rsid w:val="00BA0D95"/>
    <w:rsid w:val="00BA11A5"/>
    <w:rsid w:val="00BA1273"/>
    <w:rsid w:val="00BA1335"/>
    <w:rsid w:val="00BA2C23"/>
    <w:rsid w:val="00BA3ADD"/>
    <w:rsid w:val="00BA6038"/>
    <w:rsid w:val="00BA651A"/>
    <w:rsid w:val="00BA7332"/>
    <w:rsid w:val="00BA7452"/>
    <w:rsid w:val="00BA798D"/>
    <w:rsid w:val="00BA7DE6"/>
    <w:rsid w:val="00BB05EB"/>
    <w:rsid w:val="00BB07ED"/>
    <w:rsid w:val="00BB0BB8"/>
    <w:rsid w:val="00BB0BCA"/>
    <w:rsid w:val="00BB0F8C"/>
    <w:rsid w:val="00BB1E4D"/>
    <w:rsid w:val="00BB297A"/>
    <w:rsid w:val="00BB3A6E"/>
    <w:rsid w:val="00BB4823"/>
    <w:rsid w:val="00BB61C5"/>
    <w:rsid w:val="00BB667C"/>
    <w:rsid w:val="00BB79D5"/>
    <w:rsid w:val="00BB7E88"/>
    <w:rsid w:val="00BB7F7D"/>
    <w:rsid w:val="00BC1353"/>
    <w:rsid w:val="00BC200D"/>
    <w:rsid w:val="00BC21F6"/>
    <w:rsid w:val="00BC226F"/>
    <w:rsid w:val="00BC2385"/>
    <w:rsid w:val="00BC2E58"/>
    <w:rsid w:val="00BC2E62"/>
    <w:rsid w:val="00BC3273"/>
    <w:rsid w:val="00BC3427"/>
    <w:rsid w:val="00BC517C"/>
    <w:rsid w:val="00BC5EA9"/>
    <w:rsid w:val="00BC614F"/>
    <w:rsid w:val="00BC792D"/>
    <w:rsid w:val="00BD19A3"/>
    <w:rsid w:val="00BD3792"/>
    <w:rsid w:val="00BD41CF"/>
    <w:rsid w:val="00BD5809"/>
    <w:rsid w:val="00BD666D"/>
    <w:rsid w:val="00BD7C55"/>
    <w:rsid w:val="00BD7CD6"/>
    <w:rsid w:val="00BE07E6"/>
    <w:rsid w:val="00BE172A"/>
    <w:rsid w:val="00BE24FE"/>
    <w:rsid w:val="00BE2C54"/>
    <w:rsid w:val="00BE3BAB"/>
    <w:rsid w:val="00BE3D94"/>
    <w:rsid w:val="00BE47B8"/>
    <w:rsid w:val="00BE4C8E"/>
    <w:rsid w:val="00BE73EF"/>
    <w:rsid w:val="00BE7423"/>
    <w:rsid w:val="00BE7F54"/>
    <w:rsid w:val="00BF0176"/>
    <w:rsid w:val="00BF10B1"/>
    <w:rsid w:val="00BF1103"/>
    <w:rsid w:val="00BF1621"/>
    <w:rsid w:val="00BF1D70"/>
    <w:rsid w:val="00BF3425"/>
    <w:rsid w:val="00BF40E9"/>
    <w:rsid w:val="00BF43B6"/>
    <w:rsid w:val="00BF4755"/>
    <w:rsid w:val="00BF53E4"/>
    <w:rsid w:val="00BF5E3F"/>
    <w:rsid w:val="00BF5FA6"/>
    <w:rsid w:val="00BF6A4B"/>
    <w:rsid w:val="00BF7832"/>
    <w:rsid w:val="00C00314"/>
    <w:rsid w:val="00C00BC4"/>
    <w:rsid w:val="00C00C25"/>
    <w:rsid w:val="00C00E6C"/>
    <w:rsid w:val="00C01CE0"/>
    <w:rsid w:val="00C0260F"/>
    <w:rsid w:val="00C03A5E"/>
    <w:rsid w:val="00C03C57"/>
    <w:rsid w:val="00C05770"/>
    <w:rsid w:val="00C0597E"/>
    <w:rsid w:val="00C05CBD"/>
    <w:rsid w:val="00C06A1A"/>
    <w:rsid w:val="00C0711A"/>
    <w:rsid w:val="00C07229"/>
    <w:rsid w:val="00C078A3"/>
    <w:rsid w:val="00C07C8C"/>
    <w:rsid w:val="00C11057"/>
    <w:rsid w:val="00C117C9"/>
    <w:rsid w:val="00C1244B"/>
    <w:rsid w:val="00C1273A"/>
    <w:rsid w:val="00C12B09"/>
    <w:rsid w:val="00C12BF0"/>
    <w:rsid w:val="00C13544"/>
    <w:rsid w:val="00C14A65"/>
    <w:rsid w:val="00C14D4D"/>
    <w:rsid w:val="00C151A3"/>
    <w:rsid w:val="00C15D07"/>
    <w:rsid w:val="00C16AB2"/>
    <w:rsid w:val="00C20323"/>
    <w:rsid w:val="00C205B1"/>
    <w:rsid w:val="00C2078C"/>
    <w:rsid w:val="00C22732"/>
    <w:rsid w:val="00C22F66"/>
    <w:rsid w:val="00C23730"/>
    <w:rsid w:val="00C23785"/>
    <w:rsid w:val="00C27116"/>
    <w:rsid w:val="00C27A54"/>
    <w:rsid w:val="00C27B6B"/>
    <w:rsid w:val="00C3130B"/>
    <w:rsid w:val="00C31767"/>
    <w:rsid w:val="00C32754"/>
    <w:rsid w:val="00C34998"/>
    <w:rsid w:val="00C352A3"/>
    <w:rsid w:val="00C35708"/>
    <w:rsid w:val="00C36194"/>
    <w:rsid w:val="00C37BDA"/>
    <w:rsid w:val="00C37E07"/>
    <w:rsid w:val="00C404D4"/>
    <w:rsid w:val="00C40EE5"/>
    <w:rsid w:val="00C41123"/>
    <w:rsid w:val="00C41878"/>
    <w:rsid w:val="00C41EFE"/>
    <w:rsid w:val="00C423CF"/>
    <w:rsid w:val="00C4359B"/>
    <w:rsid w:val="00C43C4D"/>
    <w:rsid w:val="00C43CB7"/>
    <w:rsid w:val="00C45DA4"/>
    <w:rsid w:val="00C46AED"/>
    <w:rsid w:val="00C46B7A"/>
    <w:rsid w:val="00C50F0D"/>
    <w:rsid w:val="00C522EF"/>
    <w:rsid w:val="00C52938"/>
    <w:rsid w:val="00C52A47"/>
    <w:rsid w:val="00C52B03"/>
    <w:rsid w:val="00C537B3"/>
    <w:rsid w:val="00C54869"/>
    <w:rsid w:val="00C5608A"/>
    <w:rsid w:val="00C56CC0"/>
    <w:rsid w:val="00C57851"/>
    <w:rsid w:val="00C5799D"/>
    <w:rsid w:val="00C57D4E"/>
    <w:rsid w:val="00C57FDF"/>
    <w:rsid w:val="00C601A3"/>
    <w:rsid w:val="00C63000"/>
    <w:rsid w:val="00C6433A"/>
    <w:rsid w:val="00C64A30"/>
    <w:rsid w:val="00C6553F"/>
    <w:rsid w:val="00C65B99"/>
    <w:rsid w:val="00C660C6"/>
    <w:rsid w:val="00C669C5"/>
    <w:rsid w:val="00C66E04"/>
    <w:rsid w:val="00C673CD"/>
    <w:rsid w:val="00C678C7"/>
    <w:rsid w:val="00C7130A"/>
    <w:rsid w:val="00C71719"/>
    <w:rsid w:val="00C71A44"/>
    <w:rsid w:val="00C7218A"/>
    <w:rsid w:val="00C729EC"/>
    <w:rsid w:val="00C7304B"/>
    <w:rsid w:val="00C739C7"/>
    <w:rsid w:val="00C74C8E"/>
    <w:rsid w:val="00C74D88"/>
    <w:rsid w:val="00C74D89"/>
    <w:rsid w:val="00C75FD2"/>
    <w:rsid w:val="00C76A46"/>
    <w:rsid w:val="00C80599"/>
    <w:rsid w:val="00C81ABF"/>
    <w:rsid w:val="00C8205E"/>
    <w:rsid w:val="00C825EC"/>
    <w:rsid w:val="00C83329"/>
    <w:rsid w:val="00C83C06"/>
    <w:rsid w:val="00C84F73"/>
    <w:rsid w:val="00C86600"/>
    <w:rsid w:val="00C86F8A"/>
    <w:rsid w:val="00C871B0"/>
    <w:rsid w:val="00C87975"/>
    <w:rsid w:val="00C91B06"/>
    <w:rsid w:val="00C9200A"/>
    <w:rsid w:val="00C929A9"/>
    <w:rsid w:val="00C94748"/>
    <w:rsid w:val="00C95CC1"/>
    <w:rsid w:val="00C96B58"/>
    <w:rsid w:val="00C97262"/>
    <w:rsid w:val="00CA0405"/>
    <w:rsid w:val="00CA09ED"/>
    <w:rsid w:val="00CA0BDD"/>
    <w:rsid w:val="00CA13AD"/>
    <w:rsid w:val="00CA2A6A"/>
    <w:rsid w:val="00CA4769"/>
    <w:rsid w:val="00CA489F"/>
    <w:rsid w:val="00CA577C"/>
    <w:rsid w:val="00CA5A56"/>
    <w:rsid w:val="00CA629F"/>
    <w:rsid w:val="00CA6826"/>
    <w:rsid w:val="00CA7CE1"/>
    <w:rsid w:val="00CB0622"/>
    <w:rsid w:val="00CB0B7A"/>
    <w:rsid w:val="00CB1C84"/>
    <w:rsid w:val="00CB23CA"/>
    <w:rsid w:val="00CB270D"/>
    <w:rsid w:val="00CB35E3"/>
    <w:rsid w:val="00CB48D4"/>
    <w:rsid w:val="00CB619E"/>
    <w:rsid w:val="00CB64F3"/>
    <w:rsid w:val="00CB6FE5"/>
    <w:rsid w:val="00CB76D4"/>
    <w:rsid w:val="00CC01DA"/>
    <w:rsid w:val="00CC08CC"/>
    <w:rsid w:val="00CC0A27"/>
    <w:rsid w:val="00CC0CAD"/>
    <w:rsid w:val="00CC151A"/>
    <w:rsid w:val="00CC1CD1"/>
    <w:rsid w:val="00CC3044"/>
    <w:rsid w:val="00CC3C48"/>
    <w:rsid w:val="00CC41D1"/>
    <w:rsid w:val="00CC4BC3"/>
    <w:rsid w:val="00CC5395"/>
    <w:rsid w:val="00CC53A3"/>
    <w:rsid w:val="00CC5DFD"/>
    <w:rsid w:val="00CC695B"/>
    <w:rsid w:val="00CC6B87"/>
    <w:rsid w:val="00CC70D9"/>
    <w:rsid w:val="00CD0038"/>
    <w:rsid w:val="00CD1FAE"/>
    <w:rsid w:val="00CD2277"/>
    <w:rsid w:val="00CD237A"/>
    <w:rsid w:val="00CD3789"/>
    <w:rsid w:val="00CD4BD7"/>
    <w:rsid w:val="00CD56E8"/>
    <w:rsid w:val="00CD5E82"/>
    <w:rsid w:val="00CD5EA0"/>
    <w:rsid w:val="00CD65C2"/>
    <w:rsid w:val="00CD6FBB"/>
    <w:rsid w:val="00CD7A2F"/>
    <w:rsid w:val="00CD7E1C"/>
    <w:rsid w:val="00CE115D"/>
    <w:rsid w:val="00CE2407"/>
    <w:rsid w:val="00CE326D"/>
    <w:rsid w:val="00CE344D"/>
    <w:rsid w:val="00CE3EC9"/>
    <w:rsid w:val="00CE42B5"/>
    <w:rsid w:val="00CE4C9F"/>
    <w:rsid w:val="00CE612E"/>
    <w:rsid w:val="00CE63D0"/>
    <w:rsid w:val="00CE73DD"/>
    <w:rsid w:val="00CE7FEB"/>
    <w:rsid w:val="00CF00A5"/>
    <w:rsid w:val="00CF0509"/>
    <w:rsid w:val="00CF24CE"/>
    <w:rsid w:val="00CF290F"/>
    <w:rsid w:val="00CF344E"/>
    <w:rsid w:val="00CF4761"/>
    <w:rsid w:val="00CF536C"/>
    <w:rsid w:val="00CF7D95"/>
    <w:rsid w:val="00D006EA"/>
    <w:rsid w:val="00D00F30"/>
    <w:rsid w:val="00D01198"/>
    <w:rsid w:val="00D0295E"/>
    <w:rsid w:val="00D0296C"/>
    <w:rsid w:val="00D029B4"/>
    <w:rsid w:val="00D03769"/>
    <w:rsid w:val="00D03C5C"/>
    <w:rsid w:val="00D03EFF"/>
    <w:rsid w:val="00D05A75"/>
    <w:rsid w:val="00D05B6F"/>
    <w:rsid w:val="00D05CA2"/>
    <w:rsid w:val="00D05DE8"/>
    <w:rsid w:val="00D071AA"/>
    <w:rsid w:val="00D14C8F"/>
    <w:rsid w:val="00D14F06"/>
    <w:rsid w:val="00D15522"/>
    <w:rsid w:val="00D15CA3"/>
    <w:rsid w:val="00D15EAD"/>
    <w:rsid w:val="00D1675F"/>
    <w:rsid w:val="00D20021"/>
    <w:rsid w:val="00D21826"/>
    <w:rsid w:val="00D22192"/>
    <w:rsid w:val="00D22CDB"/>
    <w:rsid w:val="00D23B4A"/>
    <w:rsid w:val="00D24315"/>
    <w:rsid w:val="00D2525D"/>
    <w:rsid w:val="00D25448"/>
    <w:rsid w:val="00D26D2C"/>
    <w:rsid w:val="00D27291"/>
    <w:rsid w:val="00D27656"/>
    <w:rsid w:val="00D27678"/>
    <w:rsid w:val="00D27836"/>
    <w:rsid w:val="00D305C5"/>
    <w:rsid w:val="00D32943"/>
    <w:rsid w:val="00D32BCD"/>
    <w:rsid w:val="00D32BF6"/>
    <w:rsid w:val="00D32DBB"/>
    <w:rsid w:val="00D33575"/>
    <w:rsid w:val="00D33809"/>
    <w:rsid w:val="00D33A9C"/>
    <w:rsid w:val="00D345DF"/>
    <w:rsid w:val="00D347E8"/>
    <w:rsid w:val="00D34D3F"/>
    <w:rsid w:val="00D351B9"/>
    <w:rsid w:val="00D35A30"/>
    <w:rsid w:val="00D36901"/>
    <w:rsid w:val="00D40274"/>
    <w:rsid w:val="00D4148A"/>
    <w:rsid w:val="00D42319"/>
    <w:rsid w:val="00D42DAA"/>
    <w:rsid w:val="00D451A9"/>
    <w:rsid w:val="00D45234"/>
    <w:rsid w:val="00D457C9"/>
    <w:rsid w:val="00D45A93"/>
    <w:rsid w:val="00D46A3D"/>
    <w:rsid w:val="00D46C27"/>
    <w:rsid w:val="00D475FF"/>
    <w:rsid w:val="00D47615"/>
    <w:rsid w:val="00D4776A"/>
    <w:rsid w:val="00D47881"/>
    <w:rsid w:val="00D47E93"/>
    <w:rsid w:val="00D50BC6"/>
    <w:rsid w:val="00D51A14"/>
    <w:rsid w:val="00D52329"/>
    <w:rsid w:val="00D52E65"/>
    <w:rsid w:val="00D5422D"/>
    <w:rsid w:val="00D5440C"/>
    <w:rsid w:val="00D551B3"/>
    <w:rsid w:val="00D5607D"/>
    <w:rsid w:val="00D565FF"/>
    <w:rsid w:val="00D60CCE"/>
    <w:rsid w:val="00D617BD"/>
    <w:rsid w:val="00D623DE"/>
    <w:rsid w:val="00D62439"/>
    <w:rsid w:val="00D6266B"/>
    <w:rsid w:val="00D62C45"/>
    <w:rsid w:val="00D6374E"/>
    <w:rsid w:val="00D6399A"/>
    <w:rsid w:val="00D65694"/>
    <w:rsid w:val="00D66066"/>
    <w:rsid w:val="00D66136"/>
    <w:rsid w:val="00D67015"/>
    <w:rsid w:val="00D67A25"/>
    <w:rsid w:val="00D70923"/>
    <w:rsid w:val="00D7117E"/>
    <w:rsid w:val="00D71DBF"/>
    <w:rsid w:val="00D71F3D"/>
    <w:rsid w:val="00D72E3C"/>
    <w:rsid w:val="00D73523"/>
    <w:rsid w:val="00D73608"/>
    <w:rsid w:val="00D73795"/>
    <w:rsid w:val="00D73AA6"/>
    <w:rsid w:val="00D73F58"/>
    <w:rsid w:val="00D743D4"/>
    <w:rsid w:val="00D744F4"/>
    <w:rsid w:val="00D74842"/>
    <w:rsid w:val="00D74AAC"/>
    <w:rsid w:val="00D74D43"/>
    <w:rsid w:val="00D75035"/>
    <w:rsid w:val="00D771D2"/>
    <w:rsid w:val="00D77530"/>
    <w:rsid w:val="00D77919"/>
    <w:rsid w:val="00D77AA4"/>
    <w:rsid w:val="00D80560"/>
    <w:rsid w:val="00D80D70"/>
    <w:rsid w:val="00D80FA5"/>
    <w:rsid w:val="00D8107B"/>
    <w:rsid w:val="00D81D55"/>
    <w:rsid w:val="00D825FC"/>
    <w:rsid w:val="00D833DB"/>
    <w:rsid w:val="00D83496"/>
    <w:rsid w:val="00D84109"/>
    <w:rsid w:val="00D84CEF"/>
    <w:rsid w:val="00D86657"/>
    <w:rsid w:val="00D86E4B"/>
    <w:rsid w:val="00D86FFC"/>
    <w:rsid w:val="00D87E26"/>
    <w:rsid w:val="00D910B7"/>
    <w:rsid w:val="00D919D5"/>
    <w:rsid w:val="00D922B1"/>
    <w:rsid w:val="00D9243A"/>
    <w:rsid w:val="00D93D9C"/>
    <w:rsid w:val="00D947AB"/>
    <w:rsid w:val="00D95D96"/>
    <w:rsid w:val="00D966AD"/>
    <w:rsid w:val="00D96E15"/>
    <w:rsid w:val="00DA25E1"/>
    <w:rsid w:val="00DA5947"/>
    <w:rsid w:val="00DA5C2B"/>
    <w:rsid w:val="00DA5D48"/>
    <w:rsid w:val="00DA70D6"/>
    <w:rsid w:val="00DA745A"/>
    <w:rsid w:val="00DA75D1"/>
    <w:rsid w:val="00DA7CA6"/>
    <w:rsid w:val="00DB15C4"/>
    <w:rsid w:val="00DB2986"/>
    <w:rsid w:val="00DB2994"/>
    <w:rsid w:val="00DB4CA5"/>
    <w:rsid w:val="00DB69A7"/>
    <w:rsid w:val="00DB768C"/>
    <w:rsid w:val="00DB78F7"/>
    <w:rsid w:val="00DB7E4F"/>
    <w:rsid w:val="00DC0301"/>
    <w:rsid w:val="00DC03F2"/>
    <w:rsid w:val="00DC1191"/>
    <w:rsid w:val="00DC1CBF"/>
    <w:rsid w:val="00DC2373"/>
    <w:rsid w:val="00DC2431"/>
    <w:rsid w:val="00DC656E"/>
    <w:rsid w:val="00DD0965"/>
    <w:rsid w:val="00DD2036"/>
    <w:rsid w:val="00DD328A"/>
    <w:rsid w:val="00DD4ADB"/>
    <w:rsid w:val="00DD55CA"/>
    <w:rsid w:val="00DD5927"/>
    <w:rsid w:val="00DD5A40"/>
    <w:rsid w:val="00DD5D37"/>
    <w:rsid w:val="00DD5E5F"/>
    <w:rsid w:val="00DD695F"/>
    <w:rsid w:val="00DE0162"/>
    <w:rsid w:val="00DE0537"/>
    <w:rsid w:val="00DE06A1"/>
    <w:rsid w:val="00DE0A2D"/>
    <w:rsid w:val="00DE238C"/>
    <w:rsid w:val="00DE260D"/>
    <w:rsid w:val="00DE2647"/>
    <w:rsid w:val="00DE37F2"/>
    <w:rsid w:val="00DE3979"/>
    <w:rsid w:val="00DE4A22"/>
    <w:rsid w:val="00DE592E"/>
    <w:rsid w:val="00DE66B0"/>
    <w:rsid w:val="00DE69AD"/>
    <w:rsid w:val="00DE6A5C"/>
    <w:rsid w:val="00DE6E88"/>
    <w:rsid w:val="00DF11BF"/>
    <w:rsid w:val="00DF1DA8"/>
    <w:rsid w:val="00DF201B"/>
    <w:rsid w:val="00DF3E51"/>
    <w:rsid w:val="00DF4731"/>
    <w:rsid w:val="00DF4B45"/>
    <w:rsid w:val="00DF57D5"/>
    <w:rsid w:val="00DF63B1"/>
    <w:rsid w:val="00DF783A"/>
    <w:rsid w:val="00E01108"/>
    <w:rsid w:val="00E0322A"/>
    <w:rsid w:val="00E0407F"/>
    <w:rsid w:val="00E0503F"/>
    <w:rsid w:val="00E05BC1"/>
    <w:rsid w:val="00E07B5D"/>
    <w:rsid w:val="00E07C2D"/>
    <w:rsid w:val="00E07F97"/>
    <w:rsid w:val="00E1090D"/>
    <w:rsid w:val="00E113D0"/>
    <w:rsid w:val="00E1205D"/>
    <w:rsid w:val="00E12EE3"/>
    <w:rsid w:val="00E13F8B"/>
    <w:rsid w:val="00E14A83"/>
    <w:rsid w:val="00E155C5"/>
    <w:rsid w:val="00E1580F"/>
    <w:rsid w:val="00E1592A"/>
    <w:rsid w:val="00E1622B"/>
    <w:rsid w:val="00E162AC"/>
    <w:rsid w:val="00E16C4A"/>
    <w:rsid w:val="00E17708"/>
    <w:rsid w:val="00E20096"/>
    <w:rsid w:val="00E206DF"/>
    <w:rsid w:val="00E208B0"/>
    <w:rsid w:val="00E20C15"/>
    <w:rsid w:val="00E21204"/>
    <w:rsid w:val="00E2384A"/>
    <w:rsid w:val="00E243C0"/>
    <w:rsid w:val="00E25535"/>
    <w:rsid w:val="00E25BEC"/>
    <w:rsid w:val="00E263D9"/>
    <w:rsid w:val="00E2683E"/>
    <w:rsid w:val="00E275B5"/>
    <w:rsid w:val="00E2791F"/>
    <w:rsid w:val="00E2795C"/>
    <w:rsid w:val="00E30236"/>
    <w:rsid w:val="00E30681"/>
    <w:rsid w:val="00E31839"/>
    <w:rsid w:val="00E32CC8"/>
    <w:rsid w:val="00E32E6F"/>
    <w:rsid w:val="00E331C7"/>
    <w:rsid w:val="00E3380C"/>
    <w:rsid w:val="00E342B0"/>
    <w:rsid w:val="00E35173"/>
    <w:rsid w:val="00E351B4"/>
    <w:rsid w:val="00E3535B"/>
    <w:rsid w:val="00E35BBB"/>
    <w:rsid w:val="00E36C63"/>
    <w:rsid w:val="00E37684"/>
    <w:rsid w:val="00E37DB0"/>
    <w:rsid w:val="00E37DC9"/>
    <w:rsid w:val="00E40545"/>
    <w:rsid w:val="00E40639"/>
    <w:rsid w:val="00E41D9B"/>
    <w:rsid w:val="00E42546"/>
    <w:rsid w:val="00E43009"/>
    <w:rsid w:val="00E43020"/>
    <w:rsid w:val="00E430D2"/>
    <w:rsid w:val="00E43E8D"/>
    <w:rsid w:val="00E44053"/>
    <w:rsid w:val="00E45690"/>
    <w:rsid w:val="00E458E2"/>
    <w:rsid w:val="00E45A3B"/>
    <w:rsid w:val="00E46ACA"/>
    <w:rsid w:val="00E476F5"/>
    <w:rsid w:val="00E47819"/>
    <w:rsid w:val="00E4788E"/>
    <w:rsid w:val="00E47C3C"/>
    <w:rsid w:val="00E50F68"/>
    <w:rsid w:val="00E5203C"/>
    <w:rsid w:val="00E52170"/>
    <w:rsid w:val="00E52279"/>
    <w:rsid w:val="00E53DEE"/>
    <w:rsid w:val="00E54AD3"/>
    <w:rsid w:val="00E571E9"/>
    <w:rsid w:val="00E57C88"/>
    <w:rsid w:val="00E609D6"/>
    <w:rsid w:val="00E60A8A"/>
    <w:rsid w:val="00E60D63"/>
    <w:rsid w:val="00E6146B"/>
    <w:rsid w:val="00E6152D"/>
    <w:rsid w:val="00E63C82"/>
    <w:rsid w:val="00E6425F"/>
    <w:rsid w:val="00E650D2"/>
    <w:rsid w:val="00E653FB"/>
    <w:rsid w:val="00E65AA5"/>
    <w:rsid w:val="00E66446"/>
    <w:rsid w:val="00E673AE"/>
    <w:rsid w:val="00E71AC0"/>
    <w:rsid w:val="00E733FE"/>
    <w:rsid w:val="00E735BD"/>
    <w:rsid w:val="00E73729"/>
    <w:rsid w:val="00E74E39"/>
    <w:rsid w:val="00E75403"/>
    <w:rsid w:val="00E7594E"/>
    <w:rsid w:val="00E75B11"/>
    <w:rsid w:val="00E75C98"/>
    <w:rsid w:val="00E77222"/>
    <w:rsid w:val="00E776A2"/>
    <w:rsid w:val="00E777CA"/>
    <w:rsid w:val="00E77C21"/>
    <w:rsid w:val="00E80652"/>
    <w:rsid w:val="00E80703"/>
    <w:rsid w:val="00E80FB7"/>
    <w:rsid w:val="00E812C8"/>
    <w:rsid w:val="00E814D1"/>
    <w:rsid w:val="00E81612"/>
    <w:rsid w:val="00E81BCD"/>
    <w:rsid w:val="00E81CB3"/>
    <w:rsid w:val="00E82C0B"/>
    <w:rsid w:val="00E82E69"/>
    <w:rsid w:val="00E82FEC"/>
    <w:rsid w:val="00E830DC"/>
    <w:rsid w:val="00E846AE"/>
    <w:rsid w:val="00E849E0"/>
    <w:rsid w:val="00E85570"/>
    <w:rsid w:val="00E85A06"/>
    <w:rsid w:val="00E86239"/>
    <w:rsid w:val="00E86C76"/>
    <w:rsid w:val="00E87427"/>
    <w:rsid w:val="00E87695"/>
    <w:rsid w:val="00E87A36"/>
    <w:rsid w:val="00E87D94"/>
    <w:rsid w:val="00E907F0"/>
    <w:rsid w:val="00E90F9B"/>
    <w:rsid w:val="00E91415"/>
    <w:rsid w:val="00E9220B"/>
    <w:rsid w:val="00E92649"/>
    <w:rsid w:val="00E92C77"/>
    <w:rsid w:val="00E950B2"/>
    <w:rsid w:val="00E9528E"/>
    <w:rsid w:val="00E9620D"/>
    <w:rsid w:val="00E96EBE"/>
    <w:rsid w:val="00EA0548"/>
    <w:rsid w:val="00EA1707"/>
    <w:rsid w:val="00EA257A"/>
    <w:rsid w:val="00EA258C"/>
    <w:rsid w:val="00EA392C"/>
    <w:rsid w:val="00EA3E30"/>
    <w:rsid w:val="00EA4825"/>
    <w:rsid w:val="00EA4830"/>
    <w:rsid w:val="00EA5361"/>
    <w:rsid w:val="00EA5E1D"/>
    <w:rsid w:val="00EA6BCB"/>
    <w:rsid w:val="00EA6FA8"/>
    <w:rsid w:val="00EA73A6"/>
    <w:rsid w:val="00EA7503"/>
    <w:rsid w:val="00EA795A"/>
    <w:rsid w:val="00EB13CF"/>
    <w:rsid w:val="00EB1E74"/>
    <w:rsid w:val="00EB34F2"/>
    <w:rsid w:val="00EB49D6"/>
    <w:rsid w:val="00EB5065"/>
    <w:rsid w:val="00EB53E3"/>
    <w:rsid w:val="00EB5437"/>
    <w:rsid w:val="00EB6555"/>
    <w:rsid w:val="00EB6784"/>
    <w:rsid w:val="00EB6BC2"/>
    <w:rsid w:val="00EB6E46"/>
    <w:rsid w:val="00EB77E4"/>
    <w:rsid w:val="00EB7882"/>
    <w:rsid w:val="00EC03B6"/>
    <w:rsid w:val="00EC03ED"/>
    <w:rsid w:val="00EC1342"/>
    <w:rsid w:val="00EC15C0"/>
    <w:rsid w:val="00EC237C"/>
    <w:rsid w:val="00EC2766"/>
    <w:rsid w:val="00EC3DA8"/>
    <w:rsid w:val="00EC40FC"/>
    <w:rsid w:val="00EC4D88"/>
    <w:rsid w:val="00EC5130"/>
    <w:rsid w:val="00EC5C99"/>
    <w:rsid w:val="00EC5CF2"/>
    <w:rsid w:val="00EC5E6C"/>
    <w:rsid w:val="00EC5F34"/>
    <w:rsid w:val="00EC618F"/>
    <w:rsid w:val="00EC6209"/>
    <w:rsid w:val="00EC64E2"/>
    <w:rsid w:val="00EC70EE"/>
    <w:rsid w:val="00ED066F"/>
    <w:rsid w:val="00ED090D"/>
    <w:rsid w:val="00ED131C"/>
    <w:rsid w:val="00ED1973"/>
    <w:rsid w:val="00ED2F07"/>
    <w:rsid w:val="00ED3034"/>
    <w:rsid w:val="00ED3333"/>
    <w:rsid w:val="00ED3596"/>
    <w:rsid w:val="00ED3A4D"/>
    <w:rsid w:val="00ED4925"/>
    <w:rsid w:val="00ED4B67"/>
    <w:rsid w:val="00ED5BCC"/>
    <w:rsid w:val="00ED5DE7"/>
    <w:rsid w:val="00ED691C"/>
    <w:rsid w:val="00ED6F11"/>
    <w:rsid w:val="00EE1292"/>
    <w:rsid w:val="00EE1391"/>
    <w:rsid w:val="00EE18BD"/>
    <w:rsid w:val="00EE24A1"/>
    <w:rsid w:val="00EE36C9"/>
    <w:rsid w:val="00EE3C6D"/>
    <w:rsid w:val="00EE5570"/>
    <w:rsid w:val="00EE5D7B"/>
    <w:rsid w:val="00EE637D"/>
    <w:rsid w:val="00EF011B"/>
    <w:rsid w:val="00EF11E6"/>
    <w:rsid w:val="00EF25EB"/>
    <w:rsid w:val="00EF2A91"/>
    <w:rsid w:val="00EF37C4"/>
    <w:rsid w:val="00EF3A10"/>
    <w:rsid w:val="00EF3D19"/>
    <w:rsid w:val="00EF42FF"/>
    <w:rsid w:val="00EF5751"/>
    <w:rsid w:val="00EF60C6"/>
    <w:rsid w:val="00EF6E31"/>
    <w:rsid w:val="00EF74AA"/>
    <w:rsid w:val="00F0038B"/>
    <w:rsid w:val="00F00BC2"/>
    <w:rsid w:val="00F01A9D"/>
    <w:rsid w:val="00F01EA1"/>
    <w:rsid w:val="00F023AA"/>
    <w:rsid w:val="00F03616"/>
    <w:rsid w:val="00F0370B"/>
    <w:rsid w:val="00F03D1A"/>
    <w:rsid w:val="00F03DFA"/>
    <w:rsid w:val="00F0464E"/>
    <w:rsid w:val="00F059A1"/>
    <w:rsid w:val="00F07243"/>
    <w:rsid w:val="00F07E98"/>
    <w:rsid w:val="00F119B4"/>
    <w:rsid w:val="00F11A41"/>
    <w:rsid w:val="00F138B4"/>
    <w:rsid w:val="00F13982"/>
    <w:rsid w:val="00F149C9"/>
    <w:rsid w:val="00F157AB"/>
    <w:rsid w:val="00F158A1"/>
    <w:rsid w:val="00F160B5"/>
    <w:rsid w:val="00F1642A"/>
    <w:rsid w:val="00F16DB4"/>
    <w:rsid w:val="00F216F4"/>
    <w:rsid w:val="00F21B2B"/>
    <w:rsid w:val="00F21E75"/>
    <w:rsid w:val="00F22386"/>
    <w:rsid w:val="00F23228"/>
    <w:rsid w:val="00F23366"/>
    <w:rsid w:val="00F24F68"/>
    <w:rsid w:val="00F257D7"/>
    <w:rsid w:val="00F260D2"/>
    <w:rsid w:val="00F26EC0"/>
    <w:rsid w:val="00F26F61"/>
    <w:rsid w:val="00F30674"/>
    <w:rsid w:val="00F30758"/>
    <w:rsid w:val="00F32325"/>
    <w:rsid w:val="00F326EF"/>
    <w:rsid w:val="00F32B07"/>
    <w:rsid w:val="00F341F7"/>
    <w:rsid w:val="00F3444A"/>
    <w:rsid w:val="00F34452"/>
    <w:rsid w:val="00F34E46"/>
    <w:rsid w:val="00F35079"/>
    <w:rsid w:val="00F352CB"/>
    <w:rsid w:val="00F355A6"/>
    <w:rsid w:val="00F35FEF"/>
    <w:rsid w:val="00F36BEB"/>
    <w:rsid w:val="00F36CF1"/>
    <w:rsid w:val="00F37CEC"/>
    <w:rsid w:val="00F42E68"/>
    <w:rsid w:val="00F432D6"/>
    <w:rsid w:val="00F4365A"/>
    <w:rsid w:val="00F43856"/>
    <w:rsid w:val="00F438C0"/>
    <w:rsid w:val="00F43C65"/>
    <w:rsid w:val="00F43DA8"/>
    <w:rsid w:val="00F449A4"/>
    <w:rsid w:val="00F45255"/>
    <w:rsid w:val="00F46BE8"/>
    <w:rsid w:val="00F472D1"/>
    <w:rsid w:val="00F475C5"/>
    <w:rsid w:val="00F47BF0"/>
    <w:rsid w:val="00F47E05"/>
    <w:rsid w:val="00F523D6"/>
    <w:rsid w:val="00F52501"/>
    <w:rsid w:val="00F52A46"/>
    <w:rsid w:val="00F5348C"/>
    <w:rsid w:val="00F53684"/>
    <w:rsid w:val="00F562A6"/>
    <w:rsid w:val="00F60465"/>
    <w:rsid w:val="00F60F0C"/>
    <w:rsid w:val="00F6117A"/>
    <w:rsid w:val="00F61498"/>
    <w:rsid w:val="00F61C85"/>
    <w:rsid w:val="00F62577"/>
    <w:rsid w:val="00F62D63"/>
    <w:rsid w:val="00F63CE8"/>
    <w:rsid w:val="00F64EEC"/>
    <w:rsid w:val="00F6533D"/>
    <w:rsid w:val="00F671CE"/>
    <w:rsid w:val="00F67587"/>
    <w:rsid w:val="00F67EFC"/>
    <w:rsid w:val="00F708E0"/>
    <w:rsid w:val="00F70B89"/>
    <w:rsid w:val="00F70F1C"/>
    <w:rsid w:val="00F710AC"/>
    <w:rsid w:val="00F7122D"/>
    <w:rsid w:val="00F714FF"/>
    <w:rsid w:val="00F7415A"/>
    <w:rsid w:val="00F743D0"/>
    <w:rsid w:val="00F7503F"/>
    <w:rsid w:val="00F751ED"/>
    <w:rsid w:val="00F752DD"/>
    <w:rsid w:val="00F7534D"/>
    <w:rsid w:val="00F75F10"/>
    <w:rsid w:val="00F75FF1"/>
    <w:rsid w:val="00F761C4"/>
    <w:rsid w:val="00F77AFD"/>
    <w:rsid w:val="00F77EC4"/>
    <w:rsid w:val="00F80050"/>
    <w:rsid w:val="00F803DD"/>
    <w:rsid w:val="00F8099B"/>
    <w:rsid w:val="00F80A4C"/>
    <w:rsid w:val="00F80BDD"/>
    <w:rsid w:val="00F815FA"/>
    <w:rsid w:val="00F8202D"/>
    <w:rsid w:val="00F82CAF"/>
    <w:rsid w:val="00F8335C"/>
    <w:rsid w:val="00F838B5"/>
    <w:rsid w:val="00F845E9"/>
    <w:rsid w:val="00F85AAF"/>
    <w:rsid w:val="00F864F6"/>
    <w:rsid w:val="00F90198"/>
    <w:rsid w:val="00F92415"/>
    <w:rsid w:val="00F92EAD"/>
    <w:rsid w:val="00F934A1"/>
    <w:rsid w:val="00F937FC"/>
    <w:rsid w:val="00F93FF6"/>
    <w:rsid w:val="00F940A2"/>
    <w:rsid w:val="00F940B5"/>
    <w:rsid w:val="00F942DD"/>
    <w:rsid w:val="00F950CB"/>
    <w:rsid w:val="00F965E8"/>
    <w:rsid w:val="00FA156B"/>
    <w:rsid w:val="00FA1EDA"/>
    <w:rsid w:val="00FA2A1E"/>
    <w:rsid w:val="00FA2B37"/>
    <w:rsid w:val="00FA3DAE"/>
    <w:rsid w:val="00FA5158"/>
    <w:rsid w:val="00FA5523"/>
    <w:rsid w:val="00FA677B"/>
    <w:rsid w:val="00FB1BDC"/>
    <w:rsid w:val="00FB1FF9"/>
    <w:rsid w:val="00FB558D"/>
    <w:rsid w:val="00FB585B"/>
    <w:rsid w:val="00FB60DA"/>
    <w:rsid w:val="00FB64B6"/>
    <w:rsid w:val="00FB6E6B"/>
    <w:rsid w:val="00FB73B5"/>
    <w:rsid w:val="00FB7B36"/>
    <w:rsid w:val="00FB7C87"/>
    <w:rsid w:val="00FB7E9D"/>
    <w:rsid w:val="00FC2B2F"/>
    <w:rsid w:val="00FC43FA"/>
    <w:rsid w:val="00FC44E8"/>
    <w:rsid w:val="00FC5E29"/>
    <w:rsid w:val="00FC65A0"/>
    <w:rsid w:val="00FC6CED"/>
    <w:rsid w:val="00FC7062"/>
    <w:rsid w:val="00FD12D0"/>
    <w:rsid w:val="00FD36EA"/>
    <w:rsid w:val="00FD3D56"/>
    <w:rsid w:val="00FD45A8"/>
    <w:rsid w:val="00FD45D6"/>
    <w:rsid w:val="00FE068A"/>
    <w:rsid w:val="00FE0E1B"/>
    <w:rsid w:val="00FE0E84"/>
    <w:rsid w:val="00FE1ECA"/>
    <w:rsid w:val="00FE2328"/>
    <w:rsid w:val="00FE2E3C"/>
    <w:rsid w:val="00FE489E"/>
    <w:rsid w:val="00FE496A"/>
    <w:rsid w:val="00FE5324"/>
    <w:rsid w:val="00FE5432"/>
    <w:rsid w:val="00FE580D"/>
    <w:rsid w:val="00FE5877"/>
    <w:rsid w:val="00FE634E"/>
    <w:rsid w:val="00FE65BB"/>
    <w:rsid w:val="00FE7171"/>
    <w:rsid w:val="00FE7B00"/>
    <w:rsid w:val="00FE7E72"/>
    <w:rsid w:val="00FF35CB"/>
    <w:rsid w:val="00FF40C7"/>
    <w:rsid w:val="00FF4A56"/>
    <w:rsid w:val="00FF512E"/>
    <w:rsid w:val="00FF57EA"/>
    <w:rsid w:val="00FF6001"/>
    <w:rsid w:val="00FF7B3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4B88E"/>
  <w15:chartTrackingRefBased/>
  <w15:docId w15:val="{F92A7B72-18F6-3F4F-B9FB-B0D9734BA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D6A"/>
    <w:rPr>
      <w:rFonts w:ascii="Calibri" w:hAnsi="Calibri"/>
      <w:sz w:val="24"/>
    </w:rPr>
  </w:style>
  <w:style w:type="paragraph" w:styleId="Heading1">
    <w:name w:val="heading 1"/>
    <w:basedOn w:val="Normal"/>
    <w:next w:val="Normal"/>
    <w:link w:val="Heading1Char"/>
    <w:uiPriority w:val="9"/>
    <w:qFormat/>
    <w:rsid w:val="003465B1"/>
    <w:pPr>
      <w:keepNext/>
      <w:keepLines/>
      <w:spacing w:before="360" w:after="80"/>
      <w:outlineLvl w:val="0"/>
    </w:pPr>
    <w:rPr>
      <w:rFonts w:eastAsiaTheme="majorEastAsia" w:cstheme="majorBidi"/>
      <w:b/>
      <w:color w:val="000000" w:themeColor="text1"/>
      <w:sz w:val="36"/>
      <w:szCs w:val="40"/>
      <w:lang w:val="en-US"/>
    </w:rPr>
  </w:style>
  <w:style w:type="paragraph" w:styleId="Heading2">
    <w:name w:val="heading 2"/>
    <w:basedOn w:val="Normal"/>
    <w:next w:val="Normal"/>
    <w:link w:val="Heading2Char"/>
    <w:uiPriority w:val="9"/>
    <w:unhideWhenUsed/>
    <w:qFormat/>
    <w:rsid w:val="003465B1"/>
    <w:pPr>
      <w:keepNext/>
      <w:keepLines/>
      <w:spacing w:before="160" w:after="80"/>
      <w:outlineLvl w:val="1"/>
    </w:pPr>
    <w:rPr>
      <w:rFonts w:eastAsiaTheme="majorEastAsia" w:cstheme="majorBidi"/>
      <w:b/>
      <w:color w:val="000000" w:themeColor="text1"/>
      <w:sz w:val="30"/>
      <w:szCs w:val="32"/>
      <w:lang w:val="en-US"/>
    </w:rPr>
  </w:style>
  <w:style w:type="paragraph" w:styleId="Heading3">
    <w:name w:val="heading 3"/>
    <w:basedOn w:val="Normal"/>
    <w:next w:val="Normal"/>
    <w:link w:val="Heading3Char"/>
    <w:uiPriority w:val="9"/>
    <w:unhideWhenUsed/>
    <w:qFormat/>
    <w:rsid w:val="003465B1"/>
    <w:pPr>
      <w:keepNext/>
      <w:keepLines/>
      <w:spacing w:before="160" w:after="80"/>
      <w:outlineLvl w:val="2"/>
    </w:pPr>
    <w:rPr>
      <w:rFonts w:eastAsiaTheme="majorEastAsia" w:cstheme="majorBidi"/>
      <w:b/>
      <w:color w:val="000000" w:themeColor="text1"/>
      <w:szCs w:val="28"/>
      <w:lang w:val="en-US"/>
    </w:rPr>
  </w:style>
  <w:style w:type="paragraph" w:styleId="Heading4">
    <w:name w:val="heading 4"/>
    <w:basedOn w:val="Normal"/>
    <w:next w:val="Normal"/>
    <w:link w:val="Heading4Char"/>
    <w:uiPriority w:val="9"/>
    <w:semiHidden/>
    <w:unhideWhenUsed/>
    <w:qFormat/>
    <w:rsid w:val="009B40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0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0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0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0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0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DA1"/>
    <w:rPr>
      <w:rFonts w:ascii="Calibri" w:eastAsiaTheme="majorEastAsia" w:hAnsi="Calibri" w:cstheme="majorBidi"/>
      <w:b/>
      <w:color w:val="000000" w:themeColor="text1"/>
      <w:sz w:val="36"/>
      <w:szCs w:val="40"/>
      <w:lang w:val="en-US"/>
    </w:rPr>
  </w:style>
  <w:style w:type="character" w:customStyle="1" w:styleId="Heading2Char">
    <w:name w:val="Heading 2 Char"/>
    <w:basedOn w:val="DefaultParagraphFont"/>
    <w:link w:val="Heading2"/>
    <w:uiPriority w:val="9"/>
    <w:rsid w:val="00015DA1"/>
    <w:rPr>
      <w:rFonts w:ascii="Calibri" w:eastAsiaTheme="majorEastAsia" w:hAnsi="Calibri" w:cstheme="majorBidi"/>
      <w:b/>
      <w:color w:val="000000" w:themeColor="text1"/>
      <w:sz w:val="30"/>
      <w:szCs w:val="32"/>
      <w:lang w:val="en-US"/>
    </w:rPr>
  </w:style>
  <w:style w:type="character" w:customStyle="1" w:styleId="Heading3Char">
    <w:name w:val="Heading 3 Char"/>
    <w:basedOn w:val="DefaultParagraphFont"/>
    <w:link w:val="Heading3"/>
    <w:uiPriority w:val="9"/>
    <w:rsid w:val="00015DA1"/>
    <w:rPr>
      <w:rFonts w:ascii="Calibri" w:eastAsiaTheme="majorEastAsia" w:hAnsi="Calibri" w:cstheme="majorBidi"/>
      <w:b/>
      <w:color w:val="000000" w:themeColor="text1"/>
      <w:sz w:val="24"/>
      <w:szCs w:val="28"/>
      <w:lang w:val="en-US"/>
    </w:rPr>
  </w:style>
  <w:style w:type="character" w:customStyle="1" w:styleId="Heading4Char">
    <w:name w:val="Heading 4 Char"/>
    <w:basedOn w:val="DefaultParagraphFont"/>
    <w:link w:val="Heading4"/>
    <w:uiPriority w:val="9"/>
    <w:semiHidden/>
    <w:rsid w:val="009B40C3"/>
    <w:rPr>
      <w:rFonts w:eastAsiaTheme="majorEastAsia" w:cstheme="majorBidi"/>
      <w:i/>
      <w:iCs/>
      <w:color w:val="0F4761" w:themeColor="accent1" w:themeShade="BF"/>
      <w:lang w:val="de-CH"/>
    </w:rPr>
  </w:style>
  <w:style w:type="character" w:customStyle="1" w:styleId="Heading5Char">
    <w:name w:val="Heading 5 Char"/>
    <w:basedOn w:val="DefaultParagraphFont"/>
    <w:link w:val="Heading5"/>
    <w:uiPriority w:val="9"/>
    <w:semiHidden/>
    <w:rsid w:val="009B40C3"/>
    <w:rPr>
      <w:rFonts w:eastAsiaTheme="majorEastAsia" w:cstheme="majorBidi"/>
      <w:color w:val="0F4761" w:themeColor="accent1" w:themeShade="BF"/>
      <w:lang w:val="de-CH"/>
    </w:rPr>
  </w:style>
  <w:style w:type="character" w:customStyle="1" w:styleId="Heading6Char">
    <w:name w:val="Heading 6 Char"/>
    <w:basedOn w:val="DefaultParagraphFont"/>
    <w:link w:val="Heading6"/>
    <w:uiPriority w:val="9"/>
    <w:semiHidden/>
    <w:rsid w:val="009B40C3"/>
    <w:rPr>
      <w:rFonts w:eastAsiaTheme="majorEastAsia" w:cstheme="majorBidi"/>
      <w:i/>
      <w:iCs/>
      <w:color w:val="595959" w:themeColor="text1" w:themeTint="A6"/>
      <w:lang w:val="de-CH"/>
    </w:rPr>
  </w:style>
  <w:style w:type="character" w:customStyle="1" w:styleId="Heading7Char">
    <w:name w:val="Heading 7 Char"/>
    <w:basedOn w:val="DefaultParagraphFont"/>
    <w:link w:val="Heading7"/>
    <w:uiPriority w:val="9"/>
    <w:semiHidden/>
    <w:rsid w:val="009B40C3"/>
    <w:rPr>
      <w:rFonts w:eastAsiaTheme="majorEastAsia" w:cstheme="majorBidi"/>
      <w:color w:val="595959" w:themeColor="text1" w:themeTint="A6"/>
      <w:lang w:val="de-CH"/>
    </w:rPr>
  </w:style>
  <w:style w:type="character" w:customStyle="1" w:styleId="Heading8Char">
    <w:name w:val="Heading 8 Char"/>
    <w:basedOn w:val="DefaultParagraphFont"/>
    <w:link w:val="Heading8"/>
    <w:uiPriority w:val="9"/>
    <w:semiHidden/>
    <w:rsid w:val="009B40C3"/>
    <w:rPr>
      <w:rFonts w:eastAsiaTheme="majorEastAsia" w:cstheme="majorBidi"/>
      <w:i/>
      <w:iCs/>
      <w:color w:val="272727" w:themeColor="text1" w:themeTint="D8"/>
      <w:lang w:val="de-CH"/>
    </w:rPr>
  </w:style>
  <w:style w:type="character" w:customStyle="1" w:styleId="Heading9Char">
    <w:name w:val="Heading 9 Char"/>
    <w:basedOn w:val="DefaultParagraphFont"/>
    <w:link w:val="Heading9"/>
    <w:uiPriority w:val="9"/>
    <w:semiHidden/>
    <w:rsid w:val="009B40C3"/>
    <w:rPr>
      <w:rFonts w:eastAsiaTheme="majorEastAsia" w:cstheme="majorBidi"/>
      <w:color w:val="272727" w:themeColor="text1" w:themeTint="D8"/>
      <w:lang w:val="de-CH"/>
    </w:rPr>
  </w:style>
  <w:style w:type="paragraph" w:styleId="Title">
    <w:name w:val="Title"/>
    <w:basedOn w:val="Normal"/>
    <w:next w:val="Normal"/>
    <w:link w:val="TitleChar"/>
    <w:uiPriority w:val="10"/>
    <w:qFormat/>
    <w:rsid w:val="009B40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0C3"/>
    <w:rPr>
      <w:rFonts w:asciiTheme="majorHAnsi" w:eastAsiaTheme="majorEastAsia" w:hAnsiTheme="majorHAnsi" w:cstheme="majorBidi"/>
      <w:spacing w:val="-10"/>
      <w:kern w:val="28"/>
      <w:sz w:val="56"/>
      <w:szCs w:val="56"/>
      <w:lang w:val="de-CH"/>
    </w:rPr>
  </w:style>
  <w:style w:type="paragraph" w:styleId="Subtitle">
    <w:name w:val="Subtitle"/>
    <w:basedOn w:val="Normal"/>
    <w:next w:val="Normal"/>
    <w:link w:val="SubtitleChar"/>
    <w:uiPriority w:val="11"/>
    <w:qFormat/>
    <w:rsid w:val="009B40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0C3"/>
    <w:rPr>
      <w:rFonts w:eastAsiaTheme="majorEastAsia" w:cstheme="majorBidi"/>
      <w:color w:val="595959" w:themeColor="text1" w:themeTint="A6"/>
      <w:spacing w:val="15"/>
      <w:sz w:val="28"/>
      <w:szCs w:val="28"/>
      <w:lang w:val="de-CH"/>
    </w:rPr>
  </w:style>
  <w:style w:type="paragraph" w:styleId="Quote">
    <w:name w:val="Quote"/>
    <w:basedOn w:val="Normal"/>
    <w:next w:val="Normal"/>
    <w:link w:val="QuoteChar"/>
    <w:uiPriority w:val="29"/>
    <w:qFormat/>
    <w:rsid w:val="009B40C3"/>
    <w:pPr>
      <w:spacing w:before="160"/>
      <w:jc w:val="center"/>
    </w:pPr>
    <w:rPr>
      <w:i/>
      <w:iCs/>
      <w:color w:val="404040" w:themeColor="text1" w:themeTint="BF"/>
    </w:rPr>
  </w:style>
  <w:style w:type="character" w:customStyle="1" w:styleId="QuoteChar">
    <w:name w:val="Quote Char"/>
    <w:basedOn w:val="DefaultParagraphFont"/>
    <w:link w:val="Quote"/>
    <w:uiPriority w:val="29"/>
    <w:rsid w:val="009B40C3"/>
    <w:rPr>
      <w:i/>
      <w:iCs/>
      <w:color w:val="404040" w:themeColor="text1" w:themeTint="BF"/>
      <w:lang w:val="de-CH"/>
    </w:rPr>
  </w:style>
  <w:style w:type="paragraph" w:styleId="ListParagraph">
    <w:name w:val="List Paragraph"/>
    <w:basedOn w:val="Normal"/>
    <w:uiPriority w:val="34"/>
    <w:qFormat/>
    <w:rsid w:val="009B40C3"/>
    <w:pPr>
      <w:ind w:left="720"/>
      <w:contextualSpacing/>
    </w:pPr>
  </w:style>
  <w:style w:type="character" w:styleId="IntenseEmphasis">
    <w:name w:val="Intense Emphasis"/>
    <w:basedOn w:val="DefaultParagraphFont"/>
    <w:uiPriority w:val="21"/>
    <w:qFormat/>
    <w:rsid w:val="009B40C3"/>
    <w:rPr>
      <w:i/>
      <w:iCs/>
      <w:color w:val="0F4761" w:themeColor="accent1" w:themeShade="BF"/>
    </w:rPr>
  </w:style>
  <w:style w:type="paragraph" w:styleId="IntenseQuote">
    <w:name w:val="Intense Quote"/>
    <w:basedOn w:val="Normal"/>
    <w:next w:val="Normal"/>
    <w:link w:val="IntenseQuoteChar"/>
    <w:uiPriority w:val="30"/>
    <w:qFormat/>
    <w:rsid w:val="009B40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0C3"/>
    <w:rPr>
      <w:i/>
      <w:iCs/>
      <w:color w:val="0F4761" w:themeColor="accent1" w:themeShade="BF"/>
      <w:lang w:val="de-CH"/>
    </w:rPr>
  </w:style>
  <w:style w:type="character" w:styleId="IntenseReference">
    <w:name w:val="Intense Reference"/>
    <w:basedOn w:val="DefaultParagraphFont"/>
    <w:uiPriority w:val="32"/>
    <w:qFormat/>
    <w:rsid w:val="009B40C3"/>
    <w:rPr>
      <w:b/>
      <w:bCs/>
      <w:smallCaps/>
      <w:color w:val="0F4761" w:themeColor="accent1" w:themeShade="BF"/>
      <w:spacing w:val="5"/>
    </w:rPr>
  </w:style>
  <w:style w:type="paragraph" w:styleId="Header">
    <w:name w:val="header"/>
    <w:basedOn w:val="Normal"/>
    <w:link w:val="HeaderChar"/>
    <w:uiPriority w:val="99"/>
    <w:unhideWhenUsed/>
    <w:rsid w:val="00AC3A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3AAC"/>
    <w:rPr>
      <w:lang w:val="de-CH"/>
    </w:rPr>
  </w:style>
  <w:style w:type="paragraph" w:styleId="Footer">
    <w:name w:val="footer"/>
    <w:basedOn w:val="Normal"/>
    <w:link w:val="FooterChar"/>
    <w:uiPriority w:val="99"/>
    <w:unhideWhenUsed/>
    <w:rsid w:val="00AC3A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3AAC"/>
    <w:rPr>
      <w:lang w:val="de-CH"/>
    </w:rPr>
  </w:style>
  <w:style w:type="paragraph" w:styleId="TOCHeading">
    <w:name w:val="TOC Heading"/>
    <w:basedOn w:val="Heading1"/>
    <w:next w:val="Normal"/>
    <w:uiPriority w:val="39"/>
    <w:unhideWhenUsed/>
    <w:qFormat/>
    <w:rsid w:val="00AC3AAC"/>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AC3AAC"/>
    <w:pPr>
      <w:spacing w:after="100"/>
    </w:pPr>
  </w:style>
  <w:style w:type="paragraph" w:styleId="TOC2">
    <w:name w:val="toc 2"/>
    <w:basedOn w:val="Normal"/>
    <w:next w:val="Normal"/>
    <w:autoRedefine/>
    <w:uiPriority w:val="39"/>
    <w:unhideWhenUsed/>
    <w:rsid w:val="00AC3AAC"/>
    <w:pPr>
      <w:spacing w:after="100"/>
      <w:ind w:left="220"/>
    </w:pPr>
  </w:style>
  <w:style w:type="paragraph" w:styleId="TOC3">
    <w:name w:val="toc 3"/>
    <w:basedOn w:val="Normal"/>
    <w:next w:val="Normal"/>
    <w:autoRedefine/>
    <w:uiPriority w:val="39"/>
    <w:unhideWhenUsed/>
    <w:rsid w:val="00AC3AAC"/>
    <w:pPr>
      <w:spacing w:after="100"/>
      <w:ind w:left="440"/>
    </w:pPr>
  </w:style>
  <w:style w:type="character" w:styleId="Hyperlink">
    <w:name w:val="Hyperlink"/>
    <w:basedOn w:val="DefaultParagraphFont"/>
    <w:uiPriority w:val="99"/>
    <w:unhideWhenUsed/>
    <w:rsid w:val="00AC3AAC"/>
    <w:rPr>
      <w:color w:val="467886" w:themeColor="hyperlink"/>
      <w:u w:val="single"/>
    </w:rPr>
  </w:style>
  <w:style w:type="paragraph" w:styleId="EndnoteText">
    <w:name w:val="endnote text"/>
    <w:basedOn w:val="Normal"/>
    <w:link w:val="EndnoteTextChar"/>
    <w:uiPriority w:val="99"/>
    <w:semiHidden/>
    <w:unhideWhenUsed/>
    <w:rsid w:val="00297E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97E51"/>
    <w:rPr>
      <w:rFonts w:ascii="Calibri" w:hAnsi="Calibri"/>
      <w:sz w:val="20"/>
      <w:szCs w:val="20"/>
    </w:rPr>
  </w:style>
  <w:style w:type="character" w:styleId="EndnoteReference">
    <w:name w:val="endnote reference"/>
    <w:basedOn w:val="DefaultParagraphFont"/>
    <w:uiPriority w:val="99"/>
    <w:semiHidden/>
    <w:unhideWhenUsed/>
    <w:rsid w:val="00297E51"/>
    <w:rPr>
      <w:vertAlign w:val="superscript"/>
    </w:rPr>
  </w:style>
  <w:style w:type="paragraph" w:styleId="FootnoteText">
    <w:name w:val="footnote text"/>
    <w:basedOn w:val="Normal"/>
    <w:link w:val="FootnoteTextChar"/>
    <w:uiPriority w:val="99"/>
    <w:unhideWhenUsed/>
    <w:rsid w:val="008A2FF7"/>
    <w:pPr>
      <w:spacing w:after="0" w:line="240" w:lineRule="auto"/>
    </w:pPr>
    <w:rPr>
      <w:sz w:val="20"/>
      <w:szCs w:val="20"/>
    </w:rPr>
  </w:style>
  <w:style w:type="character" w:customStyle="1" w:styleId="FootnoteTextChar">
    <w:name w:val="Footnote Text Char"/>
    <w:basedOn w:val="DefaultParagraphFont"/>
    <w:link w:val="FootnoteText"/>
    <w:uiPriority w:val="99"/>
    <w:rsid w:val="008A2FF7"/>
    <w:rPr>
      <w:rFonts w:ascii="Calibri" w:hAnsi="Calibri"/>
      <w:sz w:val="20"/>
      <w:szCs w:val="20"/>
    </w:rPr>
  </w:style>
  <w:style w:type="character" w:styleId="FootnoteReference">
    <w:name w:val="footnote reference"/>
    <w:basedOn w:val="DefaultParagraphFont"/>
    <w:uiPriority w:val="99"/>
    <w:semiHidden/>
    <w:unhideWhenUsed/>
    <w:rsid w:val="008A2FF7"/>
    <w:rPr>
      <w:vertAlign w:val="superscript"/>
    </w:rPr>
  </w:style>
  <w:style w:type="character" w:styleId="UnresolvedMention">
    <w:name w:val="Unresolved Mention"/>
    <w:basedOn w:val="DefaultParagraphFont"/>
    <w:uiPriority w:val="99"/>
    <w:semiHidden/>
    <w:unhideWhenUsed/>
    <w:rsid w:val="00F119B4"/>
    <w:rPr>
      <w:color w:val="605E5C"/>
      <w:shd w:val="clear" w:color="auto" w:fill="E1DFDD"/>
    </w:rPr>
  </w:style>
  <w:style w:type="paragraph" w:styleId="Caption">
    <w:name w:val="caption"/>
    <w:basedOn w:val="Normal"/>
    <w:next w:val="Normal"/>
    <w:uiPriority w:val="35"/>
    <w:unhideWhenUsed/>
    <w:qFormat/>
    <w:rsid w:val="0098547C"/>
    <w:pPr>
      <w:spacing w:after="200" w:line="240" w:lineRule="auto"/>
    </w:pPr>
    <w:rPr>
      <w:i/>
      <w:iCs/>
      <w:color w:val="0E2841" w:themeColor="text2"/>
      <w:sz w:val="18"/>
      <w:szCs w:val="18"/>
      <w:lang w:val="en-US"/>
    </w:rPr>
  </w:style>
  <w:style w:type="paragraph" w:styleId="TableofFigures">
    <w:name w:val="table of figures"/>
    <w:basedOn w:val="Normal"/>
    <w:next w:val="Normal"/>
    <w:uiPriority w:val="99"/>
    <w:unhideWhenUsed/>
    <w:rsid w:val="0098547C"/>
    <w:pPr>
      <w:spacing w:after="0"/>
    </w:pPr>
    <w:rPr>
      <w:lang w:val="en-US"/>
    </w:rPr>
  </w:style>
  <w:style w:type="paragraph" w:customStyle="1" w:styleId="berschrift11">
    <w:name w:val="Überschrift 11"/>
    <w:basedOn w:val="Normal"/>
    <w:rsid w:val="0098547C"/>
    <w:pPr>
      <w:numPr>
        <w:numId w:val="6"/>
      </w:numPr>
    </w:pPr>
    <w:rPr>
      <w:lang w:val="en-US"/>
    </w:rPr>
  </w:style>
  <w:style w:type="paragraph" w:customStyle="1" w:styleId="berschrift21">
    <w:name w:val="Überschrift 21"/>
    <w:basedOn w:val="Normal"/>
    <w:rsid w:val="0098547C"/>
    <w:pPr>
      <w:numPr>
        <w:ilvl w:val="1"/>
        <w:numId w:val="6"/>
      </w:numPr>
    </w:pPr>
    <w:rPr>
      <w:lang w:val="en-US"/>
    </w:rPr>
  </w:style>
  <w:style w:type="paragraph" w:customStyle="1" w:styleId="berschrift31">
    <w:name w:val="Überschrift 31"/>
    <w:basedOn w:val="Normal"/>
    <w:rsid w:val="0098547C"/>
    <w:pPr>
      <w:numPr>
        <w:ilvl w:val="2"/>
        <w:numId w:val="6"/>
      </w:numPr>
    </w:pPr>
    <w:rPr>
      <w:lang w:val="en-US"/>
    </w:rPr>
  </w:style>
  <w:style w:type="paragraph" w:customStyle="1" w:styleId="berschrift41">
    <w:name w:val="Überschrift 41"/>
    <w:basedOn w:val="Normal"/>
    <w:rsid w:val="0098547C"/>
    <w:pPr>
      <w:numPr>
        <w:ilvl w:val="3"/>
        <w:numId w:val="4"/>
      </w:numPr>
    </w:pPr>
    <w:rPr>
      <w:lang w:val="en-US"/>
    </w:rPr>
  </w:style>
  <w:style w:type="paragraph" w:customStyle="1" w:styleId="berschrift51">
    <w:name w:val="Überschrift 51"/>
    <w:basedOn w:val="Normal"/>
    <w:rsid w:val="0098547C"/>
    <w:pPr>
      <w:numPr>
        <w:ilvl w:val="4"/>
        <w:numId w:val="4"/>
      </w:numPr>
    </w:pPr>
    <w:rPr>
      <w:lang w:val="en-US"/>
    </w:rPr>
  </w:style>
  <w:style w:type="paragraph" w:customStyle="1" w:styleId="berschrift61">
    <w:name w:val="Überschrift 61"/>
    <w:basedOn w:val="Normal"/>
    <w:rsid w:val="0098547C"/>
    <w:pPr>
      <w:numPr>
        <w:ilvl w:val="5"/>
        <w:numId w:val="4"/>
      </w:numPr>
    </w:pPr>
    <w:rPr>
      <w:lang w:val="en-US"/>
    </w:rPr>
  </w:style>
  <w:style w:type="paragraph" w:customStyle="1" w:styleId="berschrift71">
    <w:name w:val="Überschrift 71"/>
    <w:basedOn w:val="Normal"/>
    <w:rsid w:val="0098547C"/>
    <w:pPr>
      <w:numPr>
        <w:ilvl w:val="6"/>
        <w:numId w:val="4"/>
      </w:numPr>
    </w:pPr>
    <w:rPr>
      <w:lang w:val="en-US"/>
    </w:rPr>
  </w:style>
  <w:style w:type="paragraph" w:customStyle="1" w:styleId="berschrift81">
    <w:name w:val="Überschrift 81"/>
    <w:basedOn w:val="Normal"/>
    <w:rsid w:val="0098547C"/>
    <w:pPr>
      <w:numPr>
        <w:ilvl w:val="7"/>
        <w:numId w:val="4"/>
      </w:numPr>
    </w:pPr>
    <w:rPr>
      <w:lang w:val="en-US"/>
    </w:rPr>
  </w:style>
  <w:style w:type="paragraph" w:customStyle="1" w:styleId="berschrift91">
    <w:name w:val="Überschrift 91"/>
    <w:basedOn w:val="Normal"/>
    <w:rsid w:val="0098547C"/>
    <w:pPr>
      <w:numPr>
        <w:ilvl w:val="8"/>
        <w:numId w:val="4"/>
      </w:numPr>
    </w:pPr>
    <w:rPr>
      <w:lang w:val="en-US"/>
    </w:rPr>
  </w:style>
  <w:style w:type="character" w:styleId="CommentReference">
    <w:name w:val="annotation reference"/>
    <w:basedOn w:val="DefaultParagraphFont"/>
    <w:uiPriority w:val="99"/>
    <w:semiHidden/>
    <w:unhideWhenUsed/>
    <w:rsid w:val="0098547C"/>
    <w:rPr>
      <w:sz w:val="16"/>
      <w:szCs w:val="16"/>
    </w:rPr>
  </w:style>
  <w:style w:type="paragraph" w:styleId="CommentText">
    <w:name w:val="annotation text"/>
    <w:basedOn w:val="Normal"/>
    <w:link w:val="CommentTextChar"/>
    <w:uiPriority w:val="99"/>
    <w:unhideWhenUsed/>
    <w:rsid w:val="0098547C"/>
    <w:pPr>
      <w:spacing w:line="240" w:lineRule="auto"/>
    </w:pPr>
    <w:rPr>
      <w:sz w:val="20"/>
      <w:szCs w:val="20"/>
      <w:lang w:val="en-US"/>
    </w:rPr>
  </w:style>
  <w:style w:type="character" w:customStyle="1" w:styleId="CommentTextChar">
    <w:name w:val="Comment Text Char"/>
    <w:basedOn w:val="DefaultParagraphFont"/>
    <w:link w:val="CommentText"/>
    <w:uiPriority w:val="99"/>
    <w:rsid w:val="0098547C"/>
    <w:rPr>
      <w:rFonts w:ascii="Calibri" w:hAnsi="Calibri"/>
      <w:sz w:val="20"/>
      <w:szCs w:val="20"/>
      <w:lang w:val="en-US"/>
    </w:rPr>
  </w:style>
  <w:style w:type="paragraph" w:styleId="CommentSubject">
    <w:name w:val="annotation subject"/>
    <w:basedOn w:val="CommentText"/>
    <w:next w:val="CommentText"/>
    <w:link w:val="CommentSubjectChar"/>
    <w:uiPriority w:val="99"/>
    <w:semiHidden/>
    <w:unhideWhenUsed/>
    <w:rsid w:val="0098547C"/>
    <w:rPr>
      <w:b/>
      <w:bCs/>
    </w:rPr>
  </w:style>
  <w:style w:type="character" w:customStyle="1" w:styleId="CommentSubjectChar">
    <w:name w:val="Comment Subject Char"/>
    <w:basedOn w:val="CommentTextChar"/>
    <w:link w:val="CommentSubject"/>
    <w:uiPriority w:val="99"/>
    <w:semiHidden/>
    <w:rsid w:val="0098547C"/>
    <w:rPr>
      <w:rFonts w:ascii="Calibri" w:hAnsi="Calibri"/>
      <w:b/>
      <w:bCs/>
      <w:sz w:val="20"/>
      <w:szCs w:val="20"/>
      <w:lang w:val="en-US"/>
    </w:rPr>
  </w:style>
  <w:style w:type="character" w:styleId="FollowedHyperlink">
    <w:name w:val="FollowedHyperlink"/>
    <w:basedOn w:val="DefaultParagraphFont"/>
    <w:uiPriority w:val="99"/>
    <w:semiHidden/>
    <w:unhideWhenUsed/>
    <w:rsid w:val="0098547C"/>
    <w:rPr>
      <w:color w:val="96607D" w:themeColor="followedHyperlink"/>
      <w:u w:val="single"/>
    </w:rPr>
  </w:style>
  <w:style w:type="paragraph" w:styleId="Revision">
    <w:name w:val="Revision"/>
    <w:hidden/>
    <w:uiPriority w:val="99"/>
    <w:semiHidden/>
    <w:rsid w:val="00A35BEF"/>
    <w:pPr>
      <w:spacing w:after="0" w:line="240" w:lineRule="auto"/>
    </w:pPr>
    <w:rPr>
      <w:rFonts w:ascii="Calibri" w:hAnsi="Calibri"/>
      <w:sz w:val="24"/>
    </w:rPr>
  </w:style>
  <w:style w:type="paragraph" w:styleId="PlainText">
    <w:name w:val="Plain Text"/>
    <w:basedOn w:val="Normal"/>
    <w:link w:val="PlainTextChar"/>
    <w:uiPriority w:val="99"/>
    <w:unhideWhenUsed/>
    <w:rsid w:val="00A35BE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35BEF"/>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760023">
      <w:bodyDiv w:val="1"/>
      <w:marLeft w:val="0"/>
      <w:marRight w:val="0"/>
      <w:marTop w:val="0"/>
      <w:marBottom w:val="0"/>
      <w:divBdr>
        <w:top w:val="none" w:sz="0" w:space="0" w:color="auto"/>
        <w:left w:val="none" w:sz="0" w:space="0" w:color="auto"/>
        <w:bottom w:val="none" w:sz="0" w:space="0" w:color="auto"/>
        <w:right w:val="none" w:sz="0" w:space="0" w:color="auto"/>
      </w:divBdr>
      <w:divsChild>
        <w:div w:id="1290817582">
          <w:marLeft w:val="0"/>
          <w:marRight w:val="0"/>
          <w:marTop w:val="0"/>
          <w:marBottom w:val="0"/>
          <w:divBdr>
            <w:top w:val="none" w:sz="0" w:space="0" w:color="auto"/>
            <w:left w:val="none" w:sz="0" w:space="0" w:color="auto"/>
            <w:bottom w:val="none" w:sz="0" w:space="0" w:color="auto"/>
            <w:right w:val="none" w:sz="0" w:space="0" w:color="auto"/>
          </w:divBdr>
          <w:divsChild>
            <w:div w:id="22943501">
              <w:marLeft w:val="0"/>
              <w:marRight w:val="0"/>
              <w:marTop w:val="0"/>
              <w:marBottom w:val="0"/>
              <w:divBdr>
                <w:top w:val="none" w:sz="0" w:space="0" w:color="auto"/>
                <w:left w:val="none" w:sz="0" w:space="0" w:color="auto"/>
                <w:bottom w:val="none" w:sz="0" w:space="0" w:color="auto"/>
                <w:right w:val="none" w:sz="0" w:space="0" w:color="auto"/>
              </w:divBdr>
            </w:div>
            <w:div w:id="38282580">
              <w:marLeft w:val="0"/>
              <w:marRight w:val="0"/>
              <w:marTop w:val="0"/>
              <w:marBottom w:val="0"/>
              <w:divBdr>
                <w:top w:val="none" w:sz="0" w:space="0" w:color="auto"/>
                <w:left w:val="none" w:sz="0" w:space="0" w:color="auto"/>
                <w:bottom w:val="none" w:sz="0" w:space="0" w:color="auto"/>
                <w:right w:val="none" w:sz="0" w:space="0" w:color="auto"/>
              </w:divBdr>
            </w:div>
            <w:div w:id="56128068">
              <w:marLeft w:val="0"/>
              <w:marRight w:val="0"/>
              <w:marTop w:val="0"/>
              <w:marBottom w:val="0"/>
              <w:divBdr>
                <w:top w:val="none" w:sz="0" w:space="0" w:color="auto"/>
                <w:left w:val="none" w:sz="0" w:space="0" w:color="auto"/>
                <w:bottom w:val="none" w:sz="0" w:space="0" w:color="auto"/>
                <w:right w:val="none" w:sz="0" w:space="0" w:color="auto"/>
              </w:divBdr>
            </w:div>
            <w:div w:id="60056753">
              <w:marLeft w:val="0"/>
              <w:marRight w:val="0"/>
              <w:marTop w:val="0"/>
              <w:marBottom w:val="0"/>
              <w:divBdr>
                <w:top w:val="none" w:sz="0" w:space="0" w:color="auto"/>
                <w:left w:val="none" w:sz="0" w:space="0" w:color="auto"/>
                <w:bottom w:val="none" w:sz="0" w:space="0" w:color="auto"/>
                <w:right w:val="none" w:sz="0" w:space="0" w:color="auto"/>
              </w:divBdr>
            </w:div>
            <w:div w:id="63070252">
              <w:marLeft w:val="0"/>
              <w:marRight w:val="0"/>
              <w:marTop w:val="0"/>
              <w:marBottom w:val="0"/>
              <w:divBdr>
                <w:top w:val="none" w:sz="0" w:space="0" w:color="auto"/>
                <w:left w:val="none" w:sz="0" w:space="0" w:color="auto"/>
                <w:bottom w:val="none" w:sz="0" w:space="0" w:color="auto"/>
                <w:right w:val="none" w:sz="0" w:space="0" w:color="auto"/>
              </w:divBdr>
            </w:div>
            <w:div w:id="67270101">
              <w:marLeft w:val="0"/>
              <w:marRight w:val="0"/>
              <w:marTop w:val="0"/>
              <w:marBottom w:val="0"/>
              <w:divBdr>
                <w:top w:val="none" w:sz="0" w:space="0" w:color="auto"/>
                <w:left w:val="none" w:sz="0" w:space="0" w:color="auto"/>
                <w:bottom w:val="none" w:sz="0" w:space="0" w:color="auto"/>
                <w:right w:val="none" w:sz="0" w:space="0" w:color="auto"/>
              </w:divBdr>
            </w:div>
            <w:div w:id="68576816">
              <w:marLeft w:val="0"/>
              <w:marRight w:val="0"/>
              <w:marTop w:val="0"/>
              <w:marBottom w:val="0"/>
              <w:divBdr>
                <w:top w:val="none" w:sz="0" w:space="0" w:color="auto"/>
                <w:left w:val="none" w:sz="0" w:space="0" w:color="auto"/>
                <w:bottom w:val="none" w:sz="0" w:space="0" w:color="auto"/>
                <w:right w:val="none" w:sz="0" w:space="0" w:color="auto"/>
              </w:divBdr>
            </w:div>
            <w:div w:id="95104067">
              <w:marLeft w:val="0"/>
              <w:marRight w:val="0"/>
              <w:marTop w:val="0"/>
              <w:marBottom w:val="0"/>
              <w:divBdr>
                <w:top w:val="none" w:sz="0" w:space="0" w:color="auto"/>
                <w:left w:val="none" w:sz="0" w:space="0" w:color="auto"/>
                <w:bottom w:val="none" w:sz="0" w:space="0" w:color="auto"/>
                <w:right w:val="none" w:sz="0" w:space="0" w:color="auto"/>
              </w:divBdr>
            </w:div>
            <w:div w:id="97794087">
              <w:marLeft w:val="0"/>
              <w:marRight w:val="0"/>
              <w:marTop w:val="0"/>
              <w:marBottom w:val="0"/>
              <w:divBdr>
                <w:top w:val="none" w:sz="0" w:space="0" w:color="auto"/>
                <w:left w:val="none" w:sz="0" w:space="0" w:color="auto"/>
                <w:bottom w:val="none" w:sz="0" w:space="0" w:color="auto"/>
                <w:right w:val="none" w:sz="0" w:space="0" w:color="auto"/>
              </w:divBdr>
            </w:div>
            <w:div w:id="103884874">
              <w:marLeft w:val="0"/>
              <w:marRight w:val="0"/>
              <w:marTop w:val="0"/>
              <w:marBottom w:val="0"/>
              <w:divBdr>
                <w:top w:val="none" w:sz="0" w:space="0" w:color="auto"/>
                <w:left w:val="none" w:sz="0" w:space="0" w:color="auto"/>
                <w:bottom w:val="none" w:sz="0" w:space="0" w:color="auto"/>
                <w:right w:val="none" w:sz="0" w:space="0" w:color="auto"/>
              </w:divBdr>
            </w:div>
            <w:div w:id="111629954">
              <w:marLeft w:val="0"/>
              <w:marRight w:val="0"/>
              <w:marTop w:val="0"/>
              <w:marBottom w:val="0"/>
              <w:divBdr>
                <w:top w:val="none" w:sz="0" w:space="0" w:color="auto"/>
                <w:left w:val="none" w:sz="0" w:space="0" w:color="auto"/>
                <w:bottom w:val="none" w:sz="0" w:space="0" w:color="auto"/>
                <w:right w:val="none" w:sz="0" w:space="0" w:color="auto"/>
              </w:divBdr>
            </w:div>
            <w:div w:id="113328666">
              <w:marLeft w:val="0"/>
              <w:marRight w:val="0"/>
              <w:marTop w:val="0"/>
              <w:marBottom w:val="0"/>
              <w:divBdr>
                <w:top w:val="none" w:sz="0" w:space="0" w:color="auto"/>
                <w:left w:val="none" w:sz="0" w:space="0" w:color="auto"/>
                <w:bottom w:val="none" w:sz="0" w:space="0" w:color="auto"/>
                <w:right w:val="none" w:sz="0" w:space="0" w:color="auto"/>
              </w:divBdr>
            </w:div>
            <w:div w:id="122844747">
              <w:marLeft w:val="0"/>
              <w:marRight w:val="0"/>
              <w:marTop w:val="0"/>
              <w:marBottom w:val="0"/>
              <w:divBdr>
                <w:top w:val="none" w:sz="0" w:space="0" w:color="auto"/>
                <w:left w:val="none" w:sz="0" w:space="0" w:color="auto"/>
                <w:bottom w:val="none" w:sz="0" w:space="0" w:color="auto"/>
                <w:right w:val="none" w:sz="0" w:space="0" w:color="auto"/>
              </w:divBdr>
            </w:div>
            <w:div w:id="122889751">
              <w:marLeft w:val="0"/>
              <w:marRight w:val="0"/>
              <w:marTop w:val="0"/>
              <w:marBottom w:val="0"/>
              <w:divBdr>
                <w:top w:val="none" w:sz="0" w:space="0" w:color="auto"/>
                <w:left w:val="none" w:sz="0" w:space="0" w:color="auto"/>
                <w:bottom w:val="none" w:sz="0" w:space="0" w:color="auto"/>
                <w:right w:val="none" w:sz="0" w:space="0" w:color="auto"/>
              </w:divBdr>
            </w:div>
            <w:div w:id="139932639">
              <w:marLeft w:val="0"/>
              <w:marRight w:val="0"/>
              <w:marTop w:val="0"/>
              <w:marBottom w:val="0"/>
              <w:divBdr>
                <w:top w:val="none" w:sz="0" w:space="0" w:color="auto"/>
                <w:left w:val="none" w:sz="0" w:space="0" w:color="auto"/>
                <w:bottom w:val="none" w:sz="0" w:space="0" w:color="auto"/>
                <w:right w:val="none" w:sz="0" w:space="0" w:color="auto"/>
              </w:divBdr>
            </w:div>
            <w:div w:id="140777510">
              <w:marLeft w:val="0"/>
              <w:marRight w:val="0"/>
              <w:marTop w:val="0"/>
              <w:marBottom w:val="0"/>
              <w:divBdr>
                <w:top w:val="none" w:sz="0" w:space="0" w:color="auto"/>
                <w:left w:val="none" w:sz="0" w:space="0" w:color="auto"/>
                <w:bottom w:val="none" w:sz="0" w:space="0" w:color="auto"/>
                <w:right w:val="none" w:sz="0" w:space="0" w:color="auto"/>
              </w:divBdr>
            </w:div>
            <w:div w:id="155614465">
              <w:marLeft w:val="0"/>
              <w:marRight w:val="0"/>
              <w:marTop w:val="0"/>
              <w:marBottom w:val="0"/>
              <w:divBdr>
                <w:top w:val="none" w:sz="0" w:space="0" w:color="auto"/>
                <w:left w:val="none" w:sz="0" w:space="0" w:color="auto"/>
                <w:bottom w:val="none" w:sz="0" w:space="0" w:color="auto"/>
                <w:right w:val="none" w:sz="0" w:space="0" w:color="auto"/>
              </w:divBdr>
            </w:div>
            <w:div w:id="162819486">
              <w:marLeft w:val="0"/>
              <w:marRight w:val="0"/>
              <w:marTop w:val="0"/>
              <w:marBottom w:val="0"/>
              <w:divBdr>
                <w:top w:val="none" w:sz="0" w:space="0" w:color="auto"/>
                <w:left w:val="none" w:sz="0" w:space="0" w:color="auto"/>
                <w:bottom w:val="none" w:sz="0" w:space="0" w:color="auto"/>
                <w:right w:val="none" w:sz="0" w:space="0" w:color="auto"/>
              </w:divBdr>
            </w:div>
            <w:div w:id="179583727">
              <w:marLeft w:val="0"/>
              <w:marRight w:val="0"/>
              <w:marTop w:val="0"/>
              <w:marBottom w:val="0"/>
              <w:divBdr>
                <w:top w:val="none" w:sz="0" w:space="0" w:color="auto"/>
                <w:left w:val="none" w:sz="0" w:space="0" w:color="auto"/>
                <w:bottom w:val="none" w:sz="0" w:space="0" w:color="auto"/>
                <w:right w:val="none" w:sz="0" w:space="0" w:color="auto"/>
              </w:divBdr>
            </w:div>
            <w:div w:id="201599729">
              <w:marLeft w:val="0"/>
              <w:marRight w:val="0"/>
              <w:marTop w:val="0"/>
              <w:marBottom w:val="0"/>
              <w:divBdr>
                <w:top w:val="none" w:sz="0" w:space="0" w:color="auto"/>
                <w:left w:val="none" w:sz="0" w:space="0" w:color="auto"/>
                <w:bottom w:val="none" w:sz="0" w:space="0" w:color="auto"/>
                <w:right w:val="none" w:sz="0" w:space="0" w:color="auto"/>
              </w:divBdr>
            </w:div>
            <w:div w:id="223414012">
              <w:marLeft w:val="0"/>
              <w:marRight w:val="0"/>
              <w:marTop w:val="0"/>
              <w:marBottom w:val="0"/>
              <w:divBdr>
                <w:top w:val="none" w:sz="0" w:space="0" w:color="auto"/>
                <w:left w:val="none" w:sz="0" w:space="0" w:color="auto"/>
                <w:bottom w:val="none" w:sz="0" w:space="0" w:color="auto"/>
                <w:right w:val="none" w:sz="0" w:space="0" w:color="auto"/>
              </w:divBdr>
            </w:div>
            <w:div w:id="226301802">
              <w:marLeft w:val="0"/>
              <w:marRight w:val="0"/>
              <w:marTop w:val="0"/>
              <w:marBottom w:val="0"/>
              <w:divBdr>
                <w:top w:val="none" w:sz="0" w:space="0" w:color="auto"/>
                <w:left w:val="none" w:sz="0" w:space="0" w:color="auto"/>
                <w:bottom w:val="none" w:sz="0" w:space="0" w:color="auto"/>
                <w:right w:val="none" w:sz="0" w:space="0" w:color="auto"/>
              </w:divBdr>
            </w:div>
            <w:div w:id="229389920">
              <w:marLeft w:val="0"/>
              <w:marRight w:val="0"/>
              <w:marTop w:val="0"/>
              <w:marBottom w:val="0"/>
              <w:divBdr>
                <w:top w:val="none" w:sz="0" w:space="0" w:color="auto"/>
                <w:left w:val="none" w:sz="0" w:space="0" w:color="auto"/>
                <w:bottom w:val="none" w:sz="0" w:space="0" w:color="auto"/>
                <w:right w:val="none" w:sz="0" w:space="0" w:color="auto"/>
              </w:divBdr>
            </w:div>
            <w:div w:id="236862772">
              <w:marLeft w:val="0"/>
              <w:marRight w:val="0"/>
              <w:marTop w:val="0"/>
              <w:marBottom w:val="0"/>
              <w:divBdr>
                <w:top w:val="none" w:sz="0" w:space="0" w:color="auto"/>
                <w:left w:val="none" w:sz="0" w:space="0" w:color="auto"/>
                <w:bottom w:val="none" w:sz="0" w:space="0" w:color="auto"/>
                <w:right w:val="none" w:sz="0" w:space="0" w:color="auto"/>
              </w:divBdr>
            </w:div>
            <w:div w:id="237132374">
              <w:marLeft w:val="0"/>
              <w:marRight w:val="0"/>
              <w:marTop w:val="0"/>
              <w:marBottom w:val="0"/>
              <w:divBdr>
                <w:top w:val="none" w:sz="0" w:space="0" w:color="auto"/>
                <w:left w:val="none" w:sz="0" w:space="0" w:color="auto"/>
                <w:bottom w:val="none" w:sz="0" w:space="0" w:color="auto"/>
                <w:right w:val="none" w:sz="0" w:space="0" w:color="auto"/>
              </w:divBdr>
            </w:div>
            <w:div w:id="239950132">
              <w:marLeft w:val="0"/>
              <w:marRight w:val="0"/>
              <w:marTop w:val="0"/>
              <w:marBottom w:val="0"/>
              <w:divBdr>
                <w:top w:val="none" w:sz="0" w:space="0" w:color="auto"/>
                <w:left w:val="none" w:sz="0" w:space="0" w:color="auto"/>
                <w:bottom w:val="none" w:sz="0" w:space="0" w:color="auto"/>
                <w:right w:val="none" w:sz="0" w:space="0" w:color="auto"/>
              </w:divBdr>
            </w:div>
            <w:div w:id="255527392">
              <w:marLeft w:val="0"/>
              <w:marRight w:val="0"/>
              <w:marTop w:val="0"/>
              <w:marBottom w:val="0"/>
              <w:divBdr>
                <w:top w:val="none" w:sz="0" w:space="0" w:color="auto"/>
                <w:left w:val="none" w:sz="0" w:space="0" w:color="auto"/>
                <w:bottom w:val="none" w:sz="0" w:space="0" w:color="auto"/>
                <w:right w:val="none" w:sz="0" w:space="0" w:color="auto"/>
              </w:divBdr>
            </w:div>
            <w:div w:id="262225856">
              <w:marLeft w:val="0"/>
              <w:marRight w:val="0"/>
              <w:marTop w:val="0"/>
              <w:marBottom w:val="0"/>
              <w:divBdr>
                <w:top w:val="none" w:sz="0" w:space="0" w:color="auto"/>
                <w:left w:val="none" w:sz="0" w:space="0" w:color="auto"/>
                <w:bottom w:val="none" w:sz="0" w:space="0" w:color="auto"/>
                <w:right w:val="none" w:sz="0" w:space="0" w:color="auto"/>
              </w:divBdr>
            </w:div>
            <w:div w:id="264844571">
              <w:marLeft w:val="0"/>
              <w:marRight w:val="0"/>
              <w:marTop w:val="0"/>
              <w:marBottom w:val="0"/>
              <w:divBdr>
                <w:top w:val="none" w:sz="0" w:space="0" w:color="auto"/>
                <w:left w:val="none" w:sz="0" w:space="0" w:color="auto"/>
                <w:bottom w:val="none" w:sz="0" w:space="0" w:color="auto"/>
                <w:right w:val="none" w:sz="0" w:space="0" w:color="auto"/>
              </w:divBdr>
            </w:div>
            <w:div w:id="270089357">
              <w:marLeft w:val="0"/>
              <w:marRight w:val="0"/>
              <w:marTop w:val="0"/>
              <w:marBottom w:val="0"/>
              <w:divBdr>
                <w:top w:val="none" w:sz="0" w:space="0" w:color="auto"/>
                <w:left w:val="none" w:sz="0" w:space="0" w:color="auto"/>
                <w:bottom w:val="none" w:sz="0" w:space="0" w:color="auto"/>
                <w:right w:val="none" w:sz="0" w:space="0" w:color="auto"/>
              </w:divBdr>
            </w:div>
            <w:div w:id="305430421">
              <w:marLeft w:val="0"/>
              <w:marRight w:val="0"/>
              <w:marTop w:val="0"/>
              <w:marBottom w:val="0"/>
              <w:divBdr>
                <w:top w:val="none" w:sz="0" w:space="0" w:color="auto"/>
                <w:left w:val="none" w:sz="0" w:space="0" w:color="auto"/>
                <w:bottom w:val="none" w:sz="0" w:space="0" w:color="auto"/>
                <w:right w:val="none" w:sz="0" w:space="0" w:color="auto"/>
              </w:divBdr>
            </w:div>
            <w:div w:id="316878768">
              <w:marLeft w:val="0"/>
              <w:marRight w:val="0"/>
              <w:marTop w:val="0"/>
              <w:marBottom w:val="0"/>
              <w:divBdr>
                <w:top w:val="none" w:sz="0" w:space="0" w:color="auto"/>
                <w:left w:val="none" w:sz="0" w:space="0" w:color="auto"/>
                <w:bottom w:val="none" w:sz="0" w:space="0" w:color="auto"/>
                <w:right w:val="none" w:sz="0" w:space="0" w:color="auto"/>
              </w:divBdr>
            </w:div>
            <w:div w:id="320354715">
              <w:marLeft w:val="0"/>
              <w:marRight w:val="0"/>
              <w:marTop w:val="0"/>
              <w:marBottom w:val="0"/>
              <w:divBdr>
                <w:top w:val="none" w:sz="0" w:space="0" w:color="auto"/>
                <w:left w:val="none" w:sz="0" w:space="0" w:color="auto"/>
                <w:bottom w:val="none" w:sz="0" w:space="0" w:color="auto"/>
                <w:right w:val="none" w:sz="0" w:space="0" w:color="auto"/>
              </w:divBdr>
            </w:div>
            <w:div w:id="331176894">
              <w:marLeft w:val="0"/>
              <w:marRight w:val="0"/>
              <w:marTop w:val="0"/>
              <w:marBottom w:val="0"/>
              <w:divBdr>
                <w:top w:val="none" w:sz="0" w:space="0" w:color="auto"/>
                <w:left w:val="none" w:sz="0" w:space="0" w:color="auto"/>
                <w:bottom w:val="none" w:sz="0" w:space="0" w:color="auto"/>
                <w:right w:val="none" w:sz="0" w:space="0" w:color="auto"/>
              </w:divBdr>
            </w:div>
            <w:div w:id="353001864">
              <w:marLeft w:val="0"/>
              <w:marRight w:val="0"/>
              <w:marTop w:val="0"/>
              <w:marBottom w:val="0"/>
              <w:divBdr>
                <w:top w:val="none" w:sz="0" w:space="0" w:color="auto"/>
                <w:left w:val="none" w:sz="0" w:space="0" w:color="auto"/>
                <w:bottom w:val="none" w:sz="0" w:space="0" w:color="auto"/>
                <w:right w:val="none" w:sz="0" w:space="0" w:color="auto"/>
              </w:divBdr>
            </w:div>
            <w:div w:id="356466984">
              <w:marLeft w:val="0"/>
              <w:marRight w:val="0"/>
              <w:marTop w:val="0"/>
              <w:marBottom w:val="0"/>
              <w:divBdr>
                <w:top w:val="none" w:sz="0" w:space="0" w:color="auto"/>
                <w:left w:val="none" w:sz="0" w:space="0" w:color="auto"/>
                <w:bottom w:val="none" w:sz="0" w:space="0" w:color="auto"/>
                <w:right w:val="none" w:sz="0" w:space="0" w:color="auto"/>
              </w:divBdr>
            </w:div>
            <w:div w:id="363754500">
              <w:marLeft w:val="0"/>
              <w:marRight w:val="0"/>
              <w:marTop w:val="0"/>
              <w:marBottom w:val="0"/>
              <w:divBdr>
                <w:top w:val="none" w:sz="0" w:space="0" w:color="auto"/>
                <w:left w:val="none" w:sz="0" w:space="0" w:color="auto"/>
                <w:bottom w:val="none" w:sz="0" w:space="0" w:color="auto"/>
                <w:right w:val="none" w:sz="0" w:space="0" w:color="auto"/>
              </w:divBdr>
            </w:div>
            <w:div w:id="373433627">
              <w:marLeft w:val="0"/>
              <w:marRight w:val="0"/>
              <w:marTop w:val="0"/>
              <w:marBottom w:val="0"/>
              <w:divBdr>
                <w:top w:val="none" w:sz="0" w:space="0" w:color="auto"/>
                <w:left w:val="none" w:sz="0" w:space="0" w:color="auto"/>
                <w:bottom w:val="none" w:sz="0" w:space="0" w:color="auto"/>
                <w:right w:val="none" w:sz="0" w:space="0" w:color="auto"/>
              </w:divBdr>
            </w:div>
            <w:div w:id="376592248">
              <w:marLeft w:val="0"/>
              <w:marRight w:val="0"/>
              <w:marTop w:val="0"/>
              <w:marBottom w:val="0"/>
              <w:divBdr>
                <w:top w:val="none" w:sz="0" w:space="0" w:color="auto"/>
                <w:left w:val="none" w:sz="0" w:space="0" w:color="auto"/>
                <w:bottom w:val="none" w:sz="0" w:space="0" w:color="auto"/>
                <w:right w:val="none" w:sz="0" w:space="0" w:color="auto"/>
              </w:divBdr>
            </w:div>
            <w:div w:id="379792798">
              <w:marLeft w:val="0"/>
              <w:marRight w:val="0"/>
              <w:marTop w:val="0"/>
              <w:marBottom w:val="0"/>
              <w:divBdr>
                <w:top w:val="none" w:sz="0" w:space="0" w:color="auto"/>
                <w:left w:val="none" w:sz="0" w:space="0" w:color="auto"/>
                <w:bottom w:val="none" w:sz="0" w:space="0" w:color="auto"/>
                <w:right w:val="none" w:sz="0" w:space="0" w:color="auto"/>
              </w:divBdr>
            </w:div>
            <w:div w:id="389573194">
              <w:marLeft w:val="0"/>
              <w:marRight w:val="0"/>
              <w:marTop w:val="0"/>
              <w:marBottom w:val="0"/>
              <w:divBdr>
                <w:top w:val="none" w:sz="0" w:space="0" w:color="auto"/>
                <w:left w:val="none" w:sz="0" w:space="0" w:color="auto"/>
                <w:bottom w:val="none" w:sz="0" w:space="0" w:color="auto"/>
                <w:right w:val="none" w:sz="0" w:space="0" w:color="auto"/>
              </w:divBdr>
            </w:div>
            <w:div w:id="398139100">
              <w:marLeft w:val="0"/>
              <w:marRight w:val="0"/>
              <w:marTop w:val="0"/>
              <w:marBottom w:val="0"/>
              <w:divBdr>
                <w:top w:val="none" w:sz="0" w:space="0" w:color="auto"/>
                <w:left w:val="none" w:sz="0" w:space="0" w:color="auto"/>
                <w:bottom w:val="none" w:sz="0" w:space="0" w:color="auto"/>
                <w:right w:val="none" w:sz="0" w:space="0" w:color="auto"/>
              </w:divBdr>
            </w:div>
            <w:div w:id="404960966">
              <w:marLeft w:val="0"/>
              <w:marRight w:val="0"/>
              <w:marTop w:val="0"/>
              <w:marBottom w:val="0"/>
              <w:divBdr>
                <w:top w:val="none" w:sz="0" w:space="0" w:color="auto"/>
                <w:left w:val="none" w:sz="0" w:space="0" w:color="auto"/>
                <w:bottom w:val="none" w:sz="0" w:space="0" w:color="auto"/>
                <w:right w:val="none" w:sz="0" w:space="0" w:color="auto"/>
              </w:divBdr>
            </w:div>
            <w:div w:id="413859903">
              <w:marLeft w:val="0"/>
              <w:marRight w:val="0"/>
              <w:marTop w:val="0"/>
              <w:marBottom w:val="0"/>
              <w:divBdr>
                <w:top w:val="none" w:sz="0" w:space="0" w:color="auto"/>
                <w:left w:val="none" w:sz="0" w:space="0" w:color="auto"/>
                <w:bottom w:val="none" w:sz="0" w:space="0" w:color="auto"/>
                <w:right w:val="none" w:sz="0" w:space="0" w:color="auto"/>
              </w:divBdr>
            </w:div>
            <w:div w:id="415440133">
              <w:marLeft w:val="0"/>
              <w:marRight w:val="0"/>
              <w:marTop w:val="0"/>
              <w:marBottom w:val="0"/>
              <w:divBdr>
                <w:top w:val="none" w:sz="0" w:space="0" w:color="auto"/>
                <w:left w:val="none" w:sz="0" w:space="0" w:color="auto"/>
                <w:bottom w:val="none" w:sz="0" w:space="0" w:color="auto"/>
                <w:right w:val="none" w:sz="0" w:space="0" w:color="auto"/>
              </w:divBdr>
            </w:div>
            <w:div w:id="441071047">
              <w:marLeft w:val="0"/>
              <w:marRight w:val="0"/>
              <w:marTop w:val="0"/>
              <w:marBottom w:val="0"/>
              <w:divBdr>
                <w:top w:val="none" w:sz="0" w:space="0" w:color="auto"/>
                <w:left w:val="none" w:sz="0" w:space="0" w:color="auto"/>
                <w:bottom w:val="none" w:sz="0" w:space="0" w:color="auto"/>
                <w:right w:val="none" w:sz="0" w:space="0" w:color="auto"/>
              </w:divBdr>
            </w:div>
            <w:div w:id="446781347">
              <w:marLeft w:val="0"/>
              <w:marRight w:val="0"/>
              <w:marTop w:val="0"/>
              <w:marBottom w:val="0"/>
              <w:divBdr>
                <w:top w:val="none" w:sz="0" w:space="0" w:color="auto"/>
                <w:left w:val="none" w:sz="0" w:space="0" w:color="auto"/>
                <w:bottom w:val="none" w:sz="0" w:space="0" w:color="auto"/>
                <w:right w:val="none" w:sz="0" w:space="0" w:color="auto"/>
              </w:divBdr>
            </w:div>
            <w:div w:id="468327031">
              <w:marLeft w:val="0"/>
              <w:marRight w:val="0"/>
              <w:marTop w:val="0"/>
              <w:marBottom w:val="0"/>
              <w:divBdr>
                <w:top w:val="none" w:sz="0" w:space="0" w:color="auto"/>
                <w:left w:val="none" w:sz="0" w:space="0" w:color="auto"/>
                <w:bottom w:val="none" w:sz="0" w:space="0" w:color="auto"/>
                <w:right w:val="none" w:sz="0" w:space="0" w:color="auto"/>
              </w:divBdr>
            </w:div>
            <w:div w:id="479463786">
              <w:marLeft w:val="0"/>
              <w:marRight w:val="0"/>
              <w:marTop w:val="0"/>
              <w:marBottom w:val="0"/>
              <w:divBdr>
                <w:top w:val="none" w:sz="0" w:space="0" w:color="auto"/>
                <w:left w:val="none" w:sz="0" w:space="0" w:color="auto"/>
                <w:bottom w:val="none" w:sz="0" w:space="0" w:color="auto"/>
                <w:right w:val="none" w:sz="0" w:space="0" w:color="auto"/>
              </w:divBdr>
            </w:div>
            <w:div w:id="496531920">
              <w:marLeft w:val="0"/>
              <w:marRight w:val="0"/>
              <w:marTop w:val="0"/>
              <w:marBottom w:val="0"/>
              <w:divBdr>
                <w:top w:val="none" w:sz="0" w:space="0" w:color="auto"/>
                <w:left w:val="none" w:sz="0" w:space="0" w:color="auto"/>
                <w:bottom w:val="none" w:sz="0" w:space="0" w:color="auto"/>
                <w:right w:val="none" w:sz="0" w:space="0" w:color="auto"/>
              </w:divBdr>
            </w:div>
            <w:div w:id="542525996">
              <w:marLeft w:val="0"/>
              <w:marRight w:val="0"/>
              <w:marTop w:val="0"/>
              <w:marBottom w:val="0"/>
              <w:divBdr>
                <w:top w:val="none" w:sz="0" w:space="0" w:color="auto"/>
                <w:left w:val="none" w:sz="0" w:space="0" w:color="auto"/>
                <w:bottom w:val="none" w:sz="0" w:space="0" w:color="auto"/>
                <w:right w:val="none" w:sz="0" w:space="0" w:color="auto"/>
              </w:divBdr>
            </w:div>
            <w:div w:id="543375163">
              <w:marLeft w:val="0"/>
              <w:marRight w:val="0"/>
              <w:marTop w:val="0"/>
              <w:marBottom w:val="0"/>
              <w:divBdr>
                <w:top w:val="none" w:sz="0" w:space="0" w:color="auto"/>
                <w:left w:val="none" w:sz="0" w:space="0" w:color="auto"/>
                <w:bottom w:val="none" w:sz="0" w:space="0" w:color="auto"/>
                <w:right w:val="none" w:sz="0" w:space="0" w:color="auto"/>
              </w:divBdr>
            </w:div>
            <w:div w:id="562060996">
              <w:marLeft w:val="0"/>
              <w:marRight w:val="0"/>
              <w:marTop w:val="0"/>
              <w:marBottom w:val="0"/>
              <w:divBdr>
                <w:top w:val="none" w:sz="0" w:space="0" w:color="auto"/>
                <w:left w:val="none" w:sz="0" w:space="0" w:color="auto"/>
                <w:bottom w:val="none" w:sz="0" w:space="0" w:color="auto"/>
                <w:right w:val="none" w:sz="0" w:space="0" w:color="auto"/>
              </w:divBdr>
            </w:div>
            <w:div w:id="576021095">
              <w:marLeft w:val="0"/>
              <w:marRight w:val="0"/>
              <w:marTop w:val="0"/>
              <w:marBottom w:val="0"/>
              <w:divBdr>
                <w:top w:val="none" w:sz="0" w:space="0" w:color="auto"/>
                <w:left w:val="none" w:sz="0" w:space="0" w:color="auto"/>
                <w:bottom w:val="none" w:sz="0" w:space="0" w:color="auto"/>
                <w:right w:val="none" w:sz="0" w:space="0" w:color="auto"/>
              </w:divBdr>
            </w:div>
            <w:div w:id="590358731">
              <w:marLeft w:val="0"/>
              <w:marRight w:val="0"/>
              <w:marTop w:val="0"/>
              <w:marBottom w:val="0"/>
              <w:divBdr>
                <w:top w:val="none" w:sz="0" w:space="0" w:color="auto"/>
                <w:left w:val="none" w:sz="0" w:space="0" w:color="auto"/>
                <w:bottom w:val="none" w:sz="0" w:space="0" w:color="auto"/>
                <w:right w:val="none" w:sz="0" w:space="0" w:color="auto"/>
              </w:divBdr>
            </w:div>
            <w:div w:id="619075577">
              <w:marLeft w:val="0"/>
              <w:marRight w:val="0"/>
              <w:marTop w:val="0"/>
              <w:marBottom w:val="0"/>
              <w:divBdr>
                <w:top w:val="none" w:sz="0" w:space="0" w:color="auto"/>
                <w:left w:val="none" w:sz="0" w:space="0" w:color="auto"/>
                <w:bottom w:val="none" w:sz="0" w:space="0" w:color="auto"/>
                <w:right w:val="none" w:sz="0" w:space="0" w:color="auto"/>
              </w:divBdr>
            </w:div>
            <w:div w:id="630595725">
              <w:marLeft w:val="0"/>
              <w:marRight w:val="0"/>
              <w:marTop w:val="0"/>
              <w:marBottom w:val="0"/>
              <w:divBdr>
                <w:top w:val="none" w:sz="0" w:space="0" w:color="auto"/>
                <w:left w:val="none" w:sz="0" w:space="0" w:color="auto"/>
                <w:bottom w:val="none" w:sz="0" w:space="0" w:color="auto"/>
                <w:right w:val="none" w:sz="0" w:space="0" w:color="auto"/>
              </w:divBdr>
            </w:div>
            <w:div w:id="638531597">
              <w:marLeft w:val="0"/>
              <w:marRight w:val="0"/>
              <w:marTop w:val="0"/>
              <w:marBottom w:val="0"/>
              <w:divBdr>
                <w:top w:val="none" w:sz="0" w:space="0" w:color="auto"/>
                <w:left w:val="none" w:sz="0" w:space="0" w:color="auto"/>
                <w:bottom w:val="none" w:sz="0" w:space="0" w:color="auto"/>
                <w:right w:val="none" w:sz="0" w:space="0" w:color="auto"/>
              </w:divBdr>
            </w:div>
            <w:div w:id="657419889">
              <w:marLeft w:val="0"/>
              <w:marRight w:val="0"/>
              <w:marTop w:val="0"/>
              <w:marBottom w:val="0"/>
              <w:divBdr>
                <w:top w:val="none" w:sz="0" w:space="0" w:color="auto"/>
                <w:left w:val="none" w:sz="0" w:space="0" w:color="auto"/>
                <w:bottom w:val="none" w:sz="0" w:space="0" w:color="auto"/>
                <w:right w:val="none" w:sz="0" w:space="0" w:color="auto"/>
              </w:divBdr>
            </w:div>
            <w:div w:id="661278570">
              <w:marLeft w:val="0"/>
              <w:marRight w:val="0"/>
              <w:marTop w:val="0"/>
              <w:marBottom w:val="0"/>
              <w:divBdr>
                <w:top w:val="none" w:sz="0" w:space="0" w:color="auto"/>
                <w:left w:val="none" w:sz="0" w:space="0" w:color="auto"/>
                <w:bottom w:val="none" w:sz="0" w:space="0" w:color="auto"/>
                <w:right w:val="none" w:sz="0" w:space="0" w:color="auto"/>
              </w:divBdr>
            </w:div>
            <w:div w:id="666518496">
              <w:marLeft w:val="0"/>
              <w:marRight w:val="0"/>
              <w:marTop w:val="0"/>
              <w:marBottom w:val="0"/>
              <w:divBdr>
                <w:top w:val="none" w:sz="0" w:space="0" w:color="auto"/>
                <w:left w:val="none" w:sz="0" w:space="0" w:color="auto"/>
                <w:bottom w:val="none" w:sz="0" w:space="0" w:color="auto"/>
                <w:right w:val="none" w:sz="0" w:space="0" w:color="auto"/>
              </w:divBdr>
            </w:div>
            <w:div w:id="668871706">
              <w:marLeft w:val="0"/>
              <w:marRight w:val="0"/>
              <w:marTop w:val="0"/>
              <w:marBottom w:val="0"/>
              <w:divBdr>
                <w:top w:val="none" w:sz="0" w:space="0" w:color="auto"/>
                <w:left w:val="none" w:sz="0" w:space="0" w:color="auto"/>
                <w:bottom w:val="none" w:sz="0" w:space="0" w:color="auto"/>
                <w:right w:val="none" w:sz="0" w:space="0" w:color="auto"/>
              </w:divBdr>
            </w:div>
            <w:div w:id="674916233">
              <w:marLeft w:val="0"/>
              <w:marRight w:val="0"/>
              <w:marTop w:val="0"/>
              <w:marBottom w:val="0"/>
              <w:divBdr>
                <w:top w:val="none" w:sz="0" w:space="0" w:color="auto"/>
                <w:left w:val="none" w:sz="0" w:space="0" w:color="auto"/>
                <w:bottom w:val="none" w:sz="0" w:space="0" w:color="auto"/>
                <w:right w:val="none" w:sz="0" w:space="0" w:color="auto"/>
              </w:divBdr>
            </w:div>
            <w:div w:id="675576071">
              <w:marLeft w:val="0"/>
              <w:marRight w:val="0"/>
              <w:marTop w:val="0"/>
              <w:marBottom w:val="0"/>
              <w:divBdr>
                <w:top w:val="none" w:sz="0" w:space="0" w:color="auto"/>
                <w:left w:val="none" w:sz="0" w:space="0" w:color="auto"/>
                <w:bottom w:val="none" w:sz="0" w:space="0" w:color="auto"/>
                <w:right w:val="none" w:sz="0" w:space="0" w:color="auto"/>
              </w:divBdr>
            </w:div>
            <w:div w:id="698627118">
              <w:marLeft w:val="0"/>
              <w:marRight w:val="0"/>
              <w:marTop w:val="0"/>
              <w:marBottom w:val="0"/>
              <w:divBdr>
                <w:top w:val="none" w:sz="0" w:space="0" w:color="auto"/>
                <w:left w:val="none" w:sz="0" w:space="0" w:color="auto"/>
                <w:bottom w:val="none" w:sz="0" w:space="0" w:color="auto"/>
                <w:right w:val="none" w:sz="0" w:space="0" w:color="auto"/>
              </w:divBdr>
            </w:div>
            <w:div w:id="723065803">
              <w:marLeft w:val="0"/>
              <w:marRight w:val="0"/>
              <w:marTop w:val="0"/>
              <w:marBottom w:val="0"/>
              <w:divBdr>
                <w:top w:val="none" w:sz="0" w:space="0" w:color="auto"/>
                <w:left w:val="none" w:sz="0" w:space="0" w:color="auto"/>
                <w:bottom w:val="none" w:sz="0" w:space="0" w:color="auto"/>
                <w:right w:val="none" w:sz="0" w:space="0" w:color="auto"/>
              </w:divBdr>
            </w:div>
            <w:div w:id="752166520">
              <w:marLeft w:val="0"/>
              <w:marRight w:val="0"/>
              <w:marTop w:val="0"/>
              <w:marBottom w:val="0"/>
              <w:divBdr>
                <w:top w:val="none" w:sz="0" w:space="0" w:color="auto"/>
                <w:left w:val="none" w:sz="0" w:space="0" w:color="auto"/>
                <w:bottom w:val="none" w:sz="0" w:space="0" w:color="auto"/>
                <w:right w:val="none" w:sz="0" w:space="0" w:color="auto"/>
              </w:divBdr>
            </w:div>
            <w:div w:id="757798901">
              <w:marLeft w:val="0"/>
              <w:marRight w:val="0"/>
              <w:marTop w:val="0"/>
              <w:marBottom w:val="0"/>
              <w:divBdr>
                <w:top w:val="none" w:sz="0" w:space="0" w:color="auto"/>
                <w:left w:val="none" w:sz="0" w:space="0" w:color="auto"/>
                <w:bottom w:val="none" w:sz="0" w:space="0" w:color="auto"/>
                <w:right w:val="none" w:sz="0" w:space="0" w:color="auto"/>
              </w:divBdr>
            </w:div>
            <w:div w:id="760371469">
              <w:marLeft w:val="0"/>
              <w:marRight w:val="0"/>
              <w:marTop w:val="0"/>
              <w:marBottom w:val="0"/>
              <w:divBdr>
                <w:top w:val="none" w:sz="0" w:space="0" w:color="auto"/>
                <w:left w:val="none" w:sz="0" w:space="0" w:color="auto"/>
                <w:bottom w:val="none" w:sz="0" w:space="0" w:color="auto"/>
                <w:right w:val="none" w:sz="0" w:space="0" w:color="auto"/>
              </w:divBdr>
            </w:div>
            <w:div w:id="760758705">
              <w:marLeft w:val="0"/>
              <w:marRight w:val="0"/>
              <w:marTop w:val="0"/>
              <w:marBottom w:val="0"/>
              <w:divBdr>
                <w:top w:val="none" w:sz="0" w:space="0" w:color="auto"/>
                <w:left w:val="none" w:sz="0" w:space="0" w:color="auto"/>
                <w:bottom w:val="none" w:sz="0" w:space="0" w:color="auto"/>
                <w:right w:val="none" w:sz="0" w:space="0" w:color="auto"/>
              </w:divBdr>
            </w:div>
            <w:div w:id="762871480">
              <w:marLeft w:val="0"/>
              <w:marRight w:val="0"/>
              <w:marTop w:val="0"/>
              <w:marBottom w:val="0"/>
              <w:divBdr>
                <w:top w:val="none" w:sz="0" w:space="0" w:color="auto"/>
                <w:left w:val="none" w:sz="0" w:space="0" w:color="auto"/>
                <w:bottom w:val="none" w:sz="0" w:space="0" w:color="auto"/>
                <w:right w:val="none" w:sz="0" w:space="0" w:color="auto"/>
              </w:divBdr>
            </w:div>
            <w:div w:id="763460562">
              <w:marLeft w:val="0"/>
              <w:marRight w:val="0"/>
              <w:marTop w:val="0"/>
              <w:marBottom w:val="0"/>
              <w:divBdr>
                <w:top w:val="none" w:sz="0" w:space="0" w:color="auto"/>
                <w:left w:val="none" w:sz="0" w:space="0" w:color="auto"/>
                <w:bottom w:val="none" w:sz="0" w:space="0" w:color="auto"/>
                <w:right w:val="none" w:sz="0" w:space="0" w:color="auto"/>
              </w:divBdr>
            </w:div>
            <w:div w:id="781921574">
              <w:marLeft w:val="0"/>
              <w:marRight w:val="0"/>
              <w:marTop w:val="0"/>
              <w:marBottom w:val="0"/>
              <w:divBdr>
                <w:top w:val="none" w:sz="0" w:space="0" w:color="auto"/>
                <w:left w:val="none" w:sz="0" w:space="0" w:color="auto"/>
                <w:bottom w:val="none" w:sz="0" w:space="0" w:color="auto"/>
                <w:right w:val="none" w:sz="0" w:space="0" w:color="auto"/>
              </w:divBdr>
            </w:div>
            <w:div w:id="794442951">
              <w:marLeft w:val="0"/>
              <w:marRight w:val="0"/>
              <w:marTop w:val="0"/>
              <w:marBottom w:val="0"/>
              <w:divBdr>
                <w:top w:val="none" w:sz="0" w:space="0" w:color="auto"/>
                <w:left w:val="none" w:sz="0" w:space="0" w:color="auto"/>
                <w:bottom w:val="none" w:sz="0" w:space="0" w:color="auto"/>
                <w:right w:val="none" w:sz="0" w:space="0" w:color="auto"/>
              </w:divBdr>
            </w:div>
            <w:div w:id="799415882">
              <w:marLeft w:val="0"/>
              <w:marRight w:val="0"/>
              <w:marTop w:val="0"/>
              <w:marBottom w:val="0"/>
              <w:divBdr>
                <w:top w:val="none" w:sz="0" w:space="0" w:color="auto"/>
                <w:left w:val="none" w:sz="0" w:space="0" w:color="auto"/>
                <w:bottom w:val="none" w:sz="0" w:space="0" w:color="auto"/>
                <w:right w:val="none" w:sz="0" w:space="0" w:color="auto"/>
              </w:divBdr>
            </w:div>
            <w:div w:id="810946716">
              <w:marLeft w:val="0"/>
              <w:marRight w:val="0"/>
              <w:marTop w:val="0"/>
              <w:marBottom w:val="0"/>
              <w:divBdr>
                <w:top w:val="none" w:sz="0" w:space="0" w:color="auto"/>
                <w:left w:val="none" w:sz="0" w:space="0" w:color="auto"/>
                <w:bottom w:val="none" w:sz="0" w:space="0" w:color="auto"/>
                <w:right w:val="none" w:sz="0" w:space="0" w:color="auto"/>
              </w:divBdr>
            </w:div>
            <w:div w:id="849441983">
              <w:marLeft w:val="0"/>
              <w:marRight w:val="0"/>
              <w:marTop w:val="0"/>
              <w:marBottom w:val="0"/>
              <w:divBdr>
                <w:top w:val="none" w:sz="0" w:space="0" w:color="auto"/>
                <w:left w:val="none" w:sz="0" w:space="0" w:color="auto"/>
                <w:bottom w:val="none" w:sz="0" w:space="0" w:color="auto"/>
                <w:right w:val="none" w:sz="0" w:space="0" w:color="auto"/>
              </w:divBdr>
            </w:div>
            <w:div w:id="851383324">
              <w:marLeft w:val="0"/>
              <w:marRight w:val="0"/>
              <w:marTop w:val="0"/>
              <w:marBottom w:val="0"/>
              <w:divBdr>
                <w:top w:val="none" w:sz="0" w:space="0" w:color="auto"/>
                <w:left w:val="none" w:sz="0" w:space="0" w:color="auto"/>
                <w:bottom w:val="none" w:sz="0" w:space="0" w:color="auto"/>
                <w:right w:val="none" w:sz="0" w:space="0" w:color="auto"/>
              </w:divBdr>
            </w:div>
            <w:div w:id="854615525">
              <w:marLeft w:val="0"/>
              <w:marRight w:val="0"/>
              <w:marTop w:val="0"/>
              <w:marBottom w:val="0"/>
              <w:divBdr>
                <w:top w:val="none" w:sz="0" w:space="0" w:color="auto"/>
                <w:left w:val="none" w:sz="0" w:space="0" w:color="auto"/>
                <w:bottom w:val="none" w:sz="0" w:space="0" w:color="auto"/>
                <w:right w:val="none" w:sz="0" w:space="0" w:color="auto"/>
              </w:divBdr>
            </w:div>
            <w:div w:id="859971640">
              <w:marLeft w:val="0"/>
              <w:marRight w:val="0"/>
              <w:marTop w:val="0"/>
              <w:marBottom w:val="0"/>
              <w:divBdr>
                <w:top w:val="none" w:sz="0" w:space="0" w:color="auto"/>
                <w:left w:val="none" w:sz="0" w:space="0" w:color="auto"/>
                <w:bottom w:val="none" w:sz="0" w:space="0" w:color="auto"/>
                <w:right w:val="none" w:sz="0" w:space="0" w:color="auto"/>
              </w:divBdr>
            </w:div>
            <w:div w:id="868639179">
              <w:marLeft w:val="0"/>
              <w:marRight w:val="0"/>
              <w:marTop w:val="0"/>
              <w:marBottom w:val="0"/>
              <w:divBdr>
                <w:top w:val="none" w:sz="0" w:space="0" w:color="auto"/>
                <w:left w:val="none" w:sz="0" w:space="0" w:color="auto"/>
                <w:bottom w:val="none" w:sz="0" w:space="0" w:color="auto"/>
                <w:right w:val="none" w:sz="0" w:space="0" w:color="auto"/>
              </w:divBdr>
            </w:div>
            <w:div w:id="880823855">
              <w:marLeft w:val="0"/>
              <w:marRight w:val="0"/>
              <w:marTop w:val="0"/>
              <w:marBottom w:val="0"/>
              <w:divBdr>
                <w:top w:val="none" w:sz="0" w:space="0" w:color="auto"/>
                <w:left w:val="none" w:sz="0" w:space="0" w:color="auto"/>
                <w:bottom w:val="none" w:sz="0" w:space="0" w:color="auto"/>
                <w:right w:val="none" w:sz="0" w:space="0" w:color="auto"/>
              </w:divBdr>
            </w:div>
            <w:div w:id="885916552">
              <w:marLeft w:val="0"/>
              <w:marRight w:val="0"/>
              <w:marTop w:val="0"/>
              <w:marBottom w:val="0"/>
              <w:divBdr>
                <w:top w:val="none" w:sz="0" w:space="0" w:color="auto"/>
                <w:left w:val="none" w:sz="0" w:space="0" w:color="auto"/>
                <w:bottom w:val="none" w:sz="0" w:space="0" w:color="auto"/>
                <w:right w:val="none" w:sz="0" w:space="0" w:color="auto"/>
              </w:divBdr>
            </w:div>
            <w:div w:id="913198363">
              <w:marLeft w:val="0"/>
              <w:marRight w:val="0"/>
              <w:marTop w:val="0"/>
              <w:marBottom w:val="0"/>
              <w:divBdr>
                <w:top w:val="none" w:sz="0" w:space="0" w:color="auto"/>
                <w:left w:val="none" w:sz="0" w:space="0" w:color="auto"/>
                <w:bottom w:val="none" w:sz="0" w:space="0" w:color="auto"/>
                <w:right w:val="none" w:sz="0" w:space="0" w:color="auto"/>
              </w:divBdr>
            </w:div>
            <w:div w:id="924916240">
              <w:marLeft w:val="0"/>
              <w:marRight w:val="0"/>
              <w:marTop w:val="0"/>
              <w:marBottom w:val="0"/>
              <w:divBdr>
                <w:top w:val="none" w:sz="0" w:space="0" w:color="auto"/>
                <w:left w:val="none" w:sz="0" w:space="0" w:color="auto"/>
                <w:bottom w:val="none" w:sz="0" w:space="0" w:color="auto"/>
                <w:right w:val="none" w:sz="0" w:space="0" w:color="auto"/>
              </w:divBdr>
            </w:div>
            <w:div w:id="947931559">
              <w:marLeft w:val="0"/>
              <w:marRight w:val="0"/>
              <w:marTop w:val="0"/>
              <w:marBottom w:val="0"/>
              <w:divBdr>
                <w:top w:val="none" w:sz="0" w:space="0" w:color="auto"/>
                <w:left w:val="none" w:sz="0" w:space="0" w:color="auto"/>
                <w:bottom w:val="none" w:sz="0" w:space="0" w:color="auto"/>
                <w:right w:val="none" w:sz="0" w:space="0" w:color="auto"/>
              </w:divBdr>
            </w:div>
            <w:div w:id="952711734">
              <w:marLeft w:val="0"/>
              <w:marRight w:val="0"/>
              <w:marTop w:val="0"/>
              <w:marBottom w:val="0"/>
              <w:divBdr>
                <w:top w:val="none" w:sz="0" w:space="0" w:color="auto"/>
                <w:left w:val="none" w:sz="0" w:space="0" w:color="auto"/>
                <w:bottom w:val="none" w:sz="0" w:space="0" w:color="auto"/>
                <w:right w:val="none" w:sz="0" w:space="0" w:color="auto"/>
              </w:divBdr>
            </w:div>
            <w:div w:id="961884878">
              <w:marLeft w:val="0"/>
              <w:marRight w:val="0"/>
              <w:marTop w:val="0"/>
              <w:marBottom w:val="0"/>
              <w:divBdr>
                <w:top w:val="none" w:sz="0" w:space="0" w:color="auto"/>
                <w:left w:val="none" w:sz="0" w:space="0" w:color="auto"/>
                <w:bottom w:val="none" w:sz="0" w:space="0" w:color="auto"/>
                <w:right w:val="none" w:sz="0" w:space="0" w:color="auto"/>
              </w:divBdr>
            </w:div>
            <w:div w:id="974918946">
              <w:marLeft w:val="0"/>
              <w:marRight w:val="0"/>
              <w:marTop w:val="0"/>
              <w:marBottom w:val="0"/>
              <w:divBdr>
                <w:top w:val="none" w:sz="0" w:space="0" w:color="auto"/>
                <w:left w:val="none" w:sz="0" w:space="0" w:color="auto"/>
                <w:bottom w:val="none" w:sz="0" w:space="0" w:color="auto"/>
                <w:right w:val="none" w:sz="0" w:space="0" w:color="auto"/>
              </w:divBdr>
            </w:div>
            <w:div w:id="978192828">
              <w:marLeft w:val="0"/>
              <w:marRight w:val="0"/>
              <w:marTop w:val="0"/>
              <w:marBottom w:val="0"/>
              <w:divBdr>
                <w:top w:val="none" w:sz="0" w:space="0" w:color="auto"/>
                <w:left w:val="none" w:sz="0" w:space="0" w:color="auto"/>
                <w:bottom w:val="none" w:sz="0" w:space="0" w:color="auto"/>
                <w:right w:val="none" w:sz="0" w:space="0" w:color="auto"/>
              </w:divBdr>
            </w:div>
            <w:div w:id="987245424">
              <w:marLeft w:val="0"/>
              <w:marRight w:val="0"/>
              <w:marTop w:val="0"/>
              <w:marBottom w:val="0"/>
              <w:divBdr>
                <w:top w:val="none" w:sz="0" w:space="0" w:color="auto"/>
                <w:left w:val="none" w:sz="0" w:space="0" w:color="auto"/>
                <w:bottom w:val="none" w:sz="0" w:space="0" w:color="auto"/>
                <w:right w:val="none" w:sz="0" w:space="0" w:color="auto"/>
              </w:divBdr>
            </w:div>
            <w:div w:id="996961049">
              <w:marLeft w:val="0"/>
              <w:marRight w:val="0"/>
              <w:marTop w:val="0"/>
              <w:marBottom w:val="0"/>
              <w:divBdr>
                <w:top w:val="none" w:sz="0" w:space="0" w:color="auto"/>
                <w:left w:val="none" w:sz="0" w:space="0" w:color="auto"/>
                <w:bottom w:val="none" w:sz="0" w:space="0" w:color="auto"/>
                <w:right w:val="none" w:sz="0" w:space="0" w:color="auto"/>
              </w:divBdr>
            </w:div>
            <w:div w:id="1006598222">
              <w:marLeft w:val="0"/>
              <w:marRight w:val="0"/>
              <w:marTop w:val="0"/>
              <w:marBottom w:val="0"/>
              <w:divBdr>
                <w:top w:val="none" w:sz="0" w:space="0" w:color="auto"/>
                <w:left w:val="none" w:sz="0" w:space="0" w:color="auto"/>
                <w:bottom w:val="none" w:sz="0" w:space="0" w:color="auto"/>
                <w:right w:val="none" w:sz="0" w:space="0" w:color="auto"/>
              </w:divBdr>
            </w:div>
            <w:div w:id="1012146801">
              <w:marLeft w:val="0"/>
              <w:marRight w:val="0"/>
              <w:marTop w:val="0"/>
              <w:marBottom w:val="0"/>
              <w:divBdr>
                <w:top w:val="none" w:sz="0" w:space="0" w:color="auto"/>
                <w:left w:val="none" w:sz="0" w:space="0" w:color="auto"/>
                <w:bottom w:val="none" w:sz="0" w:space="0" w:color="auto"/>
                <w:right w:val="none" w:sz="0" w:space="0" w:color="auto"/>
              </w:divBdr>
            </w:div>
            <w:div w:id="1019165282">
              <w:marLeft w:val="0"/>
              <w:marRight w:val="0"/>
              <w:marTop w:val="0"/>
              <w:marBottom w:val="0"/>
              <w:divBdr>
                <w:top w:val="none" w:sz="0" w:space="0" w:color="auto"/>
                <w:left w:val="none" w:sz="0" w:space="0" w:color="auto"/>
                <w:bottom w:val="none" w:sz="0" w:space="0" w:color="auto"/>
                <w:right w:val="none" w:sz="0" w:space="0" w:color="auto"/>
              </w:divBdr>
            </w:div>
            <w:div w:id="1029452057">
              <w:marLeft w:val="0"/>
              <w:marRight w:val="0"/>
              <w:marTop w:val="0"/>
              <w:marBottom w:val="0"/>
              <w:divBdr>
                <w:top w:val="none" w:sz="0" w:space="0" w:color="auto"/>
                <w:left w:val="none" w:sz="0" w:space="0" w:color="auto"/>
                <w:bottom w:val="none" w:sz="0" w:space="0" w:color="auto"/>
                <w:right w:val="none" w:sz="0" w:space="0" w:color="auto"/>
              </w:divBdr>
            </w:div>
            <w:div w:id="1094714097">
              <w:marLeft w:val="0"/>
              <w:marRight w:val="0"/>
              <w:marTop w:val="0"/>
              <w:marBottom w:val="0"/>
              <w:divBdr>
                <w:top w:val="none" w:sz="0" w:space="0" w:color="auto"/>
                <w:left w:val="none" w:sz="0" w:space="0" w:color="auto"/>
                <w:bottom w:val="none" w:sz="0" w:space="0" w:color="auto"/>
                <w:right w:val="none" w:sz="0" w:space="0" w:color="auto"/>
              </w:divBdr>
            </w:div>
            <w:div w:id="1101801847">
              <w:marLeft w:val="0"/>
              <w:marRight w:val="0"/>
              <w:marTop w:val="0"/>
              <w:marBottom w:val="0"/>
              <w:divBdr>
                <w:top w:val="none" w:sz="0" w:space="0" w:color="auto"/>
                <w:left w:val="none" w:sz="0" w:space="0" w:color="auto"/>
                <w:bottom w:val="none" w:sz="0" w:space="0" w:color="auto"/>
                <w:right w:val="none" w:sz="0" w:space="0" w:color="auto"/>
              </w:divBdr>
            </w:div>
            <w:div w:id="1111978266">
              <w:marLeft w:val="0"/>
              <w:marRight w:val="0"/>
              <w:marTop w:val="0"/>
              <w:marBottom w:val="0"/>
              <w:divBdr>
                <w:top w:val="none" w:sz="0" w:space="0" w:color="auto"/>
                <w:left w:val="none" w:sz="0" w:space="0" w:color="auto"/>
                <w:bottom w:val="none" w:sz="0" w:space="0" w:color="auto"/>
                <w:right w:val="none" w:sz="0" w:space="0" w:color="auto"/>
              </w:divBdr>
            </w:div>
            <w:div w:id="1115059337">
              <w:marLeft w:val="0"/>
              <w:marRight w:val="0"/>
              <w:marTop w:val="0"/>
              <w:marBottom w:val="0"/>
              <w:divBdr>
                <w:top w:val="none" w:sz="0" w:space="0" w:color="auto"/>
                <w:left w:val="none" w:sz="0" w:space="0" w:color="auto"/>
                <w:bottom w:val="none" w:sz="0" w:space="0" w:color="auto"/>
                <w:right w:val="none" w:sz="0" w:space="0" w:color="auto"/>
              </w:divBdr>
            </w:div>
            <w:div w:id="1117525478">
              <w:marLeft w:val="0"/>
              <w:marRight w:val="0"/>
              <w:marTop w:val="0"/>
              <w:marBottom w:val="0"/>
              <w:divBdr>
                <w:top w:val="none" w:sz="0" w:space="0" w:color="auto"/>
                <w:left w:val="none" w:sz="0" w:space="0" w:color="auto"/>
                <w:bottom w:val="none" w:sz="0" w:space="0" w:color="auto"/>
                <w:right w:val="none" w:sz="0" w:space="0" w:color="auto"/>
              </w:divBdr>
            </w:div>
            <w:div w:id="1133912533">
              <w:marLeft w:val="0"/>
              <w:marRight w:val="0"/>
              <w:marTop w:val="0"/>
              <w:marBottom w:val="0"/>
              <w:divBdr>
                <w:top w:val="none" w:sz="0" w:space="0" w:color="auto"/>
                <w:left w:val="none" w:sz="0" w:space="0" w:color="auto"/>
                <w:bottom w:val="none" w:sz="0" w:space="0" w:color="auto"/>
                <w:right w:val="none" w:sz="0" w:space="0" w:color="auto"/>
              </w:divBdr>
            </w:div>
            <w:div w:id="1157843105">
              <w:marLeft w:val="0"/>
              <w:marRight w:val="0"/>
              <w:marTop w:val="0"/>
              <w:marBottom w:val="0"/>
              <w:divBdr>
                <w:top w:val="none" w:sz="0" w:space="0" w:color="auto"/>
                <w:left w:val="none" w:sz="0" w:space="0" w:color="auto"/>
                <w:bottom w:val="none" w:sz="0" w:space="0" w:color="auto"/>
                <w:right w:val="none" w:sz="0" w:space="0" w:color="auto"/>
              </w:divBdr>
            </w:div>
            <w:div w:id="1162549969">
              <w:marLeft w:val="0"/>
              <w:marRight w:val="0"/>
              <w:marTop w:val="0"/>
              <w:marBottom w:val="0"/>
              <w:divBdr>
                <w:top w:val="none" w:sz="0" w:space="0" w:color="auto"/>
                <w:left w:val="none" w:sz="0" w:space="0" w:color="auto"/>
                <w:bottom w:val="none" w:sz="0" w:space="0" w:color="auto"/>
                <w:right w:val="none" w:sz="0" w:space="0" w:color="auto"/>
              </w:divBdr>
            </w:div>
            <w:div w:id="1179931458">
              <w:marLeft w:val="0"/>
              <w:marRight w:val="0"/>
              <w:marTop w:val="0"/>
              <w:marBottom w:val="0"/>
              <w:divBdr>
                <w:top w:val="none" w:sz="0" w:space="0" w:color="auto"/>
                <w:left w:val="none" w:sz="0" w:space="0" w:color="auto"/>
                <w:bottom w:val="none" w:sz="0" w:space="0" w:color="auto"/>
                <w:right w:val="none" w:sz="0" w:space="0" w:color="auto"/>
              </w:divBdr>
            </w:div>
            <w:div w:id="1214078399">
              <w:marLeft w:val="0"/>
              <w:marRight w:val="0"/>
              <w:marTop w:val="0"/>
              <w:marBottom w:val="0"/>
              <w:divBdr>
                <w:top w:val="none" w:sz="0" w:space="0" w:color="auto"/>
                <w:left w:val="none" w:sz="0" w:space="0" w:color="auto"/>
                <w:bottom w:val="none" w:sz="0" w:space="0" w:color="auto"/>
                <w:right w:val="none" w:sz="0" w:space="0" w:color="auto"/>
              </w:divBdr>
            </w:div>
            <w:div w:id="1227255572">
              <w:marLeft w:val="0"/>
              <w:marRight w:val="0"/>
              <w:marTop w:val="0"/>
              <w:marBottom w:val="0"/>
              <w:divBdr>
                <w:top w:val="none" w:sz="0" w:space="0" w:color="auto"/>
                <w:left w:val="none" w:sz="0" w:space="0" w:color="auto"/>
                <w:bottom w:val="none" w:sz="0" w:space="0" w:color="auto"/>
                <w:right w:val="none" w:sz="0" w:space="0" w:color="auto"/>
              </w:divBdr>
            </w:div>
            <w:div w:id="1228878426">
              <w:marLeft w:val="0"/>
              <w:marRight w:val="0"/>
              <w:marTop w:val="0"/>
              <w:marBottom w:val="0"/>
              <w:divBdr>
                <w:top w:val="none" w:sz="0" w:space="0" w:color="auto"/>
                <w:left w:val="none" w:sz="0" w:space="0" w:color="auto"/>
                <w:bottom w:val="none" w:sz="0" w:space="0" w:color="auto"/>
                <w:right w:val="none" w:sz="0" w:space="0" w:color="auto"/>
              </w:divBdr>
            </w:div>
            <w:div w:id="1237281584">
              <w:marLeft w:val="0"/>
              <w:marRight w:val="0"/>
              <w:marTop w:val="0"/>
              <w:marBottom w:val="0"/>
              <w:divBdr>
                <w:top w:val="none" w:sz="0" w:space="0" w:color="auto"/>
                <w:left w:val="none" w:sz="0" w:space="0" w:color="auto"/>
                <w:bottom w:val="none" w:sz="0" w:space="0" w:color="auto"/>
                <w:right w:val="none" w:sz="0" w:space="0" w:color="auto"/>
              </w:divBdr>
            </w:div>
            <w:div w:id="1237521422">
              <w:marLeft w:val="0"/>
              <w:marRight w:val="0"/>
              <w:marTop w:val="0"/>
              <w:marBottom w:val="0"/>
              <w:divBdr>
                <w:top w:val="none" w:sz="0" w:space="0" w:color="auto"/>
                <w:left w:val="none" w:sz="0" w:space="0" w:color="auto"/>
                <w:bottom w:val="none" w:sz="0" w:space="0" w:color="auto"/>
                <w:right w:val="none" w:sz="0" w:space="0" w:color="auto"/>
              </w:divBdr>
            </w:div>
            <w:div w:id="1239171072">
              <w:marLeft w:val="0"/>
              <w:marRight w:val="0"/>
              <w:marTop w:val="0"/>
              <w:marBottom w:val="0"/>
              <w:divBdr>
                <w:top w:val="none" w:sz="0" w:space="0" w:color="auto"/>
                <w:left w:val="none" w:sz="0" w:space="0" w:color="auto"/>
                <w:bottom w:val="none" w:sz="0" w:space="0" w:color="auto"/>
                <w:right w:val="none" w:sz="0" w:space="0" w:color="auto"/>
              </w:divBdr>
            </w:div>
            <w:div w:id="1257985383">
              <w:marLeft w:val="0"/>
              <w:marRight w:val="0"/>
              <w:marTop w:val="0"/>
              <w:marBottom w:val="0"/>
              <w:divBdr>
                <w:top w:val="none" w:sz="0" w:space="0" w:color="auto"/>
                <w:left w:val="none" w:sz="0" w:space="0" w:color="auto"/>
                <w:bottom w:val="none" w:sz="0" w:space="0" w:color="auto"/>
                <w:right w:val="none" w:sz="0" w:space="0" w:color="auto"/>
              </w:divBdr>
            </w:div>
            <w:div w:id="1282564999">
              <w:marLeft w:val="0"/>
              <w:marRight w:val="0"/>
              <w:marTop w:val="0"/>
              <w:marBottom w:val="0"/>
              <w:divBdr>
                <w:top w:val="none" w:sz="0" w:space="0" w:color="auto"/>
                <w:left w:val="none" w:sz="0" w:space="0" w:color="auto"/>
                <w:bottom w:val="none" w:sz="0" w:space="0" w:color="auto"/>
                <w:right w:val="none" w:sz="0" w:space="0" w:color="auto"/>
              </w:divBdr>
            </w:div>
            <w:div w:id="1292858884">
              <w:marLeft w:val="0"/>
              <w:marRight w:val="0"/>
              <w:marTop w:val="0"/>
              <w:marBottom w:val="0"/>
              <w:divBdr>
                <w:top w:val="none" w:sz="0" w:space="0" w:color="auto"/>
                <w:left w:val="none" w:sz="0" w:space="0" w:color="auto"/>
                <w:bottom w:val="none" w:sz="0" w:space="0" w:color="auto"/>
                <w:right w:val="none" w:sz="0" w:space="0" w:color="auto"/>
              </w:divBdr>
            </w:div>
            <w:div w:id="1297219894">
              <w:marLeft w:val="0"/>
              <w:marRight w:val="0"/>
              <w:marTop w:val="0"/>
              <w:marBottom w:val="0"/>
              <w:divBdr>
                <w:top w:val="none" w:sz="0" w:space="0" w:color="auto"/>
                <w:left w:val="none" w:sz="0" w:space="0" w:color="auto"/>
                <w:bottom w:val="none" w:sz="0" w:space="0" w:color="auto"/>
                <w:right w:val="none" w:sz="0" w:space="0" w:color="auto"/>
              </w:divBdr>
            </w:div>
            <w:div w:id="1343050685">
              <w:marLeft w:val="0"/>
              <w:marRight w:val="0"/>
              <w:marTop w:val="0"/>
              <w:marBottom w:val="0"/>
              <w:divBdr>
                <w:top w:val="none" w:sz="0" w:space="0" w:color="auto"/>
                <w:left w:val="none" w:sz="0" w:space="0" w:color="auto"/>
                <w:bottom w:val="none" w:sz="0" w:space="0" w:color="auto"/>
                <w:right w:val="none" w:sz="0" w:space="0" w:color="auto"/>
              </w:divBdr>
            </w:div>
            <w:div w:id="1351830942">
              <w:marLeft w:val="0"/>
              <w:marRight w:val="0"/>
              <w:marTop w:val="0"/>
              <w:marBottom w:val="0"/>
              <w:divBdr>
                <w:top w:val="none" w:sz="0" w:space="0" w:color="auto"/>
                <w:left w:val="none" w:sz="0" w:space="0" w:color="auto"/>
                <w:bottom w:val="none" w:sz="0" w:space="0" w:color="auto"/>
                <w:right w:val="none" w:sz="0" w:space="0" w:color="auto"/>
              </w:divBdr>
            </w:div>
            <w:div w:id="1359576228">
              <w:marLeft w:val="0"/>
              <w:marRight w:val="0"/>
              <w:marTop w:val="0"/>
              <w:marBottom w:val="0"/>
              <w:divBdr>
                <w:top w:val="none" w:sz="0" w:space="0" w:color="auto"/>
                <w:left w:val="none" w:sz="0" w:space="0" w:color="auto"/>
                <w:bottom w:val="none" w:sz="0" w:space="0" w:color="auto"/>
                <w:right w:val="none" w:sz="0" w:space="0" w:color="auto"/>
              </w:divBdr>
            </w:div>
            <w:div w:id="1375420667">
              <w:marLeft w:val="0"/>
              <w:marRight w:val="0"/>
              <w:marTop w:val="0"/>
              <w:marBottom w:val="0"/>
              <w:divBdr>
                <w:top w:val="none" w:sz="0" w:space="0" w:color="auto"/>
                <w:left w:val="none" w:sz="0" w:space="0" w:color="auto"/>
                <w:bottom w:val="none" w:sz="0" w:space="0" w:color="auto"/>
                <w:right w:val="none" w:sz="0" w:space="0" w:color="auto"/>
              </w:divBdr>
            </w:div>
            <w:div w:id="1386950079">
              <w:marLeft w:val="0"/>
              <w:marRight w:val="0"/>
              <w:marTop w:val="0"/>
              <w:marBottom w:val="0"/>
              <w:divBdr>
                <w:top w:val="none" w:sz="0" w:space="0" w:color="auto"/>
                <w:left w:val="none" w:sz="0" w:space="0" w:color="auto"/>
                <w:bottom w:val="none" w:sz="0" w:space="0" w:color="auto"/>
                <w:right w:val="none" w:sz="0" w:space="0" w:color="auto"/>
              </w:divBdr>
            </w:div>
            <w:div w:id="1393458992">
              <w:marLeft w:val="0"/>
              <w:marRight w:val="0"/>
              <w:marTop w:val="0"/>
              <w:marBottom w:val="0"/>
              <w:divBdr>
                <w:top w:val="none" w:sz="0" w:space="0" w:color="auto"/>
                <w:left w:val="none" w:sz="0" w:space="0" w:color="auto"/>
                <w:bottom w:val="none" w:sz="0" w:space="0" w:color="auto"/>
                <w:right w:val="none" w:sz="0" w:space="0" w:color="auto"/>
              </w:divBdr>
            </w:div>
            <w:div w:id="1395852670">
              <w:marLeft w:val="0"/>
              <w:marRight w:val="0"/>
              <w:marTop w:val="0"/>
              <w:marBottom w:val="0"/>
              <w:divBdr>
                <w:top w:val="none" w:sz="0" w:space="0" w:color="auto"/>
                <w:left w:val="none" w:sz="0" w:space="0" w:color="auto"/>
                <w:bottom w:val="none" w:sz="0" w:space="0" w:color="auto"/>
                <w:right w:val="none" w:sz="0" w:space="0" w:color="auto"/>
              </w:divBdr>
            </w:div>
            <w:div w:id="1411662079">
              <w:marLeft w:val="0"/>
              <w:marRight w:val="0"/>
              <w:marTop w:val="0"/>
              <w:marBottom w:val="0"/>
              <w:divBdr>
                <w:top w:val="none" w:sz="0" w:space="0" w:color="auto"/>
                <w:left w:val="none" w:sz="0" w:space="0" w:color="auto"/>
                <w:bottom w:val="none" w:sz="0" w:space="0" w:color="auto"/>
                <w:right w:val="none" w:sz="0" w:space="0" w:color="auto"/>
              </w:divBdr>
            </w:div>
            <w:div w:id="1413119638">
              <w:marLeft w:val="0"/>
              <w:marRight w:val="0"/>
              <w:marTop w:val="0"/>
              <w:marBottom w:val="0"/>
              <w:divBdr>
                <w:top w:val="none" w:sz="0" w:space="0" w:color="auto"/>
                <w:left w:val="none" w:sz="0" w:space="0" w:color="auto"/>
                <w:bottom w:val="none" w:sz="0" w:space="0" w:color="auto"/>
                <w:right w:val="none" w:sz="0" w:space="0" w:color="auto"/>
              </w:divBdr>
            </w:div>
            <w:div w:id="1424759868">
              <w:marLeft w:val="0"/>
              <w:marRight w:val="0"/>
              <w:marTop w:val="0"/>
              <w:marBottom w:val="0"/>
              <w:divBdr>
                <w:top w:val="none" w:sz="0" w:space="0" w:color="auto"/>
                <w:left w:val="none" w:sz="0" w:space="0" w:color="auto"/>
                <w:bottom w:val="none" w:sz="0" w:space="0" w:color="auto"/>
                <w:right w:val="none" w:sz="0" w:space="0" w:color="auto"/>
              </w:divBdr>
            </w:div>
            <w:div w:id="1435712169">
              <w:marLeft w:val="0"/>
              <w:marRight w:val="0"/>
              <w:marTop w:val="0"/>
              <w:marBottom w:val="0"/>
              <w:divBdr>
                <w:top w:val="none" w:sz="0" w:space="0" w:color="auto"/>
                <w:left w:val="none" w:sz="0" w:space="0" w:color="auto"/>
                <w:bottom w:val="none" w:sz="0" w:space="0" w:color="auto"/>
                <w:right w:val="none" w:sz="0" w:space="0" w:color="auto"/>
              </w:divBdr>
            </w:div>
            <w:div w:id="1438989310">
              <w:marLeft w:val="0"/>
              <w:marRight w:val="0"/>
              <w:marTop w:val="0"/>
              <w:marBottom w:val="0"/>
              <w:divBdr>
                <w:top w:val="none" w:sz="0" w:space="0" w:color="auto"/>
                <w:left w:val="none" w:sz="0" w:space="0" w:color="auto"/>
                <w:bottom w:val="none" w:sz="0" w:space="0" w:color="auto"/>
                <w:right w:val="none" w:sz="0" w:space="0" w:color="auto"/>
              </w:divBdr>
            </w:div>
            <w:div w:id="1439908838">
              <w:marLeft w:val="0"/>
              <w:marRight w:val="0"/>
              <w:marTop w:val="0"/>
              <w:marBottom w:val="0"/>
              <w:divBdr>
                <w:top w:val="none" w:sz="0" w:space="0" w:color="auto"/>
                <w:left w:val="none" w:sz="0" w:space="0" w:color="auto"/>
                <w:bottom w:val="none" w:sz="0" w:space="0" w:color="auto"/>
                <w:right w:val="none" w:sz="0" w:space="0" w:color="auto"/>
              </w:divBdr>
            </w:div>
            <w:div w:id="1441333864">
              <w:marLeft w:val="0"/>
              <w:marRight w:val="0"/>
              <w:marTop w:val="0"/>
              <w:marBottom w:val="0"/>
              <w:divBdr>
                <w:top w:val="none" w:sz="0" w:space="0" w:color="auto"/>
                <w:left w:val="none" w:sz="0" w:space="0" w:color="auto"/>
                <w:bottom w:val="none" w:sz="0" w:space="0" w:color="auto"/>
                <w:right w:val="none" w:sz="0" w:space="0" w:color="auto"/>
              </w:divBdr>
            </w:div>
            <w:div w:id="1468086089">
              <w:marLeft w:val="0"/>
              <w:marRight w:val="0"/>
              <w:marTop w:val="0"/>
              <w:marBottom w:val="0"/>
              <w:divBdr>
                <w:top w:val="none" w:sz="0" w:space="0" w:color="auto"/>
                <w:left w:val="none" w:sz="0" w:space="0" w:color="auto"/>
                <w:bottom w:val="none" w:sz="0" w:space="0" w:color="auto"/>
                <w:right w:val="none" w:sz="0" w:space="0" w:color="auto"/>
              </w:divBdr>
            </w:div>
            <w:div w:id="1468088473">
              <w:marLeft w:val="0"/>
              <w:marRight w:val="0"/>
              <w:marTop w:val="0"/>
              <w:marBottom w:val="0"/>
              <w:divBdr>
                <w:top w:val="none" w:sz="0" w:space="0" w:color="auto"/>
                <w:left w:val="none" w:sz="0" w:space="0" w:color="auto"/>
                <w:bottom w:val="none" w:sz="0" w:space="0" w:color="auto"/>
                <w:right w:val="none" w:sz="0" w:space="0" w:color="auto"/>
              </w:divBdr>
            </w:div>
            <w:div w:id="1469585424">
              <w:marLeft w:val="0"/>
              <w:marRight w:val="0"/>
              <w:marTop w:val="0"/>
              <w:marBottom w:val="0"/>
              <w:divBdr>
                <w:top w:val="none" w:sz="0" w:space="0" w:color="auto"/>
                <w:left w:val="none" w:sz="0" w:space="0" w:color="auto"/>
                <w:bottom w:val="none" w:sz="0" w:space="0" w:color="auto"/>
                <w:right w:val="none" w:sz="0" w:space="0" w:color="auto"/>
              </w:divBdr>
            </w:div>
            <w:div w:id="1471361084">
              <w:marLeft w:val="0"/>
              <w:marRight w:val="0"/>
              <w:marTop w:val="0"/>
              <w:marBottom w:val="0"/>
              <w:divBdr>
                <w:top w:val="none" w:sz="0" w:space="0" w:color="auto"/>
                <w:left w:val="none" w:sz="0" w:space="0" w:color="auto"/>
                <w:bottom w:val="none" w:sz="0" w:space="0" w:color="auto"/>
                <w:right w:val="none" w:sz="0" w:space="0" w:color="auto"/>
              </w:divBdr>
            </w:div>
            <w:div w:id="1481507632">
              <w:marLeft w:val="0"/>
              <w:marRight w:val="0"/>
              <w:marTop w:val="0"/>
              <w:marBottom w:val="0"/>
              <w:divBdr>
                <w:top w:val="none" w:sz="0" w:space="0" w:color="auto"/>
                <w:left w:val="none" w:sz="0" w:space="0" w:color="auto"/>
                <w:bottom w:val="none" w:sz="0" w:space="0" w:color="auto"/>
                <w:right w:val="none" w:sz="0" w:space="0" w:color="auto"/>
              </w:divBdr>
            </w:div>
            <w:div w:id="1509638959">
              <w:marLeft w:val="0"/>
              <w:marRight w:val="0"/>
              <w:marTop w:val="0"/>
              <w:marBottom w:val="0"/>
              <w:divBdr>
                <w:top w:val="none" w:sz="0" w:space="0" w:color="auto"/>
                <w:left w:val="none" w:sz="0" w:space="0" w:color="auto"/>
                <w:bottom w:val="none" w:sz="0" w:space="0" w:color="auto"/>
                <w:right w:val="none" w:sz="0" w:space="0" w:color="auto"/>
              </w:divBdr>
            </w:div>
            <w:div w:id="1516379368">
              <w:marLeft w:val="0"/>
              <w:marRight w:val="0"/>
              <w:marTop w:val="0"/>
              <w:marBottom w:val="0"/>
              <w:divBdr>
                <w:top w:val="none" w:sz="0" w:space="0" w:color="auto"/>
                <w:left w:val="none" w:sz="0" w:space="0" w:color="auto"/>
                <w:bottom w:val="none" w:sz="0" w:space="0" w:color="auto"/>
                <w:right w:val="none" w:sz="0" w:space="0" w:color="auto"/>
              </w:divBdr>
            </w:div>
            <w:div w:id="1529102715">
              <w:marLeft w:val="0"/>
              <w:marRight w:val="0"/>
              <w:marTop w:val="0"/>
              <w:marBottom w:val="0"/>
              <w:divBdr>
                <w:top w:val="none" w:sz="0" w:space="0" w:color="auto"/>
                <w:left w:val="none" w:sz="0" w:space="0" w:color="auto"/>
                <w:bottom w:val="none" w:sz="0" w:space="0" w:color="auto"/>
                <w:right w:val="none" w:sz="0" w:space="0" w:color="auto"/>
              </w:divBdr>
            </w:div>
            <w:div w:id="1529636572">
              <w:marLeft w:val="0"/>
              <w:marRight w:val="0"/>
              <w:marTop w:val="0"/>
              <w:marBottom w:val="0"/>
              <w:divBdr>
                <w:top w:val="none" w:sz="0" w:space="0" w:color="auto"/>
                <w:left w:val="none" w:sz="0" w:space="0" w:color="auto"/>
                <w:bottom w:val="none" w:sz="0" w:space="0" w:color="auto"/>
                <w:right w:val="none" w:sz="0" w:space="0" w:color="auto"/>
              </w:divBdr>
            </w:div>
            <w:div w:id="1539275248">
              <w:marLeft w:val="0"/>
              <w:marRight w:val="0"/>
              <w:marTop w:val="0"/>
              <w:marBottom w:val="0"/>
              <w:divBdr>
                <w:top w:val="none" w:sz="0" w:space="0" w:color="auto"/>
                <w:left w:val="none" w:sz="0" w:space="0" w:color="auto"/>
                <w:bottom w:val="none" w:sz="0" w:space="0" w:color="auto"/>
                <w:right w:val="none" w:sz="0" w:space="0" w:color="auto"/>
              </w:divBdr>
            </w:div>
            <w:div w:id="1554611089">
              <w:marLeft w:val="0"/>
              <w:marRight w:val="0"/>
              <w:marTop w:val="0"/>
              <w:marBottom w:val="0"/>
              <w:divBdr>
                <w:top w:val="none" w:sz="0" w:space="0" w:color="auto"/>
                <w:left w:val="none" w:sz="0" w:space="0" w:color="auto"/>
                <w:bottom w:val="none" w:sz="0" w:space="0" w:color="auto"/>
                <w:right w:val="none" w:sz="0" w:space="0" w:color="auto"/>
              </w:divBdr>
            </w:div>
            <w:div w:id="1576083087">
              <w:marLeft w:val="0"/>
              <w:marRight w:val="0"/>
              <w:marTop w:val="0"/>
              <w:marBottom w:val="0"/>
              <w:divBdr>
                <w:top w:val="none" w:sz="0" w:space="0" w:color="auto"/>
                <w:left w:val="none" w:sz="0" w:space="0" w:color="auto"/>
                <w:bottom w:val="none" w:sz="0" w:space="0" w:color="auto"/>
                <w:right w:val="none" w:sz="0" w:space="0" w:color="auto"/>
              </w:divBdr>
            </w:div>
            <w:div w:id="1581283212">
              <w:marLeft w:val="0"/>
              <w:marRight w:val="0"/>
              <w:marTop w:val="0"/>
              <w:marBottom w:val="0"/>
              <w:divBdr>
                <w:top w:val="none" w:sz="0" w:space="0" w:color="auto"/>
                <w:left w:val="none" w:sz="0" w:space="0" w:color="auto"/>
                <w:bottom w:val="none" w:sz="0" w:space="0" w:color="auto"/>
                <w:right w:val="none" w:sz="0" w:space="0" w:color="auto"/>
              </w:divBdr>
            </w:div>
            <w:div w:id="1594822680">
              <w:marLeft w:val="0"/>
              <w:marRight w:val="0"/>
              <w:marTop w:val="0"/>
              <w:marBottom w:val="0"/>
              <w:divBdr>
                <w:top w:val="none" w:sz="0" w:space="0" w:color="auto"/>
                <w:left w:val="none" w:sz="0" w:space="0" w:color="auto"/>
                <w:bottom w:val="none" w:sz="0" w:space="0" w:color="auto"/>
                <w:right w:val="none" w:sz="0" w:space="0" w:color="auto"/>
              </w:divBdr>
            </w:div>
            <w:div w:id="1595017353">
              <w:marLeft w:val="0"/>
              <w:marRight w:val="0"/>
              <w:marTop w:val="0"/>
              <w:marBottom w:val="0"/>
              <w:divBdr>
                <w:top w:val="none" w:sz="0" w:space="0" w:color="auto"/>
                <w:left w:val="none" w:sz="0" w:space="0" w:color="auto"/>
                <w:bottom w:val="none" w:sz="0" w:space="0" w:color="auto"/>
                <w:right w:val="none" w:sz="0" w:space="0" w:color="auto"/>
              </w:divBdr>
            </w:div>
            <w:div w:id="1604649202">
              <w:marLeft w:val="0"/>
              <w:marRight w:val="0"/>
              <w:marTop w:val="0"/>
              <w:marBottom w:val="0"/>
              <w:divBdr>
                <w:top w:val="none" w:sz="0" w:space="0" w:color="auto"/>
                <w:left w:val="none" w:sz="0" w:space="0" w:color="auto"/>
                <w:bottom w:val="none" w:sz="0" w:space="0" w:color="auto"/>
                <w:right w:val="none" w:sz="0" w:space="0" w:color="auto"/>
              </w:divBdr>
            </w:div>
            <w:div w:id="1610160278">
              <w:marLeft w:val="0"/>
              <w:marRight w:val="0"/>
              <w:marTop w:val="0"/>
              <w:marBottom w:val="0"/>
              <w:divBdr>
                <w:top w:val="none" w:sz="0" w:space="0" w:color="auto"/>
                <w:left w:val="none" w:sz="0" w:space="0" w:color="auto"/>
                <w:bottom w:val="none" w:sz="0" w:space="0" w:color="auto"/>
                <w:right w:val="none" w:sz="0" w:space="0" w:color="auto"/>
              </w:divBdr>
            </w:div>
            <w:div w:id="1623414870">
              <w:marLeft w:val="0"/>
              <w:marRight w:val="0"/>
              <w:marTop w:val="0"/>
              <w:marBottom w:val="0"/>
              <w:divBdr>
                <w:top w:val="none" w:sz="0" w:space="0" w:color="auto"/>
                <w:left w:val="none" w:sz="0" w:space="0" w:color="auto"/>
                <w:bottom w:val="none" w:sz="0" w:space="0" w:color="auto"/>
                <w:right w:val="none" w:sz="0" w:space="0" w:color="auto"/>
              </w:divBdr>
            </w:div>
            <w:div w:id="1662733387">
              <w:marLeft w:val="0"/>
              <w:marRight w:val="0"/>
              <w:marTop w:val="0"/>
              <w:marBottom w:val="0"/>
              <w:divBdr>
                <w:top w:val="none" w:sz="0" w:space="0" w:color="auto"/>
                <w:left w:val="none" w:sz="0" w:space="0" w:color="auto"/>
                <w:bottom w:val="none" w:sz="0" w:space="0" w:color="auto"/>
                <w:right w:val="none" w:sz="0" w:space="0" w:color="auto"/>
              </w:divBdr>
            </w:div>
            <w:div w:id="1667321388">
              <w:marLeft w:val="0"/>
              <w:marRight w:val="0"/>
              <w:marTop w:val="0"/>
              <w:marBottom w:val="0"/>
              <w:divBdr>
                <w:top w:val="none" w:sz="0" w:space="0" w:color="auto"/>
                <w:left w:val="none" w:sz="0" w:space="0" w:color="auto"/>
                <w:bottom w:val="none" w:sz="0" w:space="0" w:color="auto"/>
                <w:right w:val="none" w:sz="0" w:space="0" w:color="auto"/>
              </w:divBdr>
            </w:div>
            <w:div w:id="1673795669">
              <w:marLeft w:val="0"/>
              <w:marRight w:val="0"/>
              <w:marTop w:val="0"/>
              <w:marBottom w:val="0"/>
              <w:divBdr>
                <w:top w:val="none" w:sz="0" w:space="0" w:color="auto"/>
                <w:left w:val="none" w:sz="0" w:space="0" w:color="auto"/>
                <w:bottom w:val="none" w:sz="0" w:space="0" w:color="auto"/>
                <w:right w:val="none" w:sz="0" w:space="0" w:color="auto"/>
              </w:divBdr>
            </w:div>
            <w:div w:id="1685981743">
              <w:marLeft w:val="0"/>
              <w:marRight w:val="0"/>
              <w:marTop w:val="0"/>
              <w:marBottom w:val="0"/>
              <w:divBdr>
                <w:top w:val="none" w:sz="0" w:space="0" w:color="auto"/>
                <w:left w:val="none" w:sz="0" w:space="0" w:color="auto"/>
                <w:bottom w:val="none" w:sz="0" w:space="0" w:color="auto"/>
                <w:right w:val="none" w:sz="0" w:space="0" w:color="auto"/>
              </w:divBdr>
            </w:div>
            <w:div w:id="1691953046">
              <w:marLeft w:val="0"/>
              <w:marRight w:val="0"/>
              <w:marTop w:val="0"/>
              <w:marBottom w:val="0"/>
              <w:divBdr>
                <w:top w:val="none" w:sz="0" w:space="0" w:color="auto"/>
                <w:left w:val="none" w:sz="0" w:space="0" w:color="auto"/>
                <w:bottom w:val="none" w:sz="0" w:space="0" w:color="auto"/>
                <w:right w:val="none" w:sz="0" w:space="0" w:color="auto"/>
              </w:divBdr>
            </w:div>
            <w:div w:id="1693342162">
              <w:marLeft w:val="0"/>
              <w:marRight w:val="0"/>
              <w:marTop w:val="0"/>
              <w:marBottom w:val="0"/>
              <w:divBdr>
                <w:top w:val="none" w:sz="0" w:space="0" w:color="auto"/>
                <w:left w:val="none" w:sz="0" w:space="0" w:color="auto"/>
                <w:bottom w:val="none" w:sz="0" w:space="0" w:color="auto"/>
                <w:right w:val="none" w:sz="0" w:space="0" w:color="auto"/>
              </w:divBdr>
            </w:div>
            <w:div w:id="1705137562">
              <w:marLeft w:val="0"/>
              <w:marRight w:val="0"/>
              <w:marTop w:val="0"/>
              <w:marBottom w:val="0"/>
              <w:divBdr>
                <w:top w:val="none" w:sz="0" w:space="0" w:color="auto"/>
                <w:left w:val="none" w:sz="0" w:space="0" w:color="auto"/>
                <w:bottom w:val="none" w:sz="0" w:space="0" w:color="auto"/>
                <w:right w:val="none" w:sz="0" w:space="0" w:color="auto"/>
              </w:divBdr>
            </w:div>
            <w:div w:id="1736974264">
              <w:marLeft w:val="0"/>
              <w:marRight w:val="0"/>
              <w:marTop w:val="0"/>
              <w:marBottom w:val="0"/>
              <w:divBdr>
                <w:top w:val="none" w:sz="0" w:space="0" w:color="auto"/>
                <w:left w:val="none" w:sz="0" w:space="0" w:color="auto"/>
                <w:bottom w:val="none" w:sz="0" w:space="0" w:color="auto"/>
                <w:right w:val="none" w:sz="0" w:space="0" w:color="auto"/>
              </w:divBdr>
            </w:div>
            <w:div w:id="1749620301">
              <w:marLeft w:val="0"/>
              <w:marRight w:val="0"/>
              <w:marTop w:val="0"/>
              <w:marBottom w:val="0"/>
              <w:divBdr>
                <w:top w:val="none" w:sz="0" w:space="0" w:color="auto"/>
                <w:left w:val="none" w:sz="0" w:space="0" w:color="auto"/>
                <w:bottom w:val="none" w:sz="0" w:space="0" w:color="auto"/>
                <w:right w:val="none" w:sz="0" w:space="0" w:color="auto"/>
              </w:divBdr>
            </w:div>
            <w:div w:id="1756583309">
              <w:marLeft w:val="0"/>
              <w:marRight w:val="0"/>
              <w:marTop w:val="0"/>
              <w:marBottom w:val="0"/>
              <w:divBdr>
                <w:top w:val="none" w:sz="0" w:space="0" w:color="auto"/>
                <w:left w:val="none" w:sz="0" w:space="0" w:color="auto"/>
                <w:bottom w:val="none" w:sz="0" w:space="0" w:color="auto"/>
                <w:right w:val="none" w:sz="0" w:space="0" w:color="auto"/>
              </w:divBdr>
            </w:div>
            <w:div w:id="1771702826">
              <w:marLeft w:val="0"/>
              <w:marRight w:val="0"/>
              <w:marTop w:val="0"/>
              <w:marBottom w:val="0"/>
              <w:divBdr>
                <w:top w:val="none" w:sz="0" w:space="0" w:color="auto"/>
                <w:left w:val="none" w:sz="0" w:space="0" w:color="auto"/>
                <w:bottom w:val="none" w:sz="0" w:space="0" w:color="auto"/>
                <w:right w:val="none" w:sz="0" w:space="0" w:color="auto"/>
              </w:divBdr>
            </w:div>
            <w:div w:id="1811290981">
              <w:marLeft w:val="0"/>
              <w:marRight w:val="0"/>
              <w:marTop w:val="0"/>
              <w:marBottom w:val="0"/>
              <w:divBdr>
                <w:top w:val="none" w:sz="0" w:space="0" w:color="auto"/>
                <w:left w:val="none" w:sz="0" w:space="0" w:color="auto"/>
                <w:bottom w:val="none" w:sz="0" w:space="0" w:color="auto"/>
                <w:right w:val="none" w:sz="0" w:space="0" w:color="auto"/>
              </w:divBdr>
            </w:div>
            <w:div w:id="1815217044">
              <w:marLeft w:val="0"/>
              <w:marRight w:val="0"/>
              <w:marTop w:val="0"/>
              <w:marBottom w:val="0"/>
              <w:divBdr>
                <w:top w:val="none" w:sz="0" w:space="0" w:color="auto"/>
                <w:left w:val="none" w:sz="0" w:space="0" w:color="auto"/>
                <w:bottom w:val="none" w:sz="0" w:space="0" w:color="auto"/>
                <w:right w:val="none" w:sz="0" w:space="0" w:color="auto"/>
              </w:divBdr>
            </w:div>
            <w:div w:id="1844927350">
              <w:marLeft w:val="0"/>
              <w:marRight w:val="0"/>
              <w:marTop w:val="0"/>
              <w:marBottom w:val="0"/>
              <w:divBdr>
                <w:top w:val="none" w:sz="0" w:space="0" w:color="auto"/>
                <w:left w:val="none" w:sz="0" w:space="0" w:color="auto"/>
                <w:bottom w:val="none" w:sz="0" w:space="0" w:color="auto"/>
                <w:right w:val="none" w:sz="0" w:space="0" w:color="auto"/>
              </w:divBdr>
            </w:div>
            <w:div w:id="1845440412">
              <w:marLeft w:val="0"/>
              <w:marRight w:val="0"/>
              <w:marTop w:val="0"/>
              <w:marBottom w:val="0"/>
              <w:divBdr>
                <w:top w:val="none" w:sz="0" w:space="0" w:color="auto"/>
                <w:left w:val="none" w:sz="0" w:space="0" w:color="auto"/>
                <w:bottom w:val="none" w:sz="0" w:space="0" w:color="auto"/>
                <w:right w:val="none" w:sz="0" w:space="0" w:color="auto"/>
              </w:divBdr>
            </w:div>
            <w:div w:id="1856571719">
              <w:marLeft w:val="0"/>
              <w:marRight w:val="0"/>
              <w:marTop w:val="0"/>
              <w:marBottom w:val="0"/>
              <w:divBdr>
                <w:top w:val="none" w:sz="0" w:space="0" w:color="auto"/>
                <w:left w:val="none" w:sz="0" w:space="0" w:color="auto"/>
                <w:bottom w:val="none" w:sz="0" w:space="0" w:color="auto"/>
                <w:right w:val="none" w:sz="0" w:space="0" w:color="auto"/>
              </w:divBdr>
            </w:div>
            <w:div w:id="1869176835">
              <w:marLeft w:val="0"/>
              <w:marRight w:val="0"/>
              <w:marTop w:val="0"/>
              <w:marBottom w:val="0"/>
              <w:divBdr>
                <w:top w:val="none" w:sz="0" w:space="0" w:color="auto"/>
                <w:left w:val="none" w:sz="0" w:space="0" w:color="auto"/>
                <w:bottom w:val="none" w:sz="0" w:space="0" w:color="auto"/>
                <w:right w:val="none" w:sz="0" w:space="0" w:color="auto"/>
              </w:divBdr>
            </w:div>
            <w:div w:id="1886521762">
              <w:marLeft w:val="0"/>
              <w:marRight w:val="0"/>
              <w:marTop w:val="0"/>
              <w:marBottom w:val="0"/>
              <w:divBdr>
                <w:top w:val="none" w:sz="0" w:space="0" w:color="auto"/>
                <w:left w:val="none" w:sz="0" w:space="0" w:color="auto"/>
                <w:bottom w:val="none" w:sz="0" w:space="0" w:color="auto"/>
                <w:right w:val="none" w:sz="0" w:space="0" w:color="auto"/>
              </w:divBdr>
            </w:div>
            <w:div w:id="1899590560">
              <w:marLeft w:val="0"/>
              <w:marRight w:val="0"/>
              <w:marTop w:val="0"/>
              <w:marBottom w:val="0"/>
              <w:divBdr>
                <w:top w:val="none" w:sz="0" w:space="0" w:color="auto"/>
                <w:left w:val="none" w:sz="0" w:space="0" w:color="auto"/>
                <w:bottom w:val="none" w:sz="0" w:space="0" w:color="auto"/>
                <w:right w:val="none" w:sz="0" w:space="0" w:color="auto"/>
              </w:divBdr>
            </w:div>
            <w:div w:id="1899854188">
              <w:marLeft w:val="0"/>
              <w:marRight w:val="0"/>
              <w:marTop w:val="0"/>
              <w:marBottom w:val="0"/>
              <w:divBdr>
                <w:top w:val="none" w:sz="0" w:space="0" w:color="auto"/>
                <w:left w:val="none" w:sz="0" w:space="0" w:color="auto"/>
                <w:bottom w:val="none" w:sz="0" w:space="0" w:color="auto"/>
                <w:right w:val="none" w:sz="0" w:space="0" w:color="auto"/>
              </w:divBdr>
            </w:div>
            <w:div w:id="1908490871">
              <w:marLeft w:val="0"/>
              <w:marRight w:val="0"/>
              <w:marTop w:val="0"/>
              <w:marBottom w:val="0"/>
              <w:divBdr>
                <w:top w:val="none" w:sz="0" w:space="0" w:color="auto"/>
                <w:left w:val="none" w:sz="0" w:space="0" w:color="auto"/>
                <w:bottom w:val="none" w:sz="0" w:space="0" w:color="auto"/>
                <w:right w:val="none" w:sz="0" w:space="0" w:color="auto"/>
              </w:divBdr>
            </w:div>
            <w:div w:id="1923299656">
              <w:marLeft w:val="0"/>
              <w:marRight w:val="0"/>
              <w:marTop w:val="0"/>
              <w:marBottom w:val="0"/>
              <w:divBdr>
                <w:top w:val="none" w:sz="0" w:space="0" w:color="auto"/>
                <w:left w:val="none" w:sz="0" w:space="0" w:color="auto"/>
                <w:bottom w:val="none" w:sz="0" w:space="0" w:color="auto"/>
                <w:right w:val="none" w:sz="0" w:space="0" w:color="auto"/>
              </w:divBdr>
            </w:div>
            <w:div w:id="1928730432">
              <w:marLeft w:val="0"/>
              <w:marRight w:val="0"/>
              <w:marTop w:val="0"/>
              <w:marBottom w:val="0"/>
              <w:divBdr>
                <w:top w:val="none" w:sz="0" w:space="0" w:color="auto"/>
                <w:left w:val="none" w:sz="0" w:space="0" w:color="auto"/>
                <w:bottom w:val="none" w:sz="0" w:space="0" w:color="auto"/>
                <w:right w:val="none" w:sz="0" w:space="0" w:color="auto"/>
              </w:divBdr>
            </w:div>
            <w:div w:id="1938097917">
              <w:marLeft w:val="0"/>
              <w:marRight w:val="0"/>
              <w:marTop w:val="0"/>
              <w:marBottom w:val="0"/>
              <w:divBdr>
                <w:top w:val="none" w:sz="0" w:space="0" w:color="auto"/>
                <w:left w:val="none" w:sz="0" w:space="0" w:color="auto"/>
                <w:bottom w:val="none" w:sz="0" w:space="0" w:color="auto"/>
                <w:right w:val="none" w:sz="0" w:space="0" w:color="auto"/>
              </w:divBdr>
            </w:div>
            <w:div w:id="1943025193">
              <w:marLeft w:val="0"/>
              <w:marRight w:val="0"/>
              <w:marTop w:val="0"/>
              <w:marBottom w:val="0"/>
              <w:divBdr>
                <w:top w:val="none" w:sz="0" w:space="0" w:color="auto"/>
                <w:left w:val="none" w:sz="0" w:space="0" w:color="auto"/>
                <w:bottom w:val="none" w:sz="0" w:space="0" w:color="auto"/>
                <w:right w:val="none" w:sz="0" w:space="0" w:color="auto"/>
              </w:divBdr>
            </w:div>
            <w:div w:id="1945650710">
              <w:marLeft w:val="0"/>
              <w:marRight w:val="0"/>
              <w:marTop w:val="0"/>
              <w:marBottom w:val="0"/>
              <w:divBdr>
                <w:top w:val="none" w:sz="0" w:space="0" w:color="auto"/>
                <w:left w:val="none" w:sz="0" w:space="0" w:color="auto"/>
                <w:bottom w:val="none" w:sz="0" w:space="0" w:color="auto"/>
                <w:right w:val="none" w:sz="0" w:space="0" w:color="auto"/>
              </w:divBdr>
            </w:div>
            <w:div w:id="1970085186">
              <w:marLeft w:val="0"/>
              <w:marRight w:val="0"/>
              <w:marTop w:val="0"/>
              <w:marBottom w:val="0"/>
              <w:divBdr>
                <w:top w:val="none" w:sz="0" w:space="0" w:color="auto"/>
                <w:left w:val="none" w:sz="0" w:space="0" w:color="auto"/>
                <w:bottom w:val="none" w:sz="0" w:space="0" w:color="auto"/>
                <w:right w:val="none" w:sz="0" w:space="0" w:color="auto"/>
              </w:divBdr>
            </w:div>
            <w:div w:id="1985428901">
              <w:marLeft w:val="0"/>
              <w:marRight w:val="0"/>
              <w:marTop w:val="0"/>
              <w:marBottom w:val="0"/>
              <w:divBdr>
                <w:top w:val="none" w:sz="0" w:space="0" w:color="auto"/>
                <w:left w:val="none" w:sz="0" w:space="0" w:color="auto"/>
                <w:bottom w:val="none" w:sz="0" w:space="0" w:color="auto"/>
                <w:right w:val="none" w:sz="0" w:space="0" w:color="auto"/>
              </w:divBdr>
            </w:div>
            <w:div w:id="2001695518">
              <w:marLeft w:val="0"/>
              <w:marRight w:val="0"/>
              <w:marTop w:val="0"/>
              <w:marBottom w:val="0"/>
              <w:divBdr>
                <w:top w:val="none" w:sz="0" w:space="0" w:color="auto"/>
                <w:left w:val="none" w:sz="0" w:space="0" w:color="auto"/>
                <w:bottom w:val="none" w:sz="0" w:space="0" w:color="auto"/>
                <w:right w:val="none" w:sz="0" w:space="0" w:color="auto"/>
              </w:divBdr>
            </w:div>
            <w:div w:id="2004310561">
              <w:marLeft w:val="0"/>
              <w:marRight w:val="0"/>
              <w:marTop w:val="0"/>
              <w:marBottom w:val="0"/>
              <w:divBdr>
                <w:top w:val="none" w:sz="0" w:space="0" w:color="auto"/>
                <w:left w:val="none" w:sz="0" w:space="0" w:color="auto"/>
                <w:bottom w:val="none" w:sz="0" w:space="0" w:color="auto"/>
                <w:right w:val="none" w:sz="0" w:space="0" w:color="auto"/>
              </w:divBdr>
            </w:div>
            <w:div w:id="2007785240">
              <w:marLeft w:val="0"/>
              <w:marRight w:val="0"/>
              <w:marTop w:val="0"/>
              <w:marBottom w:val="0"/>
              <w:divBdr>
                <w:top w:val="none" w:sz="0" w:space="0" w:color="auto"/>
                <w:left w:val="none" w:sz="0" w:space="0" w:color="auto"/>
                <w:bottom w:val="none" w:sz="0" w:space="0" w:color="auto"/>
                <w:right w:val="none" w:sz="0" w:space="0" w:color="auto"/>
              </w:divBdr>
            </w:div>
            <w:div w:id="2015188085">
              <w:marLeft w:val="0"/>
              <w:marRight w:val="0"/>
              <w:marTop w:val="0"/>
              <w:marBottom w:val="0"/>
              <w:divBdr>
                <w:top w:val="none" w:sz="0" w:space="0" w:color="auto"/>
                <w:left w:val="none" w:sz="0" w:space="0" w:color="auto"/>
                <w:bottom w:val="none" w:sz="0" w:space="0" w:color="auto"/>
                <w:right w:val="none" w:sz="0" w:space="0" w:color="auto"/>
              </w:divBdr>
            </w:div>
            <w:div w:id="2036730185">
              <w:marLeft w:val="0"/>
              <w:marRight w:val="0"/>
              <w:marTop w:val="0"/>
              <w:marBottom w:val="0"/>
              <w:divBdr>
                <w:top w:val="none" w:sz="0" w:space="0" w:color="auto"/>
                <w:left w:val="none" w:sz="0" w:space="0" w:color="auto"/>
                <w:bottom w:val="none" w:sz="0" w:space="0" w:color="auto"/>
                <w:right w:val="none" w:sz="0" w:space="0" w:color="auto"/>
              </w:divBdr>
            </w:div>
            <w:div w:id="2062358951">
              <w:marLeft w:val="0"/>
              <w:marRight w:val="0"/>
              <w:marTop w:val="0"/>
              <w:marBottom w:val="0"/>
              <w:divBdr>
                <w:top w:val="none" w:sz="0" w:space="0" w:color="auto"/>
                <w:left w:val="none" w:sz="0" w:space="0" w:color="auto"/>
                <w:bottom w:val="none" w:sz="0" w:space="0" w:color="auto"/>
                <w:right w:val="none" w:sz="0" w:space="0" w:color="auto"/>
              </w:divBdr>
            </w:div>
            <w:div w:id="2068871940">
              <w:marLeft w:val="0"/>
              <w:marRight w:val="0"/>
              <w:marTop w:val="0"/>
              <w:marBottom w:val="0"/>
              <w:divBdr>
                <w:top w:val="none" w:sz="0" w:space="0" w:color="auto"/>
                <w:left w:val="none" w:sz="0" w:space="0" w:color="auto"/>
                <w:bottom w:val="none" w:sz="0" w:space="0" w:color="auto"/>
                <w:right w:val="none" w:sz="0" w:space="0" w:color="auto"/>
              </w:divBdr>
            </w:div>
            <w:div w:id="2076315188">
              <w:marLeft w:val="0"/>
              <w:marRight w:val="0"/>
              <w:marTop w:val="0"/>
              <w:marBottom w:val="0"/>
              <w:divBdr>
                <w:top w:val="none" w:sz="0" w:space="0" w:color="auto"/>
                <w:left w:val="none" w:sz="0" w:space="0" w:color="auto"/>
                <w:bottom w:val="none" w:sz="0" w:space="0" w:color="auto"/>
                <w:right w:val="none" w:sz="0" w:space="0" w:color="auto"/>
              </w:divBdr>
            </w:div>
            <w:div w:id="2078476443">
              <w:marLeft w:val="0"/>
              <w:marRight w:val="0"/>
              <w:marTop w:val="0"/>
              <w:marBottom w:val="0"/>
              <w:divBdr>
                <w:top w:val="none" w:sz="0" w:space="0" w:color="auto"/>
                <w:left w:val="none" w:sz="0" w:space="0" w:color="auto"/>
                <w:bottom w:val="none" w:sz="0" w:space="0" w:color="auto"/>
                <w:right w:val="none" w:sz="0" w:space="0" w:color="auto"/>
              </w:divBdr>
            </w:div>
            <w:div w:id="2083990325">
              <w:marLeft w:val="0"/>
              <w:marRight w:val="0"/>
              <w:marTop w:val="0"/>
              <w:marBottom w:val="0"/>
              <w:divBdr>
                <w:top w:val="none" w:sz="0" w:space="0" w:color="auto"/>
                <w:left w:val="none" w:sz="0" w:space="0" w:color="auto"/>
                <w:bottom w:val="none" w:sz="0" w:space="0" w:color="auto"/>
                <w:right w:val="none" w:sz="0" w:space="0" w:color="auto"/>
              </w:divBdr>
            </w:div>
            <w:div w:id="2091417144">
              <w:marLeft w:val="0"/>
              <w:marRight w:val="0"/>
              <w:marTop w:val="0"/>
              <w:marBottom w:val="0"/>
              <w:divBdr>
                <w:top w:val="none" w:sz="0" w:space="0" w:color="auto"/>
                <w:left w:val="none" w:sz="0" w:space="0" w:color="auto"/>
                <w:bottom w:val="none" w:sz="0" w:space="0" w:color="auto"/>
                <w:right w:val="none" w:sz="0" w:space="0" w:color="auto"/>
              </w:divBdr>
            </w:div>
            <w:div w:id="2107847826">
              <w:marLeft w:val="0"/>
              <w:marRight w:val="0"/>
              <w:marTop w:val="0"/>
              <w:marBottom w:val="0"/>
              <w:divBdr>
                <w:top w:val="none" w:sz="0" w:space="0" w:color="auto"/>
                <w:left w:val="none" w:sz="0" w:space="0" w:color="auto"/>
                <w:bottom w:val="none" w:sz="0" w:space="0" w:color="auto"/>
                <w:right w:val="none" w:sz="0" w:space="0" w:color="auto"/>
              </w:divBdr>
            </w:div>
            <w:div w:id="2119835556">
              <w:marLeft w:val="0"/>
              <w:marRight w:val="0"/>
              <w:marTop w:val="0"/>
              <w:marBottom w:val="0"/>
              <w:divBdr>
                <w:top w:val="none" w:sz="0" w:space="0" w:color="auto"/>
                <w:left w:val="none" w:sz="0" w:space="0" w:color="auto"/>
                <w:bottom w:val="none" w:sz="0" w:space="0" w:color="auto"/>
                <w:right w:val="none" w:sz="0" w:space="0" w:color="auto"/>
              </w:divBdr>
            </w:div>
            <w:div w:id="2130199068">
              <w:marLeft w:val="0"/>
              <w:marRight w:val="0"/>
              <w:marTop w:val="0"/>
              <w:marBottom w:val="0"/>
              <w:divBdr>
                <w:top w:val="none" w:sz="0" w:space="0" w:color="auto"/>
                <w:left w:val="none" w:sz="0" w:space="0" w:color="auto"/>
                <w:bottom w:val="none" w:sz="0" w:space="0" w:color="auto"/>
                <w:right w:val="none" w:sz="0" w:space="0" w:color="auto"/>
              </w:divBdr>
            </w:div>
            <w:div w:id="213282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4158">
      <w:bodyDiv w:val="1"/>
      <w:marLeft w:val="0"/>
      <w:marRight w:val="0"/>
      <w:marTop w:val="0"/>
      <w:marBottom w:val="0"/>
      <w:divBdr>
        <w:top w:val="none" w:sz="0" w:space="0" w:color="auto"/>
        <w:left w:val="none" w:sz="0" w:space="0" w:color="auto"/>
        <w:bottom w:val="none" w:sz="0" w:space="0" w:color="auto"/>
        <w:right w:val="none" w:sz="0" w:space="0" w:color="auto"/>
      </w:divBdr>
      <w:divsChild>
        <w:div w:id="105926451">
          <w:marLeft w:val="0"/>
          <w:marRight w:val="0"/>
          <w:marTop w:val="0"/>
          <w:marBottom w:val="0"/>
          <w:divBdr>
            <w:top w:val="none" w:sz="0" w:space="0" w:color="auto"/>
            <w:left w:val="none" w:sz="0" w:space="0" w:color="auto"/>
            <w:bottom w:val="none" w:sz="0" w:space="0" w:color="auto"/>
            <w:right w:val="none" w:sz="0" w:space="0" w:color="auto"/>
          </w:divBdr>
          <w:divsChild>
            <w:div w:id="75826379">
              <w:marLeft w:val="0"/>
              <w:marRight w:val="0"/>
              <w:marTop w:val="0"/>
              <w:marBottom w:val="0"/>
              <w:divBdr>
                <w:top w:val="none" w:sz="0" w:space="0" w:color="auto"/>
                <w:left w:val="none" w:sz="0" w:space="0" w:color="auto"/>
                <w:bottom w:val="none" w:sz="0" w:space="0" w:color="auto"/>
                <w:right w:val="none" w:sz="0" w:space="0" w:color="auto"/>
              </w:divBdr>
            </w:div>
            <w:div w:id="76173940">
              <w:marLeft w:val="0"/>
              <w:marRight w:val="0"/>
              <w:marTop w:val="0"/>
              <w:marBottom w:val="0"/>
              <w:divBdr>
                <w:top w:val="none" w:sz="0" w:space="0" w:color="auto"/>
                <w:left w:val="none" w:sz="0" w:space="0" w:color="auto"/>
                <w:bottom w:val="none" w:sz="0" w:space="0" w:color="auto"/>
                <w:right w:val="none" w:sz="0" w:space="0" w:color="auto"/>
              </w:divBdr>
            </w:div>
            <w:div w:id="107432046">
              <w:marLeft w:val="0"/>
              <w:marRight w:val="0"/>
              <w:marTop w:val="0"/>
              <w:marBottom w:val="0"/>
              <w:divBdr>
                <w:top w:val="none" w:sz="0" w:space="0" w:color="auto"/>
                <w:left w:val="none" w:sz="0" w:space="0" w:color="auto"/>
                <w:bottom w:val="none" w:sz="0" w:space="0" w:color="auto"/>
                <w:right w:val="none" w:sz="0" w:space="0" w:color="auto"/>
              </w:divBdr>
            </w:div>
            <w:div w:id="204174307">
              <w:marLeft w:val="0"/>
              <w:marRight w:val="0"/>
              <w:marTop w:val="0"/>
              <w:marBottom w:val="0"/>
              <w:divBdr>
                <w:top w:val="none" w:sz="0" w:space="0" w:color="auto"/>
                <w:left w:val="none" w:sz="0" w:space="0" w:color="auto"/>
                <w:bottom w:val="none" w:sz="0" w:space="0" w:color="auto"/>
                <w:right w:val="none" w:sz="0" w:space="0" w:color="auto"/>
              </w:divBdr>
            </w:div>
            <w:div w:id="304316367">
              <w:marLeft w:val="0"/>
              <w:marRight w:val="0"/>
              <w:marTop w:val="0"/>
              <w:marBottom w:val="0"/>
              <w:divBdr>
                <w:top w:val="none" w:sz="0" w:space="0" w:color="auto"/>
                <w:left w:val="none" w:sz="0" w:space="0" w:color="auto"/>
                <w:bottom w:val="none" w:sz="0" w:space="0" w:color="auto"/>
                <w:right w:val="none" w:sz="0" w:space="0" w:color="auto"/>
              </w:divBdr>
            </w:div>
            <w:div w:id="305280495">
              <w:marLeft w:val="0"/>
              <w:marRight w:val="0"/>
              <w:marTop w:val="0"/>
              <w:marBottom w:val="0"/>
              <w:divBdr>
                <w:top w:val="none" w:sz="0" w:space="0" w:color="auto"/>
                <w:left w:val="none" w:sz="0" w:space="0" w:color="auto"/>
                <w:bottom w:val="none" w:sz="0" w:space="0" w:color="auto"/>
                <w:right w:val="none" w:sz="0" w:space="0" w:color="auto"/>
              </w:divBdr>
            </w:div>
            <w:div w:id="311252919">
              <w:marLeft w:val="0"/>
              <w:marRight w:val="0"/>
              <w:marTop w:val="0"/>
              <w:marBottom w:val="0"/>
              <w:divBdr>
                <w:top w:val="none" w:sz="0" w:space="0" w:color="auto"/>
                <w:left w:val="none" w:sz="0" w:space="0" w:color="auto"/>
                <w:bottom w:val="none" w:sz="0" w:space="0" w:color="auto"/>
                <w:right w:val="none" w:sz="0" w:space="0" w:color="auto"/>
              </w:divBdr>
            </w:div>
            <w:div w:id="424040416">
              <w:marLeft w:val="0"/>
              <w:marRight w:val="0"/>
              <w:marTop w:val="0"/>
              <w:marBottom w:val="0"/>
              <w:divBdr>
                <w:top w:val="none" w:sz="0" w:space="0" w:color="auto"/>
                <w:left w:val="none" w:sz="0" w:space="0" w:color="auto"/>
                <w:bottom w:val="none" w:sz="0" w:space="0" w:color="auto"/>
                <w:right w:val="none" w:sz="0" w:space="0" w:color="auto"/>
              </w:divBdr>
            </w:div>
            <w:div w:id="520097007">
              <w:marLeft w:val="0"/>
              <w:marRight w:val="0"/>
              <w:marTop w:val="0"/>
              <w:marBottom w:val="0"/>
              <w:divBdr>
                <w:top w:val="none" w:sz="0" w:space="0" w:color="auto"/>
                <w:left w:val="none" w:sz="0" w:space="0" w:color="auto"/>
                <w:bottom w:val="none" w:sz="0" w:space="0" w:color="auto"/>
                <w:right w:val="none" w:sz="0" w:space="0" w:color="auto"/>
              </w:divBdr>
            </w:div>
            <w:div w:id="574166934">
              <w:marLeft w:val="0"/>
              <w:marRight w:val="0"/>
              <w:marTop w:val="0"/>
              <w:marBottom w:val="0"/>
              <w:divBdr>
                <w:top w:val="none" w:sz="0" w:space="0" w:color="auto"/>
                <w:left w:val="none" w:sz="0" w:space="0" w:color="auto"/>
                <w:bottom w:val="none" w:sz="0" w:space="0" w:color="auto"/>
                <w:right w:val="none" w:sz="0" w:space="0" w:color="auto"/>
              </w:divBdr>
            </w:div>
            <w:div w:id="613244225">
              <w:marLeft w:val="0"/>
              <w:marRight w:val="0"/>
              <w:marTop w:val="0"/>
              <w:marBottom w:val="0"/>
              <w:divBdr>
                <w:top w:val="none" w:sz="0" w:space="0" w:color="auto"/>
                <w:left w:val="none" w:sz="0" w:space="0" w:color="auto"/>
                <w:bottom w:val="none" w:sz="0" w:space="0" w:color="auto"/>
                <w:right w:val="none" w:sz="0" w:space="0" w:color="auto"/>
              </w:divBdr>
            </w:div>
            <w:div w:id="651375254">
              <w:marLeft w:val="0"/>
              <w:marRight w:val="0"/>
              <w:marTop w:val="0"/>
              <w:marBottom w:val="0"/>
              <w:divBdr>
                <w:top w:val="none" w:sz="0" w:space="0" w:color="auto"/>
                <w:left w:val="none" w:sz="0" w:space="0" w:color="auto"/>
                <w:bottom w:val="none" w:sz="0" w:space="0" w:color="auto"/>
                <w:right w:val="none" w:sz="0" w:space="0" w:color="auto"/>
              </w:divBdr>
            </w:div>
            <w:div w:id="761802797">
              <w:marLeft w:val="0"/>
              <w:marRight w:val="0"/>
              <w:marTop w:val="0"/>
              <w:marBottom w:val="0"/>
              <w:divBdr>
                <w:top w:val="none" w:sz="0" w:space="0" w:color="auto"/>
                <w:left w:val="none" w:sz="0" w:space="0" w:color="auto"/>
                <w:bottom w:val="none" w:sz="0" w:space="0" w:color="auto"/>
                <w:right w:val="none" w:sz="0" w:space="0" w:color="auto"/>
              </w:divBdr>
            </w:div>
            <w:div w:id="792140878">
              <w:marLeft w:val="0"/>
              <w:marRight w:val="0"/>
              <w:marTop w:val="0"/>
              <w:marBottom w:val="0"/>
              <w:divBdr>
                <w:top w:val="none" w:sz="0" w:space="0" w:color="auto"/>
                <w:left w:val="none" w:sz="0" w:space="0" w:color="auto"/>
                <w:bottom w:val="none" w:sz="0" w:space="0" w:color="auto"/>
                <w:right w:val="none" w:sz="0" w:space="0" w:color="auto"/>
              </w:divBdr>
            </w:div>
            <w:div w:id="820266912">
              <w:marLeft w:val="0"/>
              <w:marRight w:val="0"/>
              <w:marTop w:val="0"/>
              <w:marBottom w:val="0"/>
              <w:divBdr>
                <w:top w:val="none" w:sz="0" w:space="0" w:color="auto"/>
                <w:left w:val="none" w:sz="0" w:space="0" w:color="auto"/>
                <w:bottom w:val="none" w:sz="0" w:space="0" w:color="auto"/>
                <w:right w:val="none" w:sz="0" w:space="0" w:color="auto"/>
              </w:divBdr>
            </w:div>
            <w:div w:id="822430705">
              <w:marLeft w:val="0"/>
              <w:marRight w:val="0"/>
              <w:marTop w:val="0"/>
              <w:marBottom w:val="0"/>
              <w:divBdr>
                <w:top w:val="none" w:sz="0" w:space="0" w:color="auto"/>
                <w:left w:val="none" w:sz="0" w:space="0" w:color="auto"/>
                <w:bottom w:val="none" w:sz="0" w:space="0" w:color="auto"/>
                <w:right w:val="none" w:sz="0" w:space="0" w:color="auto"/>
              </w:divBdr>
            </w:div>
            <w:div w:id="831455257">
              <w:marLeft w:val="0"/>
              <w:marRight w:val="0"/>
              <w:marTop w:val="0"/>
              <w:marBottom w:val="0"/>
              <w:divBdr>
                <w:top w:val="none" w:sz="0" w:space="0" w:color="auto"/>
                <w:left w:val="none" w:sz="0" w:space="0" w:color="auto"/>
                <w:bottom w:val="none" w:sz="0" w:space="0" w:color="auto"/>
                <w:right w:val="none" w:sz="0" w:space="0" w:color="auto"/>
              </w:divBdr>
            </w:div>
            <w:div w:id="862473127">
              <w:marLeft w:val="0"/>
              <w:marRight w:val="0"/>
              <w:marTop w:val="0"/>
              <w:marBottom w:val="0"/>
              <w:divBdr>
                <w:top w:val="none" w:sz="0" w:space="0" w:color="auto"/>
                <w:left w:val="none" w:sz="0" w:space="0" w:color="auto"/>
                <w:bottom w:val="none" w:sz="0" w:space="0" w:color="auto"/>
                <w:right w:val="none" w:sz="0" w:space="0" w:color="auto"/>
              </w:divBdr>
            </w:div>
            <w:div w:id="863518731">
              <w:marLeft w:val="0"/>
              <w:marRight w:val="0"/>
              <w:marTop w:val="0"/>
              <w:marBottom w:val="0"/>
              <w:divBdr>
                <w:top w:val="none" w:sz="0" w:space="0" w:color="auto"/>
                <w:left w:val="none" w:sz="0" w:space="0" w:color="auto"/>
                <w:bottom w:val="none" w:sz="0" w:space="0" w:color="auto"/>
                <w:right w:val="none" w:sz="0" w:space="0" w:color="auto"/>
              </w:divBdr>
            </w:div>
            <w:div w:id="865797349">
              <w:marLeft w:val="0"/>
              <w:marRight w:val="0"/>
              <w:marTop w:val="0"/>
              <w:marBottom w:val="0"/>
              <w:divBdr>
                <w:top w:val="none" w:sz="0" w:space="0" w:color="auto"/>
                <w:left w:val="none" w:sz="0" w:space="0" w:color="auto"/>
                <w:bottom w:val="none" w:sz="0" w:space="0" w:color="auto"/>
                <w:right w:val="none" w:sz="0" w:space="0" w:color="auto"/>
              </w:divBdr>
            </w:div>
            <w:div w:id="936475669">
              <w:marLeft w:val="0"/>
              <w:marRight w:val="0"/>
              <w:marTop w:val="0"/>
              <w:marBottom w:val="0"/>
              <w:divBdr>
                <w:top w:val="none" w:sz="0" w:space="0" w:color="auto"/>
                <w:left w:val="none" w:sz="0" w:space="0" w:color="auto"/>
                <w:bottom w:val="none" w:sz="0" w:space="0" w:color="auto"/>
                <w:right w:val="none" w:sz="0" w:space="0" w:color="auto"/>
              </w:divBdr>
            </w:div>
            <w:div w:id="966354412">
              <w:marLeft w:val="0"/>
              <w:marRight w:val="0"/>
              <w:marTop w:val="0"/>
              <w:marBottom w:val="0"/>
              <w:divBdr>
                <w:top w:val="none" w:sz="0" w:space="0" w:color="auto"/>
                <w:left w:val="none" w:sz="0" w:space="0" w:color="auto"/>
                <w:bottom w:val="none" w:sz="0" w:space="0" w:color="auto"/>
                <w:right w:val="none" w:sz="0" w:space="0" w:color="auto"/>
              </w:divBdr>
            </w:div>
            <w:div w:id="996298906">
              <w:marLeft w:val="0"/>
              <w:marRight w:val="0"/>
              <w:marTop w:val="0"/>
              <w:marBottom w:val="0"/>
              <w:divBdr>
                <w:top w:val="none" w:sz="0" w:space="0" w:color="auto"/>
                <w:left w:val="none" w:sz="0" w:space="0" w:color="auto"/>
                <w:bottom w:val="none" w:sz="0" w:space="0" w:color="auto"/>
                <w:right w:val="none" w:sz="0" w:space="0" w:color="auto"/>
              </w:divBdr>
            </w:div>
            <w:div w:id="1003165849">
              <w:marLeft w:val="0"/>
              <w:marRight w:val="0"/>
              <w:marTop w:val="0"/>
              <w:marBottom w:val="0"/>
              <w:divBdr>
                <w:top w:val="none" w:sz="0" w:space="0" w:color="auto"/>
                <w:left w:val="none" w:sz="0" w:space="0" w:color="auto"/>
                <w:bottom w:val="none" w:sz="0" w:space="0" w:color="auto"/>
                <w:right w:val="none" w:sz="0" w:space="0" w:color="auto"/>
              </w:divBdr>
            </w:div>
            <w:div w:id="1037393399">
              <w:marLeft w:val="0"/>
              <w:marRight w:val="0"/>
              <w:marTop w:val="0"/>
              <w:marBottom w:val="0"/>
              <w:divBdr>
                <w:top w:val="none" w:sz="0" w:space="0" w:color="auto"/>
                <w:left w:val="none" w:sz="0" w:space="0" w:color="auto"/>
                <w:bottom w:val="none" w:sz="0" w:space="0" w:color="auto"/>
                <w:right w:val="none" w:sz="0" w:space="0" w:color="auto"/>
              </w:divBdr>
            </w:div>
            <w:div w:id="1048648081">
              <w:marLeft w:val="0"/>
              <w:marRight w:val="0"/>
              <w:marTop w:val="0"/>
              <w:marBottom w:val="0"/>
              <w:divBdr>
                <w:top w:val="none" w:sz="0" w:space="0" w:color="auto"/>
                <w:left w:val="none" w:sz="0" w:space="0" w:color="auto"/>
                <w:bottom w:val="none" w:sz="0" w:space="0" w:color="auto"/>
                <w:right w:val="none" w:sz="0" w:space="0" w:color="auto"/>
              </w:divBdr>
            </w:div>
            <w:div w:id="1053965039">
              <w:marLeft w:val="0"/>
              <w:marRight w:val="0"/>
              <w:marTop w:val="0"/>
              <w:marBottom w:val="0"/>
              <w:divBdr>
                <w:top w:val="none" w:sz="0" w:space="0" w:color="auto"/>
                <w:left w:val="none" w:sz="0" w:space="0" w:color="auto"/>
                <w:bottom w:val="none" w:sz="0" w:space="0" w:color="auto"/>
                <w:right w:val="none" w:sz="0" w:space="0" w:color="auto"/>
              </w:divBdr>
            </w:div>
            <w:div w:id="1096054110">
              <w:marLeft w:val="0"/>
              <w:marRight w:val="0"/>
              <w:marTop w:val="0"/>
              <w:marBottom w:val="0"/>
              <w:divBdr>
                <w:top w:val="none" w:sz="0" w:space="0" w:color="auto"/>
                <w:left w:val="none" w:sz="0" w:space="0" w:color="auto"/>
                <w:bottom w:val="none" w:sz="0" w:space="0" w:color="auto"/>
                <w:right w:val="none" w:sz="0" w:space="0" w:color="auto"/>
              </w:divBdr>
            </w:div>
            <w:div w:id="1155759240">
              <w:marLeft w:val="0"/>
              <w:marRight w:val="0"/>
              <w:marTop w:val="0"/>
              <w:marBottom w:val="0"/>
              <w:divBdr>
                <w:top w:val="none" w:sz="0" w:space="0" w:color="auto"/>
                <w:left w:val="none" w:sz="0" w:space="0" w:color="auto"/>
                <w:bottom w:val="none" w:sz="0" w:space="0" w:color="auto"/>
                <w:right w:val="none" w:sz="0" w:space="0" w:color="auto"/>
              </w:divBdr>
            </w:div>
            <w:div w:id="1201239271">
              <w:marLeft w:val="0"/>
              <w:marRight w:val="0"/>
              <w:marTop w:val="0"/>
              <w:marBottom w:val="0"/>
              <w:divBdr>
                <w:top w:val="none" w:sz="0" w:space="0" w:color="auto"/>
                <w:left w:val="none" w:sz="0" w:space="0" w:color="auto"/>
                <w:bottom w:val="none" w:sz="0" w:space="0" w:color="auto"/>
                <w:right w:val="none" w:sz="0" w:space="0" w:color="auto"/>
              </w:divBdr>
            </w:div>
            <w:div w:id="1201891582">
              <w:marLeft w:val="0"/>
              <w:marRight w:val="0"/>
              <w:marTop w:val="0"/>
              <w:marBottom w:val="0"/>
              <w:divBdr>
                <w:top w:val="none" w:sz="0" w:space="0" w:color="auto"/>
                <w:left w:val="none" w:sz="0" w:space="0" w:color="auto"/>
                <w:bottom w:val="none" w:sz="0" w:space="0" w:color="auto"/>
                <w:right w:val="none" w:sz="0" w:space="0" w:color="auto"/>
              </w:divBdr>
            </w:div>
            <w:div w:id="1204638411">
              <w:marLeft w:val="0"/>
              <w:marRight w:val="0"/>
              <w:marTop w:val="0"/>
              <w:marBottom w:val="0"/>
              <w:divBdr>
                <w:top w:val="none" w:sz="0" w:space="0" w:color="auto"/>
                <w:left w:val="none" w:sz="0" w:space="0" w:color="auto"/>
                <w:bottom w:val="none" w:sz="0" w:space="0" w:color="auto"/>
                <w:right w:val="none" w:sz="0" w:space="0" w:color="auto"/>
              </w:divBdr>
            </w:div>
            <w:div w:id="1228227426">
              <w:marLeft w:val="0"/>
              <w:marRight w:val="0"/>
              <w:marTop w:val="0"/>
              <w:marBottom w:val="0"/>
              <w:divBdr>
                <w:top w:val="none" w:sz="0" w:space="0" w:color="auto"/>
                <w:left w:val="none" w:sz="0" w:space="0" w:color="auto"/>
                <w:bottom w:val="none" w:sz="0" w:space="0" w:color="auto"/>
                <w:right w:val="none" w:sz="0" w:space="0" w:color="auto"/>
              </w:divBdr>
            </w:div>
            <w:div w:id="1249466894">
              <w:marLeft w:val="0"/>
              <w:marRight w:val="0"/>
              <w:marTop w:val="0"/>
              <w:marBottom w:val="0"/>
              <w:divBdr>
                <w:top w:val="none" w:sz="0" w:space="0" w:color="auto"/>
                <w:left w:val="none" w:sz="0" w:space="0" w:color="auto"/>
                <w:bottom w:val="none" w:sz="0" w:space="0" w:color="auto"/>
                <w:right w:val="none" w:sz="0" w:space="0" w:color="auto"/>
              </w:divBdr>
            </w:div>
            <w:div w:id="1291009282">
              <w:marLeft w:val="0"/>
              <w:marRight w:val="0"/>
              <w:marTop w:val="0"/>
              <w:marBottom w:val="0"/>
              <w:divBdr>
                <w:top w:val="none" w:sz="0" w:space="0" w:color="auto"/>
                <w:left w:val="none" w:sz="0" w:space="0" w:color="auto"/>
                <w:bottom w:val="none" w:sz="0" w:space="0" w:color="auto"/>
                <w:right w:val="none" w:sz="0" w:space="0" w:color="auto"/>
              </w:divBdr>
            </w:div>
            <w:div w:id="1299606955">
              <w:marLeft w:val="0"/>
              <w:marRight w:val="0"/>
              <w:marTop w:val="0"/>
              <w:marBottom w:val="0"/>
              <w:divBdr>
                <w:top w:val="none" w:sz="0" w:space="0" w:color="auto"/>
                <w:left w:val="none" w:sz="0" w:space="0" w:color="auto"/>
                <w:bottom w:val="none" w:sz="0" w:space="0" w:color="auto"/>
                <w:right w:val="none" w:sz="0" w:space="0" w:color="auto"/>
              </w:divBdr>
            </w:div>
            <w:div w:id="1322000444">
              <w:marLeft w:val="0"/>
              <w:marRight w:val="0"/>
              <w:marTop w:val="0"/>
              <w:marBottom w:val="0"/>
              <w:divBdr>
                <w:top w:val="none" w:sz="0" w:space="0" w:color="auto"/>
                <w:left w:val="none" w:sz="0" w:space="0" w:color="auto"/>
                <w:bottom w:val="none" w:sz="0" w:space="0" w:color="auto"/>
                <w:right w:val="none" w:sz="0" w:space="0" w:color="auto"/>
              </w:divBdr>
            </w:div>
            <w:div w:id="1331447556">
              <w:marLeft w:val="0"/>
              <w:marRight w:val="0"/>
              <w:marTop w:val="0"/>
              <w:marBottom w:val="0"/>
              <w:divBdr>
                <w:top w:val="none" w:sz="0" w:space="0" w:color="auto"/>
                <w:left w:val="none" w:sz="0" w:space="0" w:color="auto"/>
                <w:bottom w:val="none" w:sz="0" w:space="0" w:color="auto"/>
                <w:right w:val="none" w:sz="0" w:space="0" w:color="auto"/>
              </w:divBdr>
            </w:div>
            <w:div w:id="1391801944">
              <w:marLeft w:val="0"/>
              <w:marRight w:val="0"/>
              <w:marTop w:val="0"/>
              <w:marBottom w:val="0"/>
              <w:divBdr>
                <w:top w:val="none" w:sz="0" w:space="0" w:color="auto"/>
                <w:left w:val="none" w:sz="0" w:space="0" w:color="auto"/>
                <w:bottom w:val="none" w:sz="0" w:space="0" w:color="auto"/>
                <w:right w:val="none" w:sz="0" w:space="0" w:color="auto"/>
              </w:divBdr>
            </w:div>
            <w:div w:id="1393701099">
              <w:marLeft w:val="0"/>
              <w:marRight w:val="0"/>
              <w:marTop w:val="0"/>
              <w:marBottom w:val="0"/>
              <w:divBdr>
                <w:top w:val="none" w:sz="0" w:space="0" w:color="auto"/>
                <w:left w:val="none" w:sz="0" w:space="0" w:color="auto"/>
                <w:bottom w:val="none" w:sz="0" w:space="0" w:color="auto"/>
                <w:right w:val="none" w:sz="0" w:space="0" w:color="auto"/>
              </w:divBdr>
            </w:div>
            <w:div w:id="1395547388">
              <w:marLeft w:val="0"/>
              <w:marRight w:val="0"/>
              <w:marTop w:val="0"/>
              <w:marBottom w:val="0"/>
              <w:divBdr>
                <w:top w:val="none" w:sz="0" w:space="0" w:color="auto"/>
                <w:left w:val="none" w:sz="0" w:space="0" w:color="auto"/>
                <w:bottom w:val="none" w:sz="0" w:space="0" w:color="auto"/>
                <w:right w:val="none" w:sz="0" w:space="0" w:color="auto"/>
              </w:divBdr>
            </w:div>
            <w:div w:id="1439641263">
              <w:marLeft w:val="0"/>
              <w:marRight w:val="0"/>
              <w:marTop w:val="0"/>
              <w:marBottom w:val="0"/>
              <w:divBdr>
                <w:top w:val="none" w:sz="0" w:space="0" w:color="auto"/>
                <w:left w:val="none" w:sz="0" w:space="0" w:color="auto"/>
                <w:bottom w:val="none" w:sz="0" w:space="0" w:color="auto"/>
                <w:right w:val="none" w:sz="0" w:space="0" w:color="auto"/>
              </w:divBdr>
            </w:div>
            <w:div w:id="1455753596">
              <w:marLeft w:val="0"/>
              <w:marRight w:val="0"/>
              <w:marTop w:val="0"/>
              <w:marBottom w:val="0"/>
              <w:divBdr>
                <w:top w:val="none" w:sz="0" w:space="0" w:color="auto"/>
                <w:left w:val="none" w:sz="0" w:space="0" w:color="auto"/>
                <w:bottom w:val="none" w:sz="0" w:space="0" w:color="auto"/>
                <w:right w:val="none" w:sz="0" w:space="0" w:color="auto"/>
              </w:divBdr>
            </w:div>
            <w:div w:id="1473907684">
              <w:marLeft w:val="0"/>
              <w:marRight w:val="0"/>
              <w:marTop w:val="0"/>
              <w:marBottom w:val="0"/>
              <w:divBdr>
                <w:top w:val="none" w:sz="0" w:space="0" w:color="auto"/>
                <w:left w:val="none" w:sz="0" w:space="0" w:color="auto"/>
                <w:bottom w:val="none" w:sz="0" w:space="0" w:color="auto"/>
                <w:right w:val="none" w:sz="0" w:space="0" w:color="auto"/>
              </w:divBdr>
            </w:div>
            <w:div w:id="1507591513">
              <w:marLeft w:val="0"/>
              <w:marRight w:val="0"/>
              <w:marTop w:val="0"/>
              <w:marBottom w:val="0"/>
              <w:divBdr>
                <w:top w:val="none" w:sz="0" w:space="0" w:color="auto"/>
                <w:left w:val="none" w:sz="0" w:space="0" w:color="auto"/>
                <w:bottom w:val="none" w:sz="0" w:space="0" w:color="auto"/>
                <w:right w:val="none" w:sz="0" w:space="0" w:color="auto"/>
              </w:divBdr>
            </w:div>
            <w:div w:id="1521703945">
              <w:marLeft w:val="0"/>
              <w:marRight w:val="0"/>
              <w:marTop w:val="0"/>
              <w:marBottom w:val="0"/>
              <w:divBdr>
                <w:top w:val="none" w:sz="0" w:space="0" w:color="auto"/>
                <w:left w:val="none" w:sz="0" w:space="0" w:color="auto"/>
                <w:bottom w:val="none" w:sz="0" w:space="0" w:color="auto"/>
                <w:right w:val="none" w:sz="0" w:space="0" w:color="auto"/>
              </w:divBdr>
            </w:div>
            <w:div w:id="1562247627">
              <w:marLeft w:val="0"/>
              <w:marRight w:val="0"/>
              <w:marTop w:val="0"/>
              <w:marBottom w:val="0"/>
              <w:divBdr>
                <w:top w:val="none" w:sz="0" w:space="0" w:color="auto"/>
                <w:left w:val="none" w:sz="0" w:space="0" w:color="auto"/>
                <w:bottom w:val="none" w:sz="0" w:space="0" w:color="auto"/>
                <w:right w:val="none" w:sz="0" w:space="0" w:color="auto"/>
              </w:divBdr>
            </w:div>
            <w:div w:id="1662394635">
              <w:marLeft w:val="0"/>
              <w:marRight w:val="0"/>
              <w:marTop w:val="0"/>
              <w:marBottom w:val="0"/>
              <w:divBdr>
                <w:top w:val="none" w:sz="0" w:space="0" w:color="auto"/>
                <w:left w:val="none" w:sz="0" w:space="0" w:color="auto"/>
                <w:bottom w:val="none" w:sz="0" w:space="0" w:color="auto"/>
                <w:right w:val="none" w:sz="0" w:space="0" w:color="auto"/>
              </w:divBdr>
            </w:div>
            <w:div w:id="1674869550">
              <w:marLeft w:val="0"/>
              <w:marRight w:val="0"/>
              <w:marTop w:val="0"/>
              <w:marBottom w:val="0"/>
              <w:divBdr>
                <w:top w:val="none" w:sz="0" w:space="0" w:color="auto"/>
                <w:left w:val="none" w:sz="0" w:space="0" w:color="auto"/>
                <w:bottom w:val="none" w:sz="0" w:space="0" w:color="auto"/>
                <w:right w:val="none" w:sz="0" w:space="0" w:color="auto"/>
              </w:divBdr>
            </w:div>
            <w:div w:id="1688361713">
              <w:marLeft w:val="0"/>
              <w:marRight w:val="0"/>
              <w:marTop w:val="0"/>
              <w:marBottom w:val="0"/>
              <w:divBdr>
                <w:top w:val="none" w:sz="0" w:space="0" w:color="auto"/>
                <w:left w:val="none" w:sz="0" w:space="0" w:color="auto"/>
                <w:bottom w:val="none" w:sz="0" w:space="0" w:color="auto"/>
                <w:right w:val="none" w:sz="0" w:space="0" w:color="auto"/>
              </w:divBdr>
            </w:div>
            <w:div w:id="1752198053">
              <w:marLeft w:val="0"/>
              <w:marRight w:val="0"/>
              <w:marTop w:val="0"/>
              <w:marBottom w:val="0"/>
              <w:divBdr>
                <w:top w:val="none" w:sz="0" w:space="0" w:color="auto"/>
                <w:left w:val="none" w:sz="0" w:space="0" w:color="auto"/>
                <w:bottom w:val="none" w:sz="0" w:space="0" w:color="auto"/>
                <w:right w:val="none" w:sz="0" w:space="0" w:color="auto"/>
              </w:divBdr>
            </w:div>
            <w:div w:id="1763183199">
              <w:marLeft w:val="0"/>
              <w:marRight w:val="0"/>
              <w:marTop w:val="0"/>
              <w:marBottom w:val="0"/>
              <w:divBdr>
                <w:top w:val="none" w:sz="0" w:space="0" w:color="auto"/>
                <w:left w:val="none" w:sz="0" w:space="0" w:color="auto"/>
                <w:bottom w:val="none" w:sz="0" w:space="0" w:color="auto"/>
                <w:right w:val="none" w:sz="0" w:space="0" w:color="auto"/>
              </w:divBdr>
            </w:div>
            <w:div w:id="1846901740">
              <w:marLeft w:val="0"/>
              <w:marRight w:val="0"/>
              <w:marTop w:val="0"/>
              <w:marBottom w:val="0"/>
              <w:divBdr>
                <w:top w:val="none" w:sz="0" w:space="0" w:color="auto"/>
                <w:left w:val="none" w:sz="0" w:space="0" w:color="auto"/>
                <w:bottom w:val="none" w:sz="0" w:space="0" w:color="auto"/>
                <w:right w:val="none" w:sz="0" w:space="0" w:color="auto"/>
              </w:divBdr>
            </w:div>
            <w:div w:id="1850177209">
              <w:marLeft w:val="0"/>
              <w:marRight w:val="0"/>
              <w:marTop w:val="0"/>
              <w:marBottom w:val="0"/>
              <w:divBdr>
                <w:top w:val="none" w:sz="0" w:space="0" w:color="auto"/>
                <w:left w:val="none" w:sz="0" w:space="0" w:color="auto"/>
                <w:bottom w:val="none" w:sz="0" w:space="0" w:color="auto"/>
                <w:right w:val="none" w:sz="0" w:space="0" w:color="auto"/>
              </w:divBdr>
            </w:div>
            <w:div w:id="1853178334">
              <w:marLeft w:val="0"/>
              <w:marRight w:val="0"/>
              <w:marTop w:val="0"/>
              <w:marBottom w:val="0"/>
              <w:divBdr>
                <w:top w:val="none" w:sz="0" w:space="0" w:color="auto"/>
                <w:left w:val="none" w:sz="0" w:space="0" w:color="auto"/>
                <w:bottom w:val="none" w:sz="0" w:space="0" w:color="auto"/>
                <w:right w:val="none" w:sz="0" w:space="0" w:color="auto"/>
              </w:divBdr>
            </w:div>
            <w:div w:id="1855027501">
              <w:marLeft w:val="0"/>
              <w:marRight w:val="0"/>
              <w:marTop w:val="0"/>
              <w:marBottom w:val="0"/>
              <w:divBdr>
                <w:top w:val="none" w:sz="0" w:space="0" w:color="auto"/>
                <w:left w:val="none" w:sz="0" w:space="0" w:color="auto"/>
                <w:bottom w:val="none" w:sz="0" w:space="0" w:color="auto"/>
                <w:right w:val="none" w:sz="0" w:space="0" w:color="auto"/>
              </w:divBdr>
            </w:div>
            <w:div w:id="1862667610">
              <w:marLeft w:val="0"/>
              <w:marRight w:val="0"/>
              <w:marTop w:val="0"/>
              <w:marBottom w:val="0"/>
              <w:divBdr>
                <w:top w:val="none" w:sz="0" w:space="0" w:color="auto"/>
                <w:left w:val="none" w:sz="0" w:space="0" w:color="auto"/>
                <w:bottom w:val="none" w:sz="0" w:space="0" w:color="auto"/>
                <w:right w:val="none" w:sz="0" w:space="0" w:color="auto"/>
              </w:divBdr>
            </w:div>
            <w:div w:id="1872379963">
              <w:marLeft w:val="0"/>
              <w:marRight w:val="0"/>
              <w:marTop w:val="0"/>
              <w:marBottom w:val="0"/>
              <w:divBdr>
                <w:top w:val="none" w:sz="0" w:space="0" w:color="auto"/>
                <w:left w:val="none" w:sz="0" w:space="0" w:color="auto"/>
                <w:bottom w:val="none" w:sz="0" w:space="0" w:color="auto"/>
                <w:right w:val="none" w:sz="0" w:space="0" w:color="auto"/>
              </w:divBdr>
            </w:div>
            <w:div w:id="1884629874">
              <w:marLeft w:val="0"/>
              <w:marRight w:val="0"/>
              <w:marTop w:val="0"/>
              <w:marBottom w:val="0"/>
              <w:divBdr>
                <w:top w:val="none" w:sz="0" w:space="0" w:color="auto"/>
                <w:left w:val="none" w:sz="0" w:space="0" w:color="auto"/>
                <w:bottom w:val="none" w:sz="0" w:space="0" w:color="auto"/>
                <w:right w:val="none" w:sz="0" w:space="0" w:color="auto"/>
              </w:divBdr>
            </w:div>
            <w:div w:id="1945527897">
              <w:marLeft w:val="0"/>
              <w:marRight w:val="0"/>
              <w:marTop w:val="0"/>
              <w:marBottom w:val="0"/>
              <w:divBdr>
                <w:top w:val="none" w:sz="0" w:space="0" w:color="auto"/>
                <w:left w:val="none" w:sz="0" w:space="0" w:color="auto"/>
                <w:bottom w:val="none" w:sz="0" w:space="0" w:color="auto"/>
                <w:right w:val="none" w:sz="0" w:space="0" w:color="auto"/>
              </w:divBdr>
            </w:div>
            <w:div w:id="1951551935">
              <w:marLeft w:val="0"/>
              <w:marRight w:val="0"/>
              <w:marTop w:val="0"/>
              <w:marBottom w:val="0"/>
              <w:divBdr>
                <w:top w:val="none" w:sz="0" w:space="0" w:color="auto"/>
                <w:left w:val="none" w:sz="0" w:space="0" w:color="auto"/>
                <w:bottom w:val="none" w:sz="0" w:space="0" w:color="auto"/>
                <w:right w:val="none" w:sz="0" w:space="0" w:color="auto"/>
              </w:divBdr>
            </w:div>
            <w:div w:id="1952319518">
              <w:marLeft w:val="0"/>
              <w:marRight w:val="0"/>
              <w:marTop w:val="0"/>
              <w:marBottom w:val="0"/>
              <w:divBdr>
                <w:top w:val="none" w:sz="0" w:space="0" w:color="auto"/>
                <w:left w:val="none" w:sz="0" w:space="0" w:color="auto"/>
                <w:bottom w:val="none" w:sz="0" w:space="0" w:color="auto"/>
                <w:right w:val="none" w:sz="0" w:space="0" w:color="auto"/>
              </w:divBdr>
            </w:div>
            <w:div w:id="1952392888">
              <w:marLeft w:val="0"/>
              <w:marRight w:val="0"/>
              <w:marTop w:val="0"/>
              <w:marBottom w:val="0"/>
              <w:divBdr>
                <w:top w:val="none" w:sz="0" w:space="0" w:color="auto"/>
                <w:left w:val="none" w:sz="0" w:space="0" w:color="auto"/>
                <w:bottom w:val="none" w:sz="0" w:space="0" w:color="auto"/>
                <w:right w:val="none" w:sz="0" w:space="0" w:color="auto"/>
              </w:divBdr>
            </w:div>
            <w:div w:id="1990818184">
              <w:marLeft w:val="0"/>
              <w:marRight w:val="0"/>
              <w:marTop w:val="0"/>
              <w:marBottom w:val="0"/>
              <w:divBdr>
                <w:top w:val="none" w:sz="0" w:space="0" w:color="auto"/>
                <w:left w:val="none" w:sz="0" w:space="0" w:color="auto"/>
                <w:bottom w:val="none" w:sz="0" w:space="0" w:color="auto"/>
                <w:right w:val="none" w:sz="0" w:space="0" w:color="auto"/>
              </w:divBdr>
            </w:div>
            <w:div w:id="1991249211">
              <w:marLeft w:val="0"/>
              <w:marRight w:val="0"/>
              <w:marTop w:val="0"/>
              <w:marBottom w:val="0"/>
              <w:divBdr>
                <w:top w:val="none" w:sz="0" w:space="0" w:color="auto"/>
                <w:left w:val="none" w:sz="0" w:space="0" w:color="auto"/>
                <w:bottom w:val="none" w:sz="0" w:space="0" w:color="auto"/>
                <w:right w:val="none" w:sz="0" w:space="0" w:color="auto"/>
              </w:divBdr>
            </w:div>
            <w:div w:id="1996451682">
              <w:marLeft w:val="0"/>
              <w:marRight w:val="0"/>
              <w:marTop w:val="0"/>
              <w:marBottom w:val="0"/>
              <w:divBdr>
                <w:top w:val="none" w:sz="0" w:space="0" w:color="auto"/>
                <w:left w:val="none" w:sz="0" w:space="0" w:color="auto"/>
                <w:bottom w:val="none" w:sz="0" w:space="0" w:color="auto"/>
                <w:right w:val="none" w:sz="0" w:space="0" w:color="auto"/>
              </w:divBdr>
            </w:div>
            <w:div w:id="2006400772">
              <w:marLeft w:val="0"/>
              <w:marRight w:val="0"/>
              <w:marTop w:val="0"/>
              <w:marBottom w:val="0"/>
              <w:divBdr>
                <w:top w:val="none" w:sz="0" w:space="0" w:color="auto"/>
                <w:left w:val="none" w:sz="0" w:space="0" w:color="auto"/>
                <w:bottom w:val="none" w:sz="0" w:space="0" w:color="auto"/>
                <w:right w:val="none" w:sz="0" w:space="0" w:color="auto"/>
              </w:divBdr>
            </w:div>
            <w:div w:id="2024434374">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066292204">
              <w:marLeft w:val="0"/>
              <w:marRight w:val="0"/>
              <w:marTop w:val="0"/>
              <w:marBottom w:val="0"/>
              <w:divBdr>
                <w:top w:val="none" w:sz="0" w:space="0" w:color="auto"/>
                <w:left w:val="none" w:sz="0" w:space="0" w:color="auto"/>
                <w:bottom w:val="none" w:sz="0" w:space="0" w:color="auto"/>
                <w:right w:val="none" w:sz="0" w:space="0" w:color="auto"/>
              </w:divBdr>
            </w:div>
            <w:div w:id="2112504205">
              <w:marLeft w:val="0"/>
              <w:marRight w:val="0"/>
              <w:marTop w:val="0"/>
              <w:marBottom w:val="0"/>
              <w:divBdr>
                <w:top w:val="none" w:sz="0" w:space="0" w:color="auto"/>
                <w:left w:val="none" w:sz="0" w:space="0" w:color="auto"/>
                <w:bottom w:val="none" w:sz="0" w:space="0" w:color="auto"/>
                <w:right w:val="none" w:sz="0" w:space="0" w:color="auto"/>
              </w:divBdr>
            </w:div>
            <w:div w:id="2135249299">
              <w:marLeft w:val="0"/>
              <w:marRight w:val="0"/>
              <w:marTop w:val="0"/>
              <w:marBottom w:val="0"/>
              <w:divBdr>
                <w:top w:val="none" w:sz="0" w:space="0" w:color="auto"/>
                <w:left w:val="none" w:sz="0" w:space="0" w:color="auto"/>
                <w:bottom w:val="none" w:sz="0" w:space="0" w:color="auto"/>
                <w:right w:val="none" w:sz="0" w:space="0" w:color="auto"/>
              </w:divBdr>
            </w:div>
            <w:div w:id="214658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3687">
      <w:bodyDiv w:val="1"/>
      <w:marLeft w:val="0"/>
      <w:marRight w:val="0"/>
      <w:marTop w:val="0"/>
      <w:marBottom w:val="0"/>
      <w:divBdr>
        <w:top w:val="none" w:sz="0" w:space="0" w:color="auto"/>
        <w:left w:val="none" w:sz="0" w:space="0" w:color="auto"/>
        <w:bottom w:val="none" w:sz="0" w:space="0" w:color="auto"/>
        <w:right w:val="none" w:sz="0" w:space="0" w:color="auto"/>
      </w:divBdr>
      <w:divsChild>
        <w:div w:id="1641306302">
          <w:marLeft w:val="0"/>
          <w:marRight w:val="0"/>
          <w:marTop w:val="0"/>
          <w:marBottom w:val="0"/>
          <w:divBdr>
            <w:top w:val="none" w:sz="0" w:space="0" w:color="auto"/>
            <w:left w:val="none" w:sz="0" w:space="0" w:color="auto"/>
            <w:bottom w:val="none" w:sz="0" w:space="0" w:color="auto"/>
            <w:right w:val="none" w:sz="0" w:space="0" w:color="auto"/>
          </w:divBdr>
          <w:divsChild>
            <w:div w:id="3679529">
              <w:marLeft w:val="0"/>
              <w:marRight w:val="0"/>
              <w:marTop w:val="0"/>
              <w:marBottom w:val="0"/>
              <w:divBdr>
                <w:top w:val="none" w:sz="0" w:space="0" w:color="auto"/>
                <w:left w:val="none" w:sz="0" w:space="0" w:color="auto"/>
                <w:bottom w:val="none" w:sz="0" w:space="0" w:color="auto"/>
                <w:right w:val="none" w:sz="0" w:space="0" w:color="auto"/>
              </w:divBdr>
            </w:div>
            <w:div w:id="10881359">
              <w:marLeft w:val="0"/>
              <w:marRight w:val="0"/>
              <w:marTop w:val="0"/>
              <w:marBottom w:val="0"/>
              <w:divBdr>
                <w:top w:val="none" w:sz="0" w:space="0" w:color="auto"/>
                <w:left w:val="none" w:sz="0" w:space="0" w:color="auto"/>
                <w:bottom w:val="none" w:sz="0" w:space="0" w:color="auto"/>
                <w:right w:val="none" w:sz="0" w:space="0" w:color="auto"/>
              </w:divBdr>
            </w:div>
            <w:div w:id="51849878">
              <w:marLeft w:val="0"/>
              <w:marRight w:val="0"/>
              <w:marTop w:val="0"/>
              <w:marBottom w:val="0"/>
              <w:divBdr>
                <w:top w:val="none" w:sz="0" w:space="0" w:color="auto"/>
                <w:left w:val="none" w:sz="0" w:space="0" w:color="auto"/>
                <w:bottom w:val="none" w:sz="0" w:space="0" w:color="auto"/>
                <w:right w:val="none" w:sz="0" w:space="0" w:color="auto"/>
              </w:divBdr>
            </w:div>
            <w:div w:id="108202177">
              <w:marLeft w:val="0"/>
              <w:marRight w:val="0"/>
              <w:marTop w:val="0"/>
              <w:marBottom w:val="0"/>
              <w:divBdr>
                <w:top w:val="none" w:sz="0" w:space="0" w:color="auto"/>
                <w:left w:val="none" w:sz="0" w:space="0" w:color="auto"/>
                <w:bottom w:val="none" w:sz="0" w:space="0" w:color="auto"/>
                <w:right w:val="none" w:sz="0" w:space="0" w:color="auto"/>
              </w:divBdr>
            </w:div>
            <w:div w:id="254630831">
              <w:marLeft w:val="0"/>
              <w:marRight w:val="0"/>
              <w:marTop w:val="0"/>
              <w:marBottom w:val="0"/>
              <w:divBdr>
                <w:top w:val="none" w:sz="0" w:space="0" w:color="auto"/>
                <w:left w:val="none" w:sz="0" w:space="0" w:color="auto"/>
                <w:bottom w:val="none" w:sz="0" w:space="0" w:color="auto"/>
                <w:right w:val="none" w:sz="0" w:space="0" w:color="auto"/>
              </w:divBdr>
            </w:div>
            <w:div w:id="259216699">
              <w:marLeft w:val="0"/>
              <w:marRight w:val="0"/>
              <w:marTop w:val="0"/>
              <w:marBottom w:val="0"/>
              <w:divBdr>
                <w:top w:val="none" w:sz="0" w:space="0" w:color="auto"/>
                <w:left w:val="none" w:sz="0" w:space="0" w:color="auto"/>
                <w:bottom w:val="none" w:sz="0" w:space="0" w:color="auto"/>
                <w:right w:val="none" w:sz="0" w:space="0" w:color="auto"/>
              </w:divBdr>
            </w:div>
            <w:div w:id="288055015">
              <w:marLeft w:val="0"/>
              <w:marRight w:val="0"/>
              <w:marTop w:val="0"/>
              <w:marBottom w:val="0"/>
              <w:divBdr>
                <w:top w:val="none" w:sz="0" w:space="0" w:color="auto"/>
                <w:left w:val="none" w:sz="0" w:space="0" w:color="auto"/>
                <w:bottom w:val="none" w:sz="0" w:space="0" w:color="auto"/>
                <w:right w:val="none" w:sz="0" w:space="0" w:color="auto"/>
              </w:divBdr>
            </w:div>
            <w:div w:id="290787315">
              <w:marLeft w:val="0"/>
              <w:marRight w:val="0"/>
              <w:marTop w:val="0"/>
              <w:marBottom w:val="0"/>
              <w:divBdr>
                <w:top w:val="none" w:sz="0" w:space="0" w:color="auto"/>
                <w:left w:val="none" w:sz="0" w:space="0" w:color="auto"/>
                <w:bottom w:val="none" w:sz="0" w:space="0" w:color="auto"/>
                <w:right w:val="none" w:sz="0" w:space="0" w:color="auto"/>
              </w:divBdr>
            </w:div>
            <w:div w:id="330182512">
              <w:marLeft w:val="0"/>
              <w:marRight w:val="0"/>
              <w:marTop w:val="0"/>
              <w:marBottom w:val="0"/>
              <w:divBdr>
                <w:top w:val="none" w:sz="0" w:space="0" w:color="auto"/>
                <w:left w:val="none" w:sz="0" w:space="0" w:color="auto"/>
                <w:bottom w:val="none" w:sz="0" w:space="0" w:color="auto"/>
                <w:right w:val="none" w:sz="0" w:space="0" w:color="auto"/>
              </w:divBdr>
            </w:div>
            <w:div w:id="381486463">
              <w:marLeft w:val="0"/>
              <w:marRight w:val="0"/>
              <w:marTop w:val="0"/>
              <w:marBottom w:val="0"/>
              <w:divBdr>
                <w:top w:val="none" w:sz="0" w:space="0" w:color="auto"/>
                <w:left w:val="none" w:sz="0" w:space="0" w:color="auto"/>
                <w:bottom w:val="none" w:sz="0" w:space="0" w:color="auto"/>
                <w:right w:val="none" w:sz="0" w:space="0" w:color="auto"/>
              </w:divBdr>
            </w:div>
            <w:div w:id="440806839">
              <w:marLeft w:val="0"/>
              <w:marRight w:val="0"/>
              <w:marTop w:val="0"/>
              <w:marBottom w:val="0"/>
              <w:divBdr>
                <w:top w:val="none" w:sz="0" w:space="0" w:color="auto"/>
                <w:left w:val="none" w:sz="0" w:space="0" w:color="auto"/>
                <w:bottom w:val="none" w:sz="0" w:space="0" w:color="auto"/>
                <w:right w:val="none" w:sz="0" w:space="0" w:color="auto"/>
              </w:divBdr>
            </w:div>
            <w:div w:id="477695050">
              <w:marLeft w:val="0"/>
              <w:marRight w:val="0"/>
              <w:marTop w:val="0"/>
              <w:marBottom w:val="0"/>
              <w:divBdr>
                <w:top w:val="none" w:sz="0" w:space="0" w:color="auto"/>
                <w:left w:val="none" w:sz="0" w:space="0" w:color="auto"/>
                <w:bottom w:val="none" w:sz="0" w:space="0" w:color="auto"/>
                <w:right w:val="none" w:sz="0" w:space="0" w:color="auto"/>
              </w:divBdr>
            </w:div>
            <w:div w:id="510295603">
              <w:marLeft w:val="0"/>
              <w:marRight w:val="0"/>
              <w:marTop w:val="0"/>
              <w:marBottom w:val="0"/>
              <w:divBdr>
                <w:top w:val="none" w:sz="0" w:space="0" w:color="auto"/>
                <w:left w:val="none" w:sz="0" w:space="0" w:color="auto"/>
                <w:bottom w:val="none" w:sz="0" w:space="0" w:color="auto"/>
                <w:right w:val="none" w:sz="0" w:space="0" w:color="auto"/>
              </w:divBdr>
            </w:div>
            <w:div w:id="517888785">
              <w:marLeft w:val="0"/>
              <w:marRight w:val="0"/>
              <w:marTop w:val="0"/>
              <w:marBottom w:val="0"/>
              <w:divBdr>
                <w:top w:val="none" w:sz="0" w:space="0" w:color="auto"/>
                <w:left w:val="none" w:sz="0" w:space="0" w:color="auto"/>
                <w:bottom w:val="none" w:sz="0" w:space="0" w:color="auto"/>
                <w:right w:val="none" w:sz="0" w:space="0" w:color="auto"/>
              </w:divBdr>
            </w:div>
            <w:div w:id="543635492">
              <w:marLeft w:val="0"/>
              <w:marRight w:val="0"/>
              <w:marTop w:val="0"/>
              <w:marBottom w:val="0"/>
              <w:divBdr>
                <w:top w:val="none" w:sz="0" w:space="0" w:color="auto"/>
                <w:left w:val="none" w:sz="0" w:space="0" w:color="auto"/>
                <w:bottom w:val="none" w:sz="0" w:space="0" w:color="auto"/>
                <w:right w:val="none" w:sz="0" w:space="0" w:color="auto"/>
              </w:divBdr>
            </w:div>
            <w:div w:id="646207783">
              <w:marLeft w:val="0"/>
              <w:marRight w:val="0"/>
              <w:marTop w:val="0"/>
              <w:marBottom w:val="0"/>
              <w:divBdr>
                <w:top w:val="none" w:sz="0" w:space="0" w:color="auto"/>
                <w:left w:val="none" w:sz="0" w:space="0" w:color="auto"/>
                <w:bottom w:val="none" w:sz="0" w:space="0" w:color="auto"/>
                <w:right w:val="none" w:sz="0" w:space="0" w:color="auto"/>
              </w:divBdr>
            </w:div>
            <w:div w:id="646589812">
              <w:marLeft w:val="0"/>
              <w:marRight w:val="0"/>
              <w:marTop w:val="0"/>
              <w:marBottom w:val="0"/>
              <w:divBdr>
                <w:top w:val="none" w:sz="0" w:space="0" w:color="auto"/>
                <w:left w:val="none" w:sz="0" w:space="0" w:color="auto"/>
                <w:bottom w:val="none" w:sz="0" w:space="0" w:color="auto"/>
                <w:right w:val="none" w:sz="0" w:space="0" w:color="auto"/>
              </w:divBdr>
            </w:div>
            <w:div w:id="659389553">
              <w:marLeft w:val="0"/>
              <w:marRight w:val="0"/>
              <w:marTop w:val="0"/>
              <w:marBottom w:val="0"/>
              <w:divBdr>
                <w:top w:val="none" w:sz="0" w:space="0" w:color="auto"/>
                <w:left w:val="none" w:sz="0" w:space="0" w:color="auto"/>
                <w:bottom w:val="none" w:sz="0" w:space="0" w:color="auto"/>
                <w:right w:val="none" w:sz="0" w:space="0" w:color="auto"/>
              </w:divBdr>
            </w:div>
            <w:div w:id="672562621">
              <w:marLeft w:val="0"/>
              <w:marRight w:val="0"/>
              <w:marTop w:val="0"/>
              <w:marBottom w:val="0"/>
              <w:divBdr>
                <w:top w:val="none" w:sz="0" w:space="0" w:color="auto"/>
                <w:left w:val="none" w:sz="0" w:space="0" w:color="auto"/>
                <w:bottom w:val="none" w:sz="0" w:space="0" w:color="auto"/>
                <w:right w:val="none" w:sz="0" w:space="0" w:color="auto"/>
              </w:divBdr>
            </w:div>
            <w:div w:id="698552115">
              <w:marLeft w:val="0"/>
              <w:marRight w:val="0"/>
              <w:marTop w:val="0"/>
              <w:marBottom w:val="0"/>
              <w:divBdr>
                <w:top w:val="none" w:sz="0" w:space="0" w:color="auto"/>
                <w:left w:val="none" w:sz="0" w:space="0" w:color="auto"/>
                <w:bottom w:val="none" w:sz="0" w:space="0" w:color="auto"/>
                <w:right w:val="none" w:sz="0" w:space="0" w:color="auto"/>
              </w:divBdr>
            </w:div>
            <w:div w:id="701367123">
              <w:marLeft w:val="0"/>
              <w:marRight w:val="0"/>
              <w:marTop w:val="0"/>
              <w:marBottom w:val="0"/>
              <w:divBdr>
                <w:top w:val="none" w:sz="0" w:space="0" w:color="auto"/>
                <w:left w:val="none" w:sz="0" w:space="0" w:color="auto"/>
                <w:bottom w:val="none" w:sz="0" w:space="0" w:color="auto"/>
                <w:right w:val="none" w:sz="0" w:space="0" w:color="auto"/>
              </w:divBdr>
            </w:div>
            <w:div w:id="716005826">
              <w:marLeft w:val="0"/>
              <w:marRight w:val="0"/>
              <w:marTop w:val="0"/>
              <w:marBottom w:val="0"/>
              <w:divBdr>
                <w:top w:val="none" w:sz="0" w:space="0" w:color="auto"/>
                <w:left w:val="none" w:sz="0" w:space="0" w:color="auto"/>
                <w:bottom w:val="none" w:sz="0" w:space="0" w:color="auto"/>
                <w:right w:val="none" w:sz="0" w:space="0" w:color="auto"/>
              </w:divBdr>
            </w:div>
            <w:div w:id="729235405">
              <w:marLeft w:val="0"/>
              <w:marRight w:val="0"/>
              <w:marTop w:val="0"/>
              <w:marBottom w:val="0"/>
              <w:divBdr>
                <w:top w:val="none" w:sz="0" w:space="0" w:color="auto"/>
                <w:left w:val="none" w:sz="0" w:space="0" w:color="auto"/>
                <w:bottom w:val="none" w:sz="0" w:space="0" w:color="auto"/>
                <w:right w:val="none" w:sz="0" w:space="0" w:color="auto"/>
              </w:divBdr>
            </w:div>
            <w:div w:id="767509444">
              <w:marLeft w:val="0"/>
              <w:marRight w:val="0"/>
              <w:marTop w:val="0"/>
              <w:marBottom w:val="0"/>
              <w:divBdr>
                <w:top w:val="none" w:sz="0" w:space="0" w:color="auto"/>
                <w:left w:val="none" w:sz="0" w:space="0" w:color="auto"/>
                <w:bottom w:val="none" w:sz="0" w:space="0" w:color="auto"/>
                <w:right w:val="none" w:sz="0" w:space="0" w:color="auto"/>
              </w:divBdr>
            </w:div>
            <w:div w:id="801119509">
              <w:marLeft w:val="0"/>
              <w:marRight w:val="0"/>
              <w:marTop w:val="0"/>
              <w:marBottom w:val="0"/>
              <w:divBdr>
                <w:top w:val="none" w:sz="0" w:space="0" w:color="auto"/>
                <w:left w:val="none" w:sz="0" w:space="0" w:color="auto"/>
                <w:bottom w:val="none" w:sz="0" w:space="0" w:color="auto"/>
                <w:right w:val="none" w:sz="0" w:space="0" w:color="auto"/>
              </w:divBdr>
            </w:div>
            <w:div w:id="804082477">
              <w:marLeft w:val="0"/>
              <w:marRight w:val="0"/>
              <w:marTop w:val="0"/>
              <w:marBottom w:val="0"/>
              <w:divBdr>
                <w:top w:val="none" w:sz="0" w:space="0" w:color="auto"/>
                <w:left w:val="none" w:sz="0" w:space="0" w:color="auto"/>
                <w:bottom w:val="none" w:sz="0" w:space="0" w:color="auto"/>
                <w:right w:val="none" w:sz="0" w:space="0" w:color="auto"/>
              </w:divBdr>
            </w:div>
            <w:div w:id="901018834">
              <w:marLeft w:val="0"/>
              <w:marRight w:val="0"/>
              <w:marTop w:val="0"/>
              <w:marBottom w:val="0"/>
              <w:divBdr>
                <w:top w:val="none" w:sz="0" w:space="0" w:color="auto"/>
                <w:left w:val="none" w:sz="0" w:space="0" w:color="auto"/>
                <w:bottom w:val="none" w:sz="0" w:space="0" w:color="auto"/>
                <w:right w:val="none" w:sz="0" w:space="0" w:color="auto"/>
              </w:divBdr>
            </w:div>
            <w:div w:id="989017691">
              <w:marLeft w:val="0"/>
              <w:marRight w:val="0"/>
              <w:marTop w:val="0"/>
              <w:marBottom w:val="0"/>
              <w:divBdr>
                <w:top w:val="none" w:sz="0" w:space="0" w:color="auto"/>
                <w:left w:val="none" w:sz="0" w:space="0" w:color="auto"/>
                <w:bottom w:val="none" w:sz="0" w:space="0" w:color="auto"/>
                <w:right w:val="none" w:sz="0" w:space="0" w:color="auto"/>
              </w:divBdr>
            </w:div>
            <w:div w:id="1048722462">
              <w:marLeft w:val="0"/>
              <w:marRight w:val="0"/>
              <w:marTop w:val="0"/>
              <w:marBottom w:val="0"/>
              <w:divBdr>
                <w:top w:val="none" w:sz="0" w:space="0" w:color="auto"/>
                <w:left w:val="none" w:sz="0" w:space="0" w:color="auto"/>
                <w:bottom w:val="none" w:sz="0" w:space="0" w:color="auto"/>
                <w:right w:val="none" w:sz="0" w:space="0" w:color="auto"/>
              </w:divBdr>
            </w:div>
            <w:div w:id="1074888142">
              <w:marLeft w:val="0"/>
              <w:marRight w:val="0"/>
              <w:marTop w:val="0"/>
              <w:marBottom w:val="0"/>
              <w:divBdr>
                <w:top w:val="none" w:sz="0" w:space="0" w:color="auto"/>
                <w:left w:val="none" w:sz="0" w:space="0" w:color="auto"/>
                <w:bottom w:val="none" w:sz="0" w:space="0" w:color="auto"/>
                <w:right w:val="none" w:sz="0" w:space="0" w:color="auto"/>
              </w:divBdr>
            </w:div>
            <w:div w:id="1138957137">
              <w:marLeft w:val="0"/>
              <w:marRight w:val="0"/>
              <w:marTop w:val="0"/>
              <w:marBottom w:val="0"/>
              <w:divBdr>
                <w:top w:val="none" w:sz="0" w:space="0" w:color="auto"/>
                <w:left w:val="none" w:sz="0" w:space="0" w:color="auto"/>
                <w:bottom w:val="none" w:sz="0" w:space="0" w:color="auto"/>
                <w:right w:val="none" w:sz="0" w:space="0" w:color="auto"/>
              </w:divBdr>
            </w:div>
            <w:div w:id="1150247961">
              <w:marLeft w:val="0"/>
              <w:marRight w:val="0"/>
              <w:marTop w:val="0"/>
              <w:marBottom w:val="0"/>
              <w:divBdr>
                <w:top w:val="none" w:sz="0" w:space="0" w:color="auto"/>
                <w:left w:val="none" w:sz="0" w:space="0" w:color="auto"/>
                <w:bottom w:val="none" w:sz="0" w:space="0" w:color="auto"/>
                <w:right w:val="none" w:sz="0" w:space="0" w:color="auto"/>
              </w:divBdr>
            </w:div>
            <w:div w:id="1193804864">
              <w:marLeft w:val="0"/>
              <w:marRight w:val="0"/>
              <w:marTop w:val="0"/>
              <w:marBottom w:val="0"/>
              <w:divBdr>
                <w:top w:val="none" w:sz="0" w:space="0" w:color="auto"/>
                <w:left w:val="none" w:sz="0" w:space="0" w:color="auto"/>
                <w:bottom w:val="none" w:sz="0" w:space="0" w:color="auto"/>
                <w:right w:val="none" w:sz="0" w:space="0" w:color="auto"/>
              </w:divBdr>
            </w:div>
            <w:div w:id="1193835661">
              <w:marLeft w:val="0"/>
              <w:marRight w:val="0"/>
              <w:marTop w:val="0"/>
              <w:marBottom w:val="0"/>
              <w:divBdr>
                <w:top w:val="none" w:sz="0" w:space="0" w:color="auto"/>
                <w:left w:val="none" w:sz="0" w:space="0" w:color="auto"/>
                <w:bottom w:val="none" w:sz="0" w:space="0" w:color="auto"/>
                <w:right w:val="none" w:sz="0" w:space="0" w:color="auto"/>
              </w:divBdr>
            </w:div>
            <w:div w:id="1196432744">
              <w:marLeft w:val="0"/>
              <w:marRight w:val="0"/>
              <w:marTop w:val="0"/>
              <w:marBottom w:val="0"/>
              <w:divBdr>
                <w:top w:val="none" w:sz="0" w:space="0" w:color="auto"/>
                <w:left w:val="none" w:sz="0" w:space="0" w:color="auto"/>
                <w:bottom w:val="none" w:sz="0" w:space="0" w:color="auto"/>
                <w:right w:val="none" w:sz="0" w:space="0" w:color="auto"/>
              </w:divBdr>
            </w:div>
            <w:div w:id="1226574445">
              <w:marLeft w:val="0"/>
              <w:marRight w:val="0"/>
              <w:marTop w:val="0"/>
              <w:marBottom w:val="0"/>
              <w:divBdr>
                <w:top w:val="none" w:sz="0" w:space="0" w:color="auto"/>
                <w:left w:val="none" w:sz="0" w:space="0" w:color="auto"/>
                <w:bottom w:val="none" w:sz="0" w:space="0" w:color="auto"/>
                <w:right w:val="none" w:sz="0" w:space="0" w:color="auto"/>
              </w:divBdr>
            </w:div>
            <w:div w:id="1348486338">
              <w:marLeft w:val="0"/>
              <w:marRight w:val="0"/>
              <w:marTop w:val="0"/>
              <w:marBottom w:val="0"/>
              <w:divBdr>
                <w:top w:val="none" w:sz="0" w:space="0" w:color="auto"/>
                <w:left w:val="none" w:sz="0" w:space="0" w:color="auto"/>
                <w:bottom w:val="none" w:sz="0" w:space="0" w:color="auto"/>
                <w:right w:val="none" w:sz="0" w:space="0" w:color="auto"/>
              </w:divBdr>
            </w:div>
            <w:div w:id="1373187697">
              <w:marLeft w:val="0"/>
              <w:marRight w:val="0"/>
              <w:marTop w:val="0"/>
              <w:marBottom w:val="0"/>
              <w:divBdr>
                <w:top w:val="none" w:sz="0" w:space="0" w:color="auto"/>
                <w:left w:val="none" w:sz="0" w:space="0" w:color="auto"/>
                <w:bottom w:val="none" w:sz="0" w:space="0" w:color="auto"/>
                <w:right w:val="none" w:sz="0" w:space="0" w:color="auto"/>
              </w:divBdr>
            </w:div>
            <w:div w:id="1377657130">
              <w:marLeft w:val="0"/>
              <w:marRight w:val="0"/>
              <w:marTop w:val="0"/>
              <w:marBottom w:val="0"/>
              <w:divBdr>
                <w:top w:val="none" w:sz="0" w:space="0" w:color="auto"/>
                <w:left w:val="none" w:sz="0" w:space="0" w:color="auto"/>
                <w:bottom w:val="none" w:sz="0" w:space="0" w:color="auto"/>
                <w:right w:val="none" w:sz="0" w:space="0" w:color="auto"/>
              </w:divBdr>
            </w:div>
            <w:div w:id="1382679846">
              <w:marLeft w:val="0"/>
              <w:marRight w:val="0"/>
              <w:marTop w:val="0"/>
              <w:marBottom w:val="0"/>
              <w:divBdr>
                <w:top w:val="none" w:sz="0" w:space="0" w:color="auto"/>
                <w:left w:val="none" w:sz="0" w:space="0" w:color="auto"/>
                <w:bottom w:val="none" w:sz="0" w:space="0" w:color="auto"/>
                <w:right w:val="none" w:sz="0" w:space="0" w:color="auto"/>
              </w:divBdr>
            </w:div>
            <w:div w:id="1396317712">
              <w:marLeft w:val="0"/>
              <w:marRight w:val="0"/>
              <w:marTop w:val="0"/>
              <w:marBottom w:val="0"/>
              <w:divBdr>
                <w:top w:val="none" w:sz="0" w:space="0" w:color="auto"/>
                <w:left w:val="none" w:sz="0" w:space="0" w:color="auto"/>
                <w:bottom w:val="none" w:sz="0" w:space="0" w:color="auto"/>
                <w:right w:val="none" w:sz="0" w:space="0" w:color="auto"/>
              </w:divBdr>
            </w:div>
            <w:div w:id="1417245433">
              <w:marLeft w:val="0"/>
              <w:marRight w:val="0"/>
              <w:marTop w:val="0"/>
              <w:marBottom w:val="0"/>
              <w:divBdr>
                <w:top w:val="none" w:sz="0" w:space="0" w:color="auto"/>
                <w:left w:val="none" w:sz="0" w:space="0" w:color="auto"/>
                <w:bottom w:val="none" w:sz="0" w:space="0" w:color="auto"/>
                <w:right w:val="none" w:sz="0" w:space="0" w:color="auto"/>
              </w:divBdr>
            </w:div>
            <w:div w:id="1428622915">
              <w:marLeft w:val="0"/>
              <w:marRight w:val="0"/>
              <w:marTop w:val="0"/>
              <w:marBottom w:val="0"/>
              <w:divBdr>
                <w:top w:val="none" w:sz="0" w:space="0" w:color="auto"/>
                <w:left w:val="none" w:sz="0" w:space="0" w:color="auto"/>
                <w:bottom w:val="none" w:sz="0" w:space="0" w:color="auto"/>
                <w:right w:val="none" w:sz="0" w:space="0" w:color="auto"/>
              </w:divBdr>
            </w:div>
            <w:div w:id="1441879349">
              <w:marLeft w:val="0"/>
              <w:marRight w:val="0"/>
              <w:marTop w:val="0"/>
              <w:marBottom w:val="0"/>
              <w:divBdr>
                <w:top w:val="none" w:sz="0" w:space="0" w:color="auto"/>
                <w:left w:val="none" w:sz="0" w:space="0" w:color="auto"/>
                <w:bottom w:val="none" w:sz="0" w:space="0" w:color="auto"/>
                <w:right w:val="none" w:sz="0" w:space="0" w:color="auto"/>
              </w:divBdr>
            </w:div>
            <w:div w:id="1454977610">
              <w:marLeft w:val="0"/>
              <w:marRight w:val="0"/>
              <w:marTop w:val="0"/>
              <w:marBottom w:val="0"/>
              <w:divBdr>
                <w:top w:val="none" w:sz="0" w:space="0" w:color="auto"/>
                <w:left w:val="none" w:sz="0" w:space="0" w:color="auto"/>
                <w:bottom w:val="none" w:sz="0" w:space="0" w:color="auto"/>
                <w:right w:val="none" w:sz="0" w:space="0" w:color="auto"/>
              </w:divBdr>
            </w:div>
            <w:div w:id="1533759182">
              <w:marLeft w:val="0"/>
              <w:marRight w:val="0"/>
              <w:marTop w:val="0"/>
              <w:marBottom w:val="0"/>
              <w:divBdr>
                <w:top w:val="none" w:sz="0" w:space="0" w:color="auto"/>
                <w:left w:val="none" w:sz="0" w:space="0" w:color="auto"/>
                <w:bottom w:val="none" w:sz="0" w:space="0" w:color="auto"/>
                <w:right w:val="none" w:sz="0" w:space="0" w:color="auto"/>
              </w:divBdr>
            </w:div>
            <w:div w:id="1544899271">
              <w:marLeft w:val="0"/>
              <w:marRight w:val="0"/>
              <w:marTop w:val="0"/>
              <w:marBottom w:val="0"/>
              <w:divBdr>
                <w:top w:val="none" w:sz="0" w:space="0" w:color="auto"/>
                <w:left w:val="none" w:sz="0" w:space="0" w:color="auto"/>
                <w:bottom w:val="none" w:sz="0" w:space="0" w:color="auto"/>
                <w:right w:val="none" w:sz="0" w:space="0" w:color="auto"/>
              </w:divBdr>
            </w:div>
            <w:div w:id="1571888350">
              <w:marLeft w:val="0"/>
              <w:marRight w:val="0"/>
              <w:marTop w:val="0"/>
              <w:marBottom w:val="0"/>
              <w:divBdr>
                <w:top w:val="none" w:sz="0" w:space="0" w:color="auto"/>
                <w:left w:val="none" w:sz="0" w:space="0" w:color="auto"/>
                <w:bottom w:val="none" w:sz="0" w:space="0" w:color="auto"/>
                <w:right w:val="none" w:sz="0" w:space="0" w:color="auto"/>
              </w:divBdr>
            </w:div>
            <w:div w:id="1587880645">
              <w:marLeft w:val="0"/>
              <w:marRight w:val="0"/>
              <w:marTop w:val="0"/>
              <w:marBottom w:val="0"/>
              <w:divBdr>
                <w:top w:val="none" w:sz="0" w:space="0" w:color="auto"/>
                <w:left w:val="none" w:sz="0" w:space="0" w:color="auto"/>
                <w:bottom w:val="none" w:sz="0" w:space="0" w:color="auto"/>
                <w:right w:val="none" w:sz="0" w:space="0" w:color="auto"/>
              </w:divBdr>
            </w:div>
            <w:div w:id="1603416594">
              <w:marLeft w:val="0"/>
              <w:marRight w:val="0"/>
              <w:marTop w:val="0"/>
              <w:marBottom w:val="0"/>
              <w:divBdr>
                <w:top w:val="none" w:sz="0" w:space="0" w:color="auto"/>
                <w:left w:val="none" w:sz="0" w:space="0" w:color="auto"/>
                <w:bottom w:val="none" w:sz="0" w:space="0" w:color="auto"/>
                <w:right w:val="none" w:sz="0" w:space="0" w:color="auto"/>
              </w:divBdr>
            </w:div>
            <w:div w:id="1605763659">
              <w:marLeft w:val="0"/>
              <w:marRight w:val="0"/>
              <w:marTop w:val="0"/>
              <w:marBottom w:val="0"/>
              <w:divBdr>
                <w:top w:val="none" w:sz="0" w:space="0" w:color="auto"/>
                <w:left w:val="none" w:sz="0" w:space="0" w:color="auto"/>
                <w:bottom w:val="none" w:sz="0" w:space="0" w:color="auto"/>
                <w:right w:val="none" w:sz="0" w:space="0" w:color="auto"/>
              </w:divBdr>
            </w:div>
            <w:div w:id="1610964242">
              <w:marLeft w:val="0"/>
              <w:marRight w:val="0"/>
              <w:marTop w:val="0"/>
              <w:marBottom w:val="0"/>
              <w:divBdr>
                <w:top w:val="none" w:sz="0" w:space="0" w:color="auto"/>
                <w:left w:val="none" w:sz="0" w:space="0" w:color="auto"/>
                <w:bottom w:val="none" w:sz="0" w:space="0" w:color="auto"/>
                <w:right w:val="none" w:sz="0" w:space="0" w:color="auto"/>
              </w:divBdr>
            </w:div>
            <w:div w:id="1701853853">
              <w:marLeft w:val="0"/>
              <w:marRight w:val="0"/>
              <w:marTop w:val="0"/>
              <w:marBottom w:val="0"/>
              <w:divBdr>
                <w:top w:val="none" w:sz="0" w:space="0" w:color="auto"/>
                <w:left w:val="none" w:sz="0" w:space="0" w:color="auto"/>
                <w:bottom w:val="none" w:sz="0" w:space="0" w:color="auto"/>
                <w:right w:val="none" w:sz="0" w:space="0" w:color="auto"/>
              </w:divBdr>
            </w:div>
            <w:div w:id="1719430062">
              <w:marLeft w:val="0"/>
              <w:marRight w:val="0"/>
              <w:marTop w:val="0"/>
              <w:marBottom w:val="0"/>
              <w:divBdr>
                <w:top w:val="none" w:sz="0" w:space="0" w:color="auto"/>
                <w:left w:val="none" w:sz="0" w:space="0" w:color="auto"/>
                <w:bottom w:val="none" w:sz="0" w:space="0" w:color="auto"/>
                <w:right w:val="none" w:sz="0" w:space="0" w:color="auto"/>
              </w:divBdr>
            </w:div>
            <w:div w:id="1725329265">
              <w:marLeft w:val="0"/>
              <w:marRight w:val="0"/>
              <w:marTop w:val="0"/>
              <w:marBottom w:val="0"/>
              <w:divBdr>
                <w:top w:val="none" w:sz="0" w:space="0" w:color="auto"/>
                <w:left w:val="none" w:sz="0" w:space="0" w:color="auto"/>
                <w:bottom w:val="none" w:sz="0" w:space="0" w:color="auto"/>
                <w:right w:val="none" w:sz="0" w:space="0" w:color="auto"/>
              </w:divBdr>
            </w:div>
            <w:div w:id="1767967379">
              <w:marLeft w:val="0"/>
              <w:marRight w:val="0"/>
              <w:marTop w:val="0"/>
              <w:marBottom w:val="0"/>
              <w:divBdr>
                <w:top w:val="none" w:sz="0" w:space="0" w:color="auto"/>
                <w:left w:val="none" w:sz="0" w:space="0" w:color="auto"/>
                <w:bottom w:val="none" w:sz="0" w:space="0" w:color="auto"/>
                <w:right w:val="none" w:sz="0" w:space="0" w:color="auto"/>
              </w:divBdr>
            </w:div>
            <w:div w:id="1768504875">
              <w:marLeft w:val="0"/>
              <w:marRight w:val="0"/>
              <w:marTop w:val="0"/>
              <w:marBottom w:val="0"/>
              <w:divBdr>
                <w:top w:val="none" w:sz="0" w:space="0" w:color="auto"/>
                <w:left w:val="none" w:sz="0" w:space="0" w:color="auto"/>
                <w:bottom w:val="none" w:sz="0" w:space="0" w:color="auto"/>
                <w:right w:val="none" w:sz="0" w:space="0" w:color="auto"/>
              </w:divBdr>
            </w:div>
            <w:div w:id="1784688534">
              <w:marLeft w:val="0"/>
              <w:marRight w:val="0"/>
              <w:marTop w:val="0"/>
              <w:marBottom w:val="0"/>
              <w:divBdr>
                <w:top w:val="none" w:sz="0" w:space="0" w:color="auto"/>
                <w:left w:val="none" w:sz="0" w:space="0" w:color="auto"/>
                <w:bottom w:val="none" w:sz="0" w:space="0" w:color="auto"/>
                <w:right w:val="none" w:sz="0" w:space="0" w:color="auto"/>
              </w:divBdr>
            </w:div>
            <w:div w:id="1806507466">
              <w:marLeft w:val="0"/>
              <w:marRight w:val="0"/>
              <w:marTop w:val="0"/>
              <w:marBottom w:val="0"/>
              <w:divBdr>
                <w:top w:val="none" w:sz="0" w:space="0" w:color="auto"/>
                <w:left w:val="none" w:sz="0" w:space="0" w:color="auto"/>
                <w:bottom w:val="none" w:sz="0" w:space="0" w:color="auto"/>
                <w:right w:val="none" w:sz="0" w:space="0" w:color="auto"/>
              </w:divBdr>
            </w:div>
            <w:div w:id="1864243172">
              <w:marLeft w:val="0"/>
              <w:marRight w:val="0"/>
              <w:marTop w:val="0"/>
              <w:marBottom w:val="0"/>
              <w:divBdr>
                <w:top w:val="none" w:sz="0" w:space="0" w:color="auto"/>
                <w:left w:val="none" w:sz="0" w:space="0" w:color="auto"/>
                <w:bottom w:val="none" w:sz="0" w:space="0" w:color="auto"/>
                <w:right w:val="none" w:sz="0" w:space="0" w:color="auto"/>
              </w:divBdr>
            </w:div>
            <w:div w:id="1890990042">
              <w:marLeft w:val="0"/>
              <w:marRight w:val="0"/>
              <w:marTop w:val="0"/>
              <w:marBottom w:val="0"/>
              <w:divBdr>
                <w:top w:val="none" w:sz="0" w:space="0" w:color="auto"/>
                <w:left w:val="none" w:sz="0" w:space="0" w:color="auto"/>
                <w:bottom w:val="none" w:sz="0" w:space="0" w:color="auto"/>
                <w:right w:val="none" w:sz="0" w:space="0" w:color="auto"/>
              </w:divBdr>
            </w:div>
            <w:div w:id="1895774888">
              <w:marLeft w:val="0"/>
              <w:marRight w:val="0"/>
              <w:marTop w:val="0"/>
              <w:marBottom w:val="0"/>
              <w:divBdr>
                <w:top w:val="none" w:sz="0" w:space="0" w:color="auto"/>
                <w:left w:val="none" w:sz="0" w:space="0" w:color="auto"/>
                <w:bottom w:val="none" w:sz="0" w:space="0" w:color="auto"/>
                <w:right w:val="none" w:sz="0" w:space="0" w:color="auto"/>
              </w:divBdr>
            </w:div>
            <w:div w:id="1896625805">
              <w:marLeft w:val="0"/>
              <w:marRight w:val="0"/>
              <w:marTop w:val="0"/>
              <w:marBottom w:val="0"/>
              <w:divBdr>
                <w:top w:val="none" w:sz="0" w:space="0" w:color="auto"/>
                <w:left w:val="none" w:sz="0" w:space="0" w:color="auto"/>
                <w:bottom w:val="none" w:sz="0" w:space="0" w:color="auto"/>
                <w:right w:val="none" w:sz="0" w:space="0" w:color="auto"/>
              </w:divBdr>
            </w:div>
            <w:div w:id="1918592481">
              <w:marLeft w:val="0"/>
              <w:marRight w:val="0"/>
              <w:marTop w:val="0"/>
              <w:marBottom w:val="0"/>
              <w:divBdr>
                <w:top w:val="none" w:sz="0" w:space="0" w:color="auto"/>
                <w:left w:val="none" w:sz="0" w:space="0" w:color="auto"/>
                <w:bottom w:val="none" w:sz="0" w:space="0" w:color="auto"/>
                <w:right w:val="none" w:sz="0" w:space="0" w:color="auto"/>
              </w:divBdr>
            </w:div>
            <w:div w:id="1919712169">
              <w:marLeft w:val="0"/>
              <w:marRight w:val="0"/>
              <w:marTop w:val="0"/>
              <w:marBottom w:val="0"/>
              <w:divBdr>
                <w:top w:val="none" w:sz="0" w:space="0" w:color="auto"/>
                <w:left w:val="none" w:sz="0" w:space="0" w:color="auto"/>
                <w:bottom w:val="none" w:sz="0" w:space="0" w:color="auto"/>
                <w:right w:val="none" w:sz="0" w:space="0" w:color="auto"/>
              </w:divBdr>
            </w:div>
            <w:div w:id="1952399849">
              <w:marLeft w:val="0"/>
              <w:marRight w:val="0"/>
              <w:marTop w:val="0"/>
              <w:marBottom w:val="0"/>
              <w:divBdr>
                <w:top w:val="none" w:sz="0" w:space="0" w:color="auto"/>
                <w:left w:val="none" w:sz="0" w:space="0" w:color="auto"/>
                <w:bottom w:val="none" w:sz="0" w:space="0" w:color="auto"/>
                <w:right w:val="none" w:sz="0" w:space="0" w:color="auto"/>
              </w:divBdr>
            </w:div>
            <w:div w:id="1982075878">
              <w:marLeft w:val="0"/>
              <w:marRight w:val="0"/>
              <w:marTop w:val="0"/>
              <w:marBottom w:val="0"/>
              <w:divBdr>
                <w:top w:val="none" w:sz="0" w:space="0" w:color="auto"/>
                <w:left w:val="none" w:sz="0" w:space="0" w:color="auto"/>
                <w:bottom w:val="none" w:sz="0" w:space="0" w:color="auto"/>
                <w:right w:val="none" w:sz="0" w:space="0" w:color="auto"/>
              </w:divBdr>
            </w:div>
            <w:div w:id="2097315485">
              <w:marLeft w:val="0"/>
              <w:marRight w:val="0"/>
              <w:marTop w:val="0"/>
              <w:marBottom w:val="0"/>
              <w:divBdr>
                <w:top w:val="none" w:sz="0" w:space="0" w:color="auto"/>
                <w:left w:val="none" w:sz="0" w:space="0" w:color="auto"/>
                <w:bottom w:val="none" w:sz="0" w:space="0" w:color="auto"/>
                <w:right w:val="none" w:sz="0" w:space="0" w:color="auto"/>
              </w:divBdr>
            </w:div>
            <w:div w:id="2101291087">
              <w:marLeft w:val="0"/>
              <w:marRight w:val="0"/>
              <w:marTop w:val="0"/>
              <w:marBottom w:val="0"/>
              <w:divBdr>
                <w:top w:val="none" w:sz="0" w:space="0" w:color="auto"/>
                <w:left w:val="none" w:sz="0" w:space="0" w:color="auto"/>
                <w:bottom w:val="none" w:sz="0" w:space="0" w:color="auto"/>
                <w:right w:val="none" w:sz="0" w:space="0" w:color="auto"/>
              </w:divBdr>
            </w:div>
            <w:div w:id="2105563907">
              <w:marLeft w:val="0"/>
              <w:marRight w:val="0"/>
              <w:marTop w:val="0"/>
              <w:marBottom w:val="0"/>
              <w:divBdr>
                <w:top w:val="none" w:sz="0" w:space="0" w:color="auto"/>
                <w:left w:val="none" w:sz="0" w:space="0" w:color="auto"/>
                <w:bottom w:val="none" w:sz="0" w:space="0" w:color="auto"/>
                <w:right w:val="none" w:sz="0" w:space="0" w:color="auto"/>
              </w:divBdr>
            </w:div>
            <w:div w:id="2140684332">
              <w:marLeft w:val="0"/>
              <w:marRight w:val="0"/>
              <w:marTop w:val="0"/>
              <w:marBottom w:val="0"/>
              <w:divBdr>
                <w:top w:val="none" w:sz="0" w:space="0" w:color="auto"/>
                <w:left w:val="none" w:sz="0" w:space="0" w:color="auto"/>
                <w:bottom w:val="none" w:sz="0" w:space="0" w:color="auto"/>
                <w:right w:val="none" w:sz="0" w:space="0" w:color="auto"/>
              </w:divBdr>
            </w:div>
            <w:div w:id="21454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45845">
      <w:bodyDiv w:val="1"/>
      <w:marLeft w:val="0"/>
      <w:marRight w:val="0"/>
      <w:marTop w:val="0"/>
      <w:marBottom w:val="0"/>
      <w:divBdr>
        <w:top w:val="none" w:sz="0" w:space="0" w:color="auto"/>
        <w:left w:val="none" w:sz="0" w:space="0" w:color="auto"/>
        <w:bottom w:val="none" w:sz="0" w:space="0" w:color="auto"/>
        <w:right w:val="none" w:sz="0" w:space="0" w:color="auto"/>
      </w:divBdr>
      <w:divsChild>
        <w:div w:id="865098028">
          <w:marLeft w:val="0"/>
          <w:marRight w:val="0"/>
          <w:marTop w:val="0"/>
          <w:marBottom w:val="0"/>
          <w:divBdr>
            <w:top w:val="none" w:sz="0" w:space="0" w:color="auto"/>
            <w:left w:val="none" w:sz="0" w:space="0" w:color="auto"/>
            <w:bottom w:val="none" w:sz="0" w:space="0" w:color="auto"/>
            <w:right w:val="none" w:sz="0" w:space="0" w:color="auto"/>
          </w:divBdr>
          <w:divsChild>
            <w:div w:id="17897154">
              <w:marLeft w:val="0"/>
              <w:marRight w:val="0"/>
              <w:marTop w:val="0"/>
              <w:marBottom w:val="0"/>
              <w:divBdr>
                <w:top w:val="none" w:sz="0" w:space="0" w:color="auto"/>
                <w:left w:val="none" w:sz="0" w:space="0" w:color="auto"/>
                <w:bottom w:val="none" w:sz="0" w:space="0" w:color="auto"/>
                <w:right w:val="none" w:sz="0" w:space="0" w:color="auto"/>
              </w:divBdr>
            </w:div>
            <w:div w:id="80220353">
              <w:marLeft w:val="0"/>
              <w:marRight w:val="0"/>
              <w:marTop w:val="0"/>
              <w:marBottom w:val="0"/>
              <w:divBdr>
                <w:top w:val="none" w:sz="0" w:space="0" w:color="auto"/>
                <w:left w:val="none" w:sz="0" w:space="0" w:color="auto"/>
                <w:bottom w:val="none" w:sz="0" w:space="0" w:color="auto"/>
                <w:right w:val="none" w:sz="0" w:space="0" w:color="auto"/>
              </w:divBdr>
            </w:div>
            <w:div w:id="88241610">
              <w:marLeft w:val="0"/>
              <w:marRight w:val="0"/>
              <w:marTop w:val="0"/>
              <w:marBottom w:val="0"/>
              <w:divBdr>
                <w:top w:val="none" w:sz="0" w:space="0" w:color="auto"/>
                <w:left w:val="none" w:sz="0" w:space="0" w:color="auto"/>
                <w:bottom w:val="none" w:sz="0" w:space="0" w:color="auto"/>
                <w:right w:val="none" w:sz="0" w:space="0" w:color="auto"/>
              </w:divBdr>
            </w:div>
            <w:div w:id="117114763">
              <w:marLeft w:val="0"/>
              <w:marRight w:val="0"/>
              <w:marTop w:val="0"/>
              <w:marBottom w:val="0"/>
              <w:divBdr>
                <w:top w:val="none" w:sz="0" w:space="0" w:color="auto"/>
                <w:left w:val="none" w:sz="0" w:space="0" w:color="auto"/>
                <w:bottom w:val="none" w:sz="0" w:space="0" w:color="auto"/>
                <w:right w:val="none" w:sz="0" w:space="0" w:color="auto"/>
              </w:divBdr>
            </w:div>
            <w:div w:id="147986860">
              <w:marLeft w:val="0"/>
              <w:marRight w:val="0"/>
              <w:marTop w:val="0"/>
              <w:marBottom w:val="0"/>
              <w:divBdr>
                <w:top w:val="none" w:sz="0" w:space="0" w:color="auto"/>
                <w:left w:val="none" w:sz="0" w:space="0" w:color="auto"/>
                <w:bottom w:val="none" w:sz="0" w:space="0" w:color="auto"/>
                <w:right w:val="none" w:sz="0" w:space="0" w:color="auto"/>
              </w:divBdr>
            </w:div>
            <w:div w:id="190382325">
              <w:marLeft w:val="0"/>
              <w:marRight w:val="0"/>
              <w:marTop w:val="0"/>
              <w:marBottom w:val="0"/>
              <w:divBdr>
                <w:top w:val="none" w:sz="0" w:space="0" w:color="auto"/>
                <w:left w:val="none" w:sz="0" w:space="0" w:color="auto"/>
                <w:bottom w:val="none" w:sz="0" w:space="0" w:color="auto"/>
                <w:right w:val="none" w:sz="0" w:space="0" w:color="auto"/>
              </w:divBdr>
            </w:div>
            <w:div w:id="299967039">
              <w:marLeft w:val="0"/>
              <w:marRight w:val="0"/>
              <w:marTop w:val="0"/>
              <w:marBottom w:val="0"/>
              <w:divBdr>
                <w:top w:val="none" w:sz="0" w:space="0" w:color="auto"/>
                <w:left w:val="none" w:sz="0" w:space="0" w:color="auto"/>
                <w:bottom w:val="none" w:sz="0" w:space="0" w:color="auto"/>
                <w:right w:val="none" w:sz="0" w:space="0" w:color="auto"/>
              </w:divBdr>
            </w:div>
            <w:div w:id="304628835">
              <w:marLeft w:val="0"/>
              <w:marRight w:val="0"/>
              <w:marTop w:val="0"/>
              <w:marBottom w:val="0"/>
              <w:divBdr>
                <w:top w:val="none" w:sz="0" w:space="0" w:color="auto"/>
                <w:left w:val="none" w:sz="0" w:space="0" w:color="auto"/>
                <w:bottom w:val="none" w:sz="0" w:space="0" w:color="auto"/>
                <w:right w:val="none" w:sz="0" w:space="0" w:color="auto"/>
              </w:divBdr>
            </w:div>
            <w:div w:id="310402996">
              <w:marLeft w:val="0"/>
              <w:marRight w:val="0"/>
              <w:marTop w:val="0"/>
              <w:marBottom w:val="0"/>
              <w:divBdr>
                <w:top w:val="none" w:sz="0" w:space="0" w:color="auto"/>
                <w:left w:val="none" w:sz="0" w:space="0" w:color="auto"/>
                <w:bottom w:val="none" w:sz="0" w:space="0" w:color="auto"/>
                <w:right w:val="none" w:sz="0" w:space="0" w:color="auto"/>
              </w:divBdr>
            </w:div>
            <w:div w:id="317196967">
              <w:marLeft w:val="0"/>
              <w:marRight w:val="0"/>
              <w:marTop w:val="0"/>
              <w:marBottom w:val="0"/>
              <w:divBdr>
                <w:top w:val="none" w:sz="0" w:space="0" w:color="auto"/>
                <w:left w:val="none" w:sz="0" w:space="0" w:color="auto"/>
                <w:bottom w:val="none" w:sz="0" w:space="0" w:color="auto"/>
                <w:right w:val="none" w:sz="0" w:space="0" w:color="auto"/>
              </w:divBdr>
            </w:div>
            <w:div w:id="322779531">
              <w:marLeft w:val="0"/>
              <w:marRight w:val="0"/>
              <w:marTop w:val="0"/>
              <w:marBottom w:val="0"/>
              <w:divBdr>
                <w:top w:val="none" w:sz="0" w:space="0" w:color="auto"/>
                <w:left w:val="none" w:sz="0" w:space="0" w:color="auto"/>
                <w:bottom w:val="none" w:sz="0" w:space="0" w:color="auto"/>
                <w:right w:val="none" w:sz="0" w:space="0" w:color="auto"/>
              </w:divBdr>
            </w:div>
            <w:div w:id="393704227">
              <w:marLeft w:val="0"/>
              <w:marRight w:val="0"/>
              <w:marTop w:val="0"/>
              <w:marBottom w:val="0"/>
              <w:divBdr>
                <w:top w:val="none" w:sz="0" w:space="0" w:color="auto"/>
                <w:left w:val="none" w:sz="0" w:space="0" w:color="auto"/>
                <w:bottom w:val="none" w:sz="0" w:space="0" w:color="auto"/>
                <w:right w:val="none" w:sz="0" w:space="0" w:color="auto"/>
              </w:divBdr>
            </w:div>
            <w:div w:id="404112150">
              <w:marLeft w:val="0"/>
              <w:marRight w:val="0"/>
              <w:marTop w:val="0"/>
              <w:marBottom w:val="0"/>
              <w:divBdr>
                <w:top w:val="none" w:sz="0" w:space="0" w:color="auto"/>
                <w:left w:val="none" w:sz="0" w:space="0" w:color="auto"/>
                <w:bottom w:val="none" w:sz="0" w:space="0" w:color="auto"/>
                <w:right w:val="none" w:sz="0" w:space="0" w:color="auto"/>
              </w:divBdr>
            </w:div>
            <w:div w:id="407969448">
              <w:marLeft w:val="0"/>
              <w:marRight w:val="0"/>
              <w:marTop w:val="0"/>
              <w:marBottom w:val="0"/>
              <w:divBdr>
                <w:top w:val="none" w:sz="0" w:space="0" w:color="auto"/>
                <w:left w:val="none" w:sz="0" w:space="0" w:color="auto"/>
                <w:bottom w:val="none" w:sz="0" w:space="0" w:color="auto"/>
                <w:right w:val="none" w:sz="0" w:space="0" w:color="auto"/>
              </w:divBdr>
            </w:div>
            <w:div w:id="413669929">
              <w:marLeft w:val="0"/>
              <w:marRight w:val="0"/>
              <w:marTop w:val="0"/>
              <w:marBottom w:val="0"/>
              <w:divBdr>
                <w:top w:val="none" w:sz="0" w:space="0" w:color="auto"/>
                <w:left w:val="none" w:sz="0" w:space="0" w:color="auto"/>
                <w:bottom w:val="none" w:sz="0" w:space="0" w:color="auto"/>
                <w:right w:val="none" w:sz="0" w:space="0" w:color="auto"/>
              </w:divBdr>
            </w:div>
            <w:div w:id="488329122">
              <w:marLeft w:val="0"/>
              <w:marRight w:val="0"/>
              <w:marTop w:val="0"/>
              <w:marBottom w:val="0"/>
              <w:divBdr>
                <w:top w:val="none" w:sz="0" w:space="0" w:color="auto"/>
                <w:left w:val="none" w:sz="0" w:space="0" w:color="auto"/>
                <w:bottom w:val="none" w:sz="0" w:space="0" w:color="auto"/>
                <w:right w:val="none" w:sz="0" w:space="0" w:color="auto"/>
              </w:divBdr>
            </w:div>
            <w:div w:id="490098379">
              <w:marLeft w:val="0"/>
              <w:marRight w:val="0"/>
              <w:marTop w:val="0"/>
              <w:marBottom w:val="0"/>
              <w:divBdr>
                <w:top w:val="none" w:sz="0" w:space="0" w:color="auto"/>
                <w:left w:val="none" w:sz="0" w:space="0" w:color="auto"/>
                <w:bottom w:val="none" w:sz="0" w:space="0" w:color="auto"/>
                <w:right w:val="none" w:sz="0" w:space="0" w:color="auto"/>
              </w:divBdr>
            </w:div>
            <w:div w:id="491914395">
              <w:marLeft w:val="0"/>
              <w:marRight w:val="0"/>
              <w:marTop w:val="0"/>
              <w:marBottom w:val="0"/>
              <w:divBdr>
                <w:top w:val="none" w:sz="0" w:space="0" w:color="auto"/>
                <w:left w:val="none" w:sz="0" w:space="0" w:color="auto"/>
                <w:bottom w:val="none" w:sz="0" w:space="0" w:color="auto"/>
                <w:right w:val="none" w:sz="0" w:space="0" w:color="auto"/>
              </w:divBdr>
            </w:div>
            <w:div w:id="557866571">
              <w:marLeft w:val="0"/>
              <w:marRight w:val="0"/>
              <w:marTop w:val="0"/>
              <w:marBottom w:val="0"/>
              <w:divBdr>
                <w:top w:val="none" w:sz="0" w:space="0" w:color="auto"/>
                <w:left w:val="none" w:sz="0" w:space="0" w:color="auto"/>
                <w:bottom w:val="none" w:sz="0" w:space="0" w:color="auto"/>
                <w:right w:val="none" w:sz="0" w:space="0" w:color="auto"/>
              </w:divBdr>
            </w:div>
            <w:div w:id="559898868">
              <w:marLeft w:val="0"/>
              <w:marRight w:val="0"/>
              <w:marTop w:val="0"/>
              <w:marBottom w:val="0"/>
              <w:divBdr>
                <w:top w:val="none" w:sz="0" w:space="0" w:color="auto"/>
                <w:left w:val="none" w:sz="0" w:space="0" w:color="auto"/>
                <w:bottom w:val="none" w:sz="0" w:space="0" w:color="auto"/>
                <w:right w:val="none" w:sz="0" w:space="0" w:color="auto"/>
              </w:divBdr>
            </w:div>
            <w:div w:id="569583963">
              <w:marLeft w:val="0"/>
              <w:marRight w:val="0"/>
              <w:marTop w:val="0"/>
              <w:marBottom w:val="0"/>
              <w:divBdr>
                <w:top w:val="none" w:sz="0" w:space="0" w:color="auto"/>
                <w:left w:val="none" w:sz="0" w:space="0" w:color="auto"/>
                <w:bottom w:val="none" w:sz="0" w:space="0" w:color="auto"/>
                <w:right w:val="none" w:sz="0" w:space="0" w:color="auto"/>
              </w:divBdr>
            </w:div>
            <w:div w:id="649142240">
              <w:marLeft w:val="0"/>
              <w:marRight w:val="0"/>
              <w:marTop w:val="0"/>
              <w:marBottom w:val="0"/>
              <w:divBdr>
                <w:top w:val="none" w:sz="0" w:space="0" w:color="auto"/>
                <w:left w:val="none" w:sz="0" w:space="0" w:color="auto"/>
                <w:bottom w:val="none" w:sz="0" w:space="0" w:color="auto"/>
                <w:right w:val="none" w:sz="0" w:space="0" w:color="auto"/>
              </w:divBdr>
            </w:div>
            <w:div w:id="656030288">
              <w:marLeft w:val="0"/>
              <w:marRight w:val="0"/>
              <w:marTop w:val="0"/>
              <w:marBottom w:val="0"/>
              <w:divBdr>
                <w:top w:val="none" w:sz="0" w:space="0" w:color="auto"/>
                <w:left w:val="none" w:sz="0" w:space="0" w:color="auto"/>
                <w:bottom w:val="none" w:sz="0" w:space="0" w:color="auto"/>
                <w:right w:val="none" w:sz="0" w:space="0" w:color="auto"/>
              </w:divBdr>
            </w:div>
            <w:div w:id="683240461">
              <w:marLeft w:val="0"/>
              <w:marRight w:val="0"/>
              <w:marTop w:val="0"/>
              <w:marBottom w:val="0"/>
              <w:divBdr>
                <w:top w:val="none" w:sz="0" w:space="0" w:color="auto"/>
                <w:left w:val="none" w:sz="0" w:space="0" w:color="auto"/>
                <w:bottom w:val="none" w:sz="0" w:space="0" w:color="auto"/>
                <w:right w:val="none" w:sz="0" w:space="0" w:color="auto"/>
              </w:divBdr>
            </w:div>
            <w:div w:id="730419192">
              <w:marLeft w:val="0"/>
              <w:marRight w:val="0"/>
              <w:marTop w:val="0"/>
              <w:marBottom w:val="0"/>
              <w:divBdr>
                <w:top w:val="none" w:sz="0" w:space="0" w:color="auto"/>
                <w:left w:val="none" w:sz="0" w:space="0" w:color="auto"/>
                <w:bottom w:val="none" w:sz="0" w:space="0" w:color="auto"/>
                <w:right w:val="none" w:sz="0" w:space="0" w:color="auto"/>
              </w:divBdr>
            </w:div>
            <w:div w:id="775910857">
              <w:marLeft w:val="0"/>
              <w:marRight w:val="0"/>
              <w:marTop w:val="0"/>
              <w:marBottom w:val="0"/>
              <w:divBdr>
                <w:top w:val="none" w:sz="0" w:space="0" w:color="auto"/>
                <w:left w:val="none" w:sz="0" w:space="0" w:color="auto"/>
                <w:bottom w:val="none" w:sz="0" w:space="0" w:color="auto"/>
                <w:right w:val="none" w:sz="0" w:space="0" w:color="auto"/>
              </w:divBdr>
            </w:div>
            <w:div w:id="790174454">
              <w:marLeft w:val="0"/>
              <w:marRight w:val="0"/>
              <w:marTop w:val="0"/>
              <w:marBottom w:val="0"/>
              <w:divBdr>
                <w:top w:val="none" w:sz="0" w:space="0" w:color="auto"/>
                <w:left w:val="none" w:sz="0" w:space="0" w:color="auto"/>
                <w:bottom w:val="none" w:sz="0" w:space="0" w:color="auto"/>
                <w:right w:val="none" w:sz="0" w:space="0" w:color="auto"/>
              </w:divBdr>
            </w:div>
            <w:div w:id="799610028">
              <w:marLeft w:val="0"/>
              <w:marRight w:val="0"/>
              <w:marTop w:val="0"/>
              <w:marBottom w:val="0"/>
              <w:divBdr>
                <w:top w:val="none" w:sz="0" w:space="0" w:color="auto"/>
                <w:left w:val="none" w:sz="0" w:space="0" w:color="auto"/>
                <w:bottom w:val="none" w:sz="0" w:space="0" w:color="auto"/>
                <w:right w:val="none" w:sz="0" w:space="0" w:color="auto"/>
              </w:divBdr>
            </w:div>
            <w:div w:id="821433602">
              <w:marLeft w:val="0"/>
              <w:marRight w:val="0"/>
              <w:marTop w:val="0"/>
              <w:marBottom w:val="0"/>
              <w:divBdr>
                <w:top w:val="none" w:sz="0" w:space="0" w:color="auto"/>
                <w:left w:val="none" w:sz="0" w:space="0" w:color="auto"/>
                <w:bottom w:val="none" w:sz="0" w:space="0" w:color="auto"/>
                <w:right w:val="none" w:sz="0" w:space="0" w:color="auto"/>
              </w:divBdr>
            </w:div>
            <w:div w:id="822740951">
              <w:marLeft w:val="0"/>
              <w:marRight w:val="0"/>
              <w:marTop w:val="0"/>
              <w:marBottom w:val="0"/>
              <w:divBdr>
                <w:top w:val="none" w:sz="0" w:space="0" w:color="auto"/>
                <w:left w:val="none" w:sz="0" w:space="0" w:color="auto"/>
                <w:bottom w:val="none" w:sz="0" w:space="0" w:color="auto"/>
                <w:right w:val="none" w:sz="0" w:space="0" w:color="auto"/>
              </w:divBdr>
            </w:div>
            <w:div w:id="831603610">
              <w:marLeft w:val="0"/>
              <w:marRight w:val="0"/>
              <w:marTop w:val="0"/>
              <w:marBottom w:val="0"/>
              <w:divBdr>
                <w:top w:val="none" w:sz="0" w:space="0" w:color="auto"/>
                <w:left w:val="none" w:sz="0" w:space="0" w:color="auto"/>
                <w:bottom w:val="none" w:sz="0" w:space="0" w:color="auto"/>
                <w:right w:val="none" w:sz="0" w:space="0" w:color="auto"/>
              </w:divBdr>
            </w:div>
            <w:div w:id="849954315">
              <w:marLeft w:val="0"/>
              <w:marRight w:val="0"/>
              <w:marTop w:val="0"/>
              <w:marBottom w:val="0"/>
              <w:divBdr>
                <w:top w:val="none" w:sz="0" w:space="0" w:color="auto"/>
                <w:left w:val="none" w:sz="0" w:space="0" w:color="auto"/>
                <w:bottom w:val="none" w:sz="0" w:space="0" w:color="auto"/>
                <w:right w:val="none" w:sz="0" w:space="0" w:color="auto"/>
              </w:divBdr>
            </w:div>
            <w:div w:id="853033219">
              <w:marLeft w:val="0"/>
              <w:marRight w:val="0"/>
              <w:marTop w:val="0"/>
              <w:marBottom w:val="0"/>
              <w:divBdr>
                <w:top w:val="none" w:sz="0" w:space="0" w:color="auto"/>
                <w:left w:val="none" w:sz="0" w:space="0" w:color="auto"/>
                <w:bottom w:val="none" w:sz="0" w:space="0" w:color="auto"/>
                <w:right w:val="none" w:sz="0" w:space="0" w:color="auto"/>
              </w:divBdr>
            </w:div>
            <w:div w:id="863246158">
              <w:marLeft w:val="0"/>
              <w:marRight w:val="0"/>
              <w:marTop w:val="0"/>
              <w:marBottom w:val="0"/>
              <w:divBdr>
                <w:top w:val="none" w:sz="0" w:space="0" w:color="auto"/>
                <w:left w:val="none" w:sz="0" w:space="0" w:color="auto"/>
                <w:bottom w:val="none" w:sz="0" w:space="0" w:color="auto"/>
                <w:right w:val="none" w:sz="0" w:space="0" w:color="auto"/>
              </w:divBdr>
            </w:div>
            <w:div w:id="902065116">
              <w:marLeft w:val="0"/>
              <w:marRight w:val="0"/>
              <w:marTop w:val="0"/>
              <w:marBottom w:val="0"/>
              <w:divBdr>
                <w:top w:val="none" w:sz="0" w:space="0" w:color="auto"/>
                <w:left w:val="none" w:sz="0" w:space="0" w:color="auto"/>
                <w:bottom w:val="none" w:sz="0" w:space="0" w:color="auto"/>
                <w:right w:val="none" w:sz="0" w:space="0" w:color="auto"/>
              </w:divBdr>
            </w:div>
            <w:div w:id="906258977">
              <w:marLeft w:val="0"/>
              <w:marRight w:val="0"/>
              <w:marTop w:val="0"/>
              <w:marBottom w:val="0"/>
              <w:divBdr>
                <w:top w:val="none" w:sz="0" w:space="0" w:color="auto"/>
                <w:left w:val="none" w:sz="0" w:space="0" w:color="auto"/>
                <w:bottom w:val="none" w:sz="0" w:space="0" w:color="auto"/>
                <w:right w:val="none" w:sz="0" w:space="0" w:color="auto"/>
              </w:divBdr>
            </w:div>
            <w:div w:id="934435514">
              <w:marLeft w:val="0"/>
              <w:marRight w:val="0"/>
              <w:marTop w:val="0"/>
              <w:marBottom w:val="0"/>
              <w:divBdr>
                <w:top w:val="none" w:sz="0" w:space="0" w:color="auto"/>
                <w:left w:val="none" w:sz="0" w:space="0" w:color="auto"/>
                <w:bottom w:val="none" w:sz="0" w:space="0" w:color="auto"/>
                <w:right w:val="none" w:sz="0" w:space="0" w:color="auto"/>
              </w:divBdr>
            </w:div>
            <w:div w:id="944117246">
              <w:marLeft w:val="0"/>
              <w:marRight w:val="0"/>
              <w:marTop w:val="0"/>
              <w:marBottom w:val="0"/>
              <w:divBdr>
                <w:top w:val="none" w:sz="0" w:space="0" w:color="auto"/>
                <w:left w:val="none" w:sz="0" w:space="0" w:color="auto"/>
                <w:bottom w:val="none" w:sz="0" w:space="0" w:color="auto"/>
                <w:right w:val="none" w:sz="0" w:space="0" w:color="auto"/>
              </w:divBdr>
            </w:div>
            <w:div w:id="962999275">
              <w:marLeft w:val="0"/>
              <w:marRight w:val="0"/>
              <w:marTop w:val="0"/>
              <w:marBottom w:val="0"/>
              <w:divBdr>
                <w:top w:val="none" w:sz="0" w:space="0" w:color="auto"/>
                <w:left w:val="none" w:sz="0" w:space="0" w:color="auto"/>
                <w:bottom w:val="none" w:sz="0" w:space="0" w:color="auto"/>
                <w:right w:val="none" w:sz="0" w:space="0" w:color="auto"/>
              </w:divBdr>
            </w:div>
            <w:div w:id="991568871">
              <w:marLeft w:val="0"/>
              <w:marRight w:val="0"/>
              <w:marTop w:val="0"/>
              <w:marBottom w:val="0"/>
              <w:divBdr>
                <w:top w:val="none" w:sz="0" w:space="0" w:color="auto"/>
                <w:left w:val="none" w:sz="0" w:space="0" w:color="auto"/>
                <w:bottom w:val="none" w:sz="0" w:space="0" w:color="auto"/>
                <w:right w:val="none" w:sz="0" w:space="0" w:color="auto"/>
              </w:divBdr>
            </w:div>
            <w:div w:id="1017074163">
              <w:marLeft w:val="0"/>
              <w:marRight w:val="0"/>
              <w:marTop w:val="0"/>
              <w:marBottom w:val="0"/>
              <w:divBdr>
                <w:top w:val="none" w:sz="0" w:space="0" w:color="auto"/>
                <w:left w:val="none" w:sz="0" w:space="0" w:color="auto"/>
                <w:bottom w:val="none" w:sz="0" w:space="0" w:color="auto"/>
                <w:right w:val="none" w:sz="0" w:space="0" w:color="auto"/>
              </w:divBdr>
            </w:div>
            <w:div w:id="1031957444">
              <w:marLeft w:val="0"/>
              <w:marRight w:val="0"/>
              <w:marTop w:val="0"/>
              <w:marBottom w:val="0"/>
              <w:divBdr>
                <w:top w:val="none" w:sz="0" w:space="0" w:color="auto"/>
                <w:left w:val="none" w:sz="0" w:space="0" w:color="auto"/>
                <w:bottom w:val="none" w:sz="0" w:space="0" w:color="auto"/>
                <w:right w:val="none" w:sz="0" w:space="0" w:color="auto"/>
              </w:divBdr>
            </w:div>
            <w:div w:id="1202858995">
              <w:marLeft w:val="0"/>
              <w:marRight w:val="0"/>
              <w:marTop w:val="0"/>
              <w:marBottom w:val="0"/>
              <w:divBdr>
                <w:top w:val="none" w:sz="0" w:space="0" w:color="auto"/>
                <w:left w:val="none" w:sz="0" w:space="0" w:color="auto"/>
                <w:bottom w:val="none" w:sz="0" w:space="0" w:color="auto"/>
                <w:right w:val="none" w:sz="0" w:space="0" w:color="auto"/>
              </w:divBdr>
            </w:div>
            <w:div w:id="1205214978">
              <w:marLeft w:val="0"/>
              <w:marRight w:val="0"/>
              <w:marTop w:val="0"/>
              <w:marBottom w:val="0"/>
              <w:divBdr>
                <w:top w:val="none" w:sz="0" w:space="0" w:color="auto"/>
                <w:left w:val="none" w:sz="0" w:space="0" w:color="auto"/>
                <w:bottom w:val="none" w:sz="0" w:space="0" w:color="auto"/>
                <w:right w:val="none" w:sz="0" w:space="0" w:color="auto"/>
              </w:divBdr>
            </w:div>
            <w:div w:id="1211192825">
              <w:marLeft w:val="0"/>
              <w:marRight w:val="0"/>
              <w:marTop w:val="0"/>
              <w:marBottom w:val="0"/>
              <w:divBdr>
                <w:top w:val="none" w:sz="0" w:space="0" w:color="auto"/>
                <w:left w:val="none" w:sz="0" w:space="0" w:color="auto"/>
                <w:bottom w:val="none" w:sz="0" w:space="0" w:color="auto"/>
                <w:right w:val="none" w:sz="0" w:space="0" w:color="auto"/>
              </w:divBdr>
            </w:div>
            <w:div w:id="1213155119">
              <w:marLeft w:val="0"/>
              <w:marRight w:val="0"/>
              <w:marTop w:val="0"/>
              <w:marBottom w:val="0"/>
              <w:divBdr>
                <w:top w:val="none" w:sz="0" w:space="0" w:color="auto"/>
                <w:left w:val="none" w:sz="0" w:space="0" w:color="auto"/>
                <w:bottom w:val="none" w:sz="0" w:space="0" w:color="auto"/>
                <w:right w:val="none" w:sz="0" w:space="0" w:color="auto"/>
              </w:divBdr>
            </w:div>
            <w:div w:id="1239679450">
              <w:marLeft w:val="0"/>
              <w:marRight w:val="0"/>
              <w:marTop w:val="0"/>
              <w:marBottom w:val="0"/>
              <w:divBdr>
                <w:top w:val="none" w:sz="0" w:space="0" w:color="auto"/>
                <w:left w:val="none" w:sz="0" w:space="0" w:color="auto"/>
                <w:bottom w:val="none" w:sz="0" w:space="0" w:color="auto"/>
                <w:right w:val="none" w:sz="0" w:space="0" w:color="auto"/>
              </w:divBdr>
            </w:div>
            <w:div w:id="1255551057">
              <w:marLeft w:val="0"/>
              <w:marRight w:val="0"/>
              <w:marTop w:val="0"/>
              <w:marBottom w:val="0"/>
              <w:divBdr>
                <w:top w:val="none" w:sz="0" w:space="0" w:color="auto"/>
                <w:left w:val="none" w:sz="0" w:space="0" w:color="auto"/>
                <w:bottom w:val="none" w:sz="0" w:space="0" w:color="auto"/>
                <w:right w:val="none" w:sz="0" w:space="0" w:color="auto"/>
              </w:divBdr>
            </w:div>
            <w:div w:id="1313758054">
              <w:marLeft w:val="0"/>
              <w:marRight w:val="0"/>
              <w:marTop w:val="0"/>
              <w:marBottom w:val="0"/>
              <w:divBdr>
                <w:top w:val="none" w:sz="0" w:space="0" w:color="auto"/>
                <w:left w:val="none" w:sz="0" w:space="0" w:color="auto"/>
                <w:bottom w:val="none" w:sz="0" w:space="0" w:color="auto"/>
                <w:right w:val="none" w:sz="0" w:space="0" w:color="auto"/>
              </w:divBdr>
            </w:div>
            <w:div w:id="1435176526">
              <w:marLeft w:val="0"/>
              <w:marRight w:val="0"/>
              <w:marTop w:val="0"/>
              <w:marBottom w:val="0"/>
              <w:divBdr>
                <w:top w:val="none" w:sz="0" w:space="0" w:color="auto"/>
                <w:left w:val="none" w:sz="0" w:space="0" w:color="auto"/>
                <w:bottom w:val="none" w:sz="0" w:space="0" w:color="auto"/>
                <w:right w:val="none" w:sz="0" w:space="0" w:color="auto"/>
              </w:divBdr>
            </w:div>
            <w:div w:id="1448084744">
              <w:marLeft w:val="0"/>
              <w:marRight w:val="0"/>
              <w:marTop w:val="0"/>
              <w:marBottom w:val="0"/>
              <w:divBdr>
                <w:top w:val="none" w:sz="0" w:space="0" w:color="auto"/>
                <w:left w:val="none" w:sz="0" w:space="0" w:color="auto"/>
                <w:bottom w:val="none" w:sz="0" w:space="0" w:color="auto"/>
                <w:right w:val="none" w:sz="0" w:space="0" w:color="auto"/>
              </w:divBdr>
            </w:div>
            <w:div w:id="1482455054">
              <w:marLeft w:val="0"/>
              <w:marRight w:val="0"/>
              <w:marTop w:val="0"/>
              <w:marBottom w:val="0"/>
              <w:divBdr>
                <w:top w:val="none" w:sz="0" w:space="0" w:color="auto"/>
                <w:left w:val="none" w:sz="0" w:space="0" w:color="auto"/>
                <w:bottom w:val="none" w:sz="0" w:space="0" w:color="auto"/>
                <w:right w:val="none" w:sz="0" w:space="0" w:color="auto"/>
              </w:divBdr>
            </w:div>
            <w:div w:id="1494025725">
              <w:marLeft w:val="0"/>
              <w:marRight w:val="0"/>
              <w:marTop w:val="0"/>
              <w:marBottom w:val="0"/>
              <w:divBdr>
                <w:top w:val="none" w:sz="0" w:space="0" w:color="auto"/>
                <w:left w:val="none" w:sz="0" w:space="0" w:color="auto"/>
                <w:bottom w:val="none" w:sz="0" w:space="0" w:color="auto"/>
                <w:right w:val="none" w:sz="0" w:space="0" w:color="auto"/>
              </w:divBdr>
            </w:div>
            <w:div w:id="1549142099">
              <w:marLeft w:val="0"/>
              <w:marRight w:val="0"/>
              <w:marTop w:val="0"/>
              <w:marBottom w:val="0"/>
              <w:divBdr>
                <w:top w:val="none" w:sz="0" w:space="0" w:color="auto"/>
                <w:left w:val="none" w:sz="0" w:space="0" w:color="auto"/>
                <w:bottom w:val="none" w:sz="0" w:space="0" w:color="auto"/>
                <w:right w:val="none" w:sz="0" w:space="0" w:color="auto"/>
              </w:divBdr>
            </w:div>
            <w:div w:id="1573812252">
              <w:marLeft w:val="0"/>
              <w:marRight w:val="0"/>
              <w:marTop w:val="0"/>
              <w:marBottom w:val="0"/>
              <w:divBdr>
                <w:top w:val="none" w:sz="0" w:space="0" w:color="auto"/>
                <w:left w:val="none" w:sz="0" w:space="0" w:color="auto"/>
                <w:bottom w:val="none" w:sz="0" w:space="0" w:color="auto"/>
                <w:right w:val="none" w:sz="0" w:space="0" w:color="auto"/>
              </w:divBdr>
            </w:div>
            <w:div w:id="1647859465">
              <w:marLeft w:val="0"/>
              <w:marRight w:val="0"/>
              <w:marTop w:val="0"/>
              <w:marBottom w:val="0"/>
              <w:divBdr>
                <w:top w:val="none" w:sz="0" w:space="0" w:color="auto"/>
                <w:left w:val="none" w:sz="0" w:space="0" w:color="auto"/>
                <w:bottom w:val="none" w:sz="0" w:space="0" w:color="auto"/>
                <w:right w:val="none" w:sz="0" w:space="0" w:color="auto"/>
              </w:divBdr>
            </w:div>
            <w:div w:id="1699772826">
              <w:marLeft w:val="0"/>
              <w:marRight w:val="0"/>
              <w:marTop w:val="0"/>
              <w:marBottom w:val="0"/>
              <w:divBdr>
                <w:top w:val="none" w:sz="0" w:space="0" w:color="auto"/>
                <w:left w:val="none" w:sz="0" w:space="0" w:color="auto"/>
                <w:bottom w:val="none" w:sz="0" w:space="0" w:color="auto"/>
                <w:right w:val="none" w:sz="0" w:space="0" w:color="auto"/>
              </w:divBdr>
            </w:div>
            <w:div w:id="1715499950">
              <w:marLeft w:val="0"/>
              <w:marRight w:val="0"/>
              <w:marTop w:val="0"/>
              <w:marBottom w:val="0"/>
              <w:divBdr>
                <w:top w:val="none" w:sz="0" w:space="0" w:color="auto"/>
                <w:left w:val="none" w:sz="0" w:space="0" w:color="auto"/>
                <w:bottom w:val="none" w:sz="0" w:space="0" w:color="auto"/>
                <w:right w:val="none" w:sz="0" w:space="0" w:color="auto"/>
              </w:divBdr>
            </w:div>
            <w:div w:id="1750535782">
              <w:marLeft w:val="0"/>
              <w:marRight w:val="0"/>
              <w:marTop w:val="0"/>
              <w:marBottom w:val="0"/>
              <w:divBdr>
                <w:top w:val="none" w:sz="0" w:space="0" w:color="auto"/>
                <w:left w:val="none" w:sz="0" w:space="0" w:color="auto"/>
                <w:bottom w:val="none" w:sz="0" w:space="0" w:color="auto"/>
                <w:right w:val="none" w:sz="0" w:space="0" w:color="auto"/>
              </w:divBdr>
            </w:div>
            <w:div w:id="1773819538">
              <w:marLeft w:val="0"/>
              <w:marRight w:val="0"/>
              <w:marTop w:val="0"/>
              <w:marBottom w:val="0"/>
              <w:divBdr>
                <w:top w:val="none" w:sz="0" w:space="0" w:color="auto"/>
                <w:left w:val="none" w:sz="0" w:space="0" w:color="auto"/>
                <w:bottom w:val="none" w:sz="0" w:space="0" w:color="auto"/>
                <w:right w:val="none" w:sz="0" w:space="0" w:color="auto"/>
              </w:divBdr>
            </w:div>
            <w:div w:id="1819225192">
              <w:marLeft w:val="0"/>
              <w:marRight w:val="0"/>
              <w:marTop w:val="0"/>
              <w:marBottom w:val="0"/>
              <w:divBdr>
                <w:top w:val="none" w:sz="0" w:space="0" w:color="auto"/>
                <w:left w:val="none" w:sz="0" w:space="0" w:color="auto"/>
                <w:bottom w:val="none" w:sz="0" w:space="0" w:color="auto"/>
                <w:right w:val="none" w:sz="0" w:space="0" w:color="auto"/>
              </w:divBdr>
            </w:div>
            <w:div w:id="1832325893">
              <w:marLeft w:val="0"/>
              <w:marRight w:val="0"/>
              <w:marTop w:val="0"/>
              <w:marBottom w:val="0"/>
              <w:divBdr>
                <w:top w:val="none" w:sz="0" w:space="0" w:color="auto"/>
                <w:left w:val="none" w:sz="0" w:space="0" w:color="auto"/>
                <w:bottom w:val="none" w:sz="0" w:space="0" w:color="auto"/>
                <w:right w:val="none" w:sz="0" w:space="0" w:color="auto"/>
              </w:divBdr>
            </w:div>
            <w:div w:id="1845590426">
              <w:marLeft w:val="0"/>
              <w:marRight w:val="0"/>
              <w:marTop w:val="0"/>
              <w:marBottom w:val="0"/>
              <w:divBdr>
                <w:top w:val="none" w:sz="0" w:space="0" w:color="auto"/>
                <w:left w:val="none" w:sz="0" w:space="0" w:color="auto"/>
                <w:bottom w:val="none" w:sz="0" w:space="0" w:color="auto"/>
                <w:right w:val="none" w:sz="0" w:space="0" w:color="auto"/>
              </w:divBdr>
            </w:div>
            <w:div w:id="1890602305">
              <w:marLeft w:val="0"/>
              <w:marRight w:val="0"/>
              <w:marTop w:val="0"/>
              <w:marBottom w:val="0"/>
              <w:divBdr>
                <w:top w:val="none" w:sz="0" w:space="0" w:color="auto"/>
                <w:left w:val="none" w:sz="0" w:space="0" w:color="auto"/>
                <w:bottom w:val="none" w:sz="0" w:space="0" w:color="auto"/>
                <w:right w:val="none" w:sz="0" w:space="0" w:color="auto"/>
              </w:divBdr>
            </w:div>
            <w:div w:id="1899239187">
              <w:marLeft w:val="0"/>
              <w:marRight w:val="0"/>
              <w:marTop w:val="0"/>
              <w:marBottom w:val="0"/>
              <w:divBdr>
                <w:top w:val="none" w:sz="0" w:space="0" w:color="auto"/>
                <w:left w:val="none" w:sz="0" w:space="0" w:color="auto"/>
                <w:bottom w:val="none" w:sz="0" w:space="0" w:color="auto"/>
                <w:right w:val="none" w:sz="0" w:space="0" w:color="auto"/>
              </w:divBdr>
            </w:div>
            <w:div w:id="1900634325">
              <w:marLeft w:val="0"/>
              <w:marRight w:val="0"/>
              <w:marTop w:val="0"/>
              <w:marBottom w:val="0"/>
              <w:divBdr>
                <w:top w:val="none" w:sz="0" w:space="0" w:color="auto"/>
                <w:left w:val="none" w:sz="0" w:space="0" w:color="auto"/>
                <w:bottom w:val="none" w:sz="0" w:space="0" w:color="auto"/>
                <w:right w:val="none" w:sz="0" w:space="0" w:color="auto"/>
              </w:divBdr>
            </w:div>
            <w:div w:id="1901093705">
              <w:marLeft w:val="0"/>
              <w:marRight w:val="0"/>
              <w:marTop w:val="0"/>
              <w:marBottom w:val="0"/>
              <w:divBdr>
                <w:top w:val="none" w:sz="0" w:space="0" w:color="auto"/>
                <w:left w:val="none" w:sz="0" w:space="0" w:color="auto"/>
                <w:bottom w:val="none" w:sz="0" w:space="0" w:color="auto"/>
                <w:right w:val="none" w:sz="0" w:space="0" w:color="auto"/>
              </w:divBdr>
            </w:div>
            <w:div w:id="1929536200">
              <w:marLeft w:val="0"/>
              <w:marRight w:val="0"/>
              <w:marTop w:val="0"/>
              <w:marBottom w:val="0"/>
              <w:divBdr>
                <w:top w:val="none" w:sz="0" w:space="0" w:color="auto"/>
                <w:left w:val="none" w:sz="0" w:space="0" w:color="auto"/>
                <w:bottom w:val="none" w:sz="0" w:space="0" w:color="auto"/>
                <w:right w:val="none" w:sz="0" w:space="0" w:color="auto"/>
              </w:divBdr>
            </w:div>
            <w:div w:id="1935091268">
              <w:marLeft w:val="0"/>
              <w:marRight w:val="0"/>
              <w:marTop w:val="0"/>
              <w:marBottom w:val="0"/>
              <w:divBdr>
                <w:top w:val="none" w:sz="0" w:space="0" w:color="auto"/>
                <w:left w:val="none" w:sz="0" w:space="0" w:color="auto"/>
                <w:bottom w:val="none" w:sz="0" w:space="0" w:color="auto"/>
                <w:right w:val="none" w:sz="0" w:space="0" w:color="auto"/>
              </w:divBdr>
            </w:div>
            <w:div w:id="1985505785">
              <w:marLeft w:val="0"/>
              <w:marRight w:val="0"/>
              <w:marTop w:val="0"/>
              <w:marBottom w:val="0"/>
              <w:divBdr>
                <w:top w:val="none" w:sz="0" w:space="0" w:color="auto"/>
                <w:left w:val="none" w:sz="0" w:space="0" w:color="auto"/>
                <w:bottom w:val="none" w:sz="0" w:space="0" w:color="auto"/>
                <w:right w:val="none" w:sz="0" w:space="0" w:color="auto"/>
              </w:divBdr>
            </w:div>
            <w:div w:id="2059013840">
              <w:marLeft w:val="0"/>
              <w:marRight w:val="0"/>
              <w:marTop w:val="0"/>
              <w:marBottom w:val="0"/>
              <w:divBdr>
                <w:top w:val="none" w:sz="0" w:space="0" w:color="auto"/>
                <w:left w:val="none" w:sz="0" w:space="0" w:color="auto"/>
                <w:bottom w:val="none" w:sz="0" w:space="0" w:color="auto"/>
                <w:right w:val="none" w:sz="0" w:space="0" w:color="auto"/>
              </w:divBdr>
            </w:div>
            <w:div w:id="2073580652">
              <w:marLeft w:val="0"/>
              <w:marRight w:val="0"/>
              <w:marTop w:val="0"/>
              <w:marBottom w:val="0"/>
              <w:divBdr>
                <w:top w:val="none" w:sz="0" w:space="0" w:color="auto"/>
                <w:left w:val="none" w:sz="0" w:space="0" w:color="auto"/>
                <w:bottom w:val="none" w:sz="0" w:space="0" w:color="auto"/>
                <w:right w:val="none" w:sz="0" w:space="0" w:color="auto"/>
              </w:divBdr>
            </w:div>
            <w:div w:id="211343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36863">
      <w:bodyDiv w:val="1"/>
      <w:marLeft w:val="0"/>
      <w:marRight w:val="0"/>
      <w:marTop w:val="0"/>
      <w:marBottom w:val="0"/>
      <w:divBdr>
        <w:top w:val="none" w:sz="0" w:space="0" w:color="auto"/>
        <w:left w:val="none" w:sz="0" w:space="0" w:color="auto"/>
        <w:bottom w:val="none" w:sz="0" w:space="0" w:color="auto"/>
        <w:right w:val="none" w:sz="0" w:space="0" w:color="auto"/>
      </w:divBdr>
      <w:divsChild>
        <w:div w:id="534536617">
          <w:marLeft w:val="0"/>
          <w:marRight w:val="0"/>
          <w:marTop w:val="0"/>
          <w:marBottom w:val="0"/>
          <w:divBdr>
            <w:top w:val="none" w:sz="0" w:space="0" w:color="auto"/>
            <w:left w:val="none" w:sz="0" w:space="0" w:color="auto"/>
            <w:bottom w:val="none" w:sz="0" w:space="0" w:color="auto"/>
            <w:right w:val="none" w:sz="0" w:space="0" w:color="auto"/>
          </w:divBdr>
          <w:divsChild>
            <w:div w:id="75978852">
              <w:marLeft w:val="0"/>
              <w:marRight w:val="0"/>
              <w:marTop w:val="0"/>
              <w:marBottom w:val="0"/>
              <w:divBdr>
                <w:top w:val="none" w:sz="0" w:space="0" w:color="auto"/>
                <w:left w:val="none" w:sz="0" w:space="0" w:color="auto"/>
                <w:bottom w:val="none" w:sz="0" w:space="0" w:color="auto"/>
                <w:right w:val="none" w:sz="0" w:space="0" w:color="auto"/>
              </w:divBdr>
            </w:div>
            <w:div w:id="91510362">
              <w:marLeft w:val="0"/>
              <w:marRight w:val="0"/>
              <w:marTop w:val="0"/>
              <w:marBottom w:val="0"/>
              <w:divBdr>
                <w:top w:val="none" w:sz="0" w:space="0" w:color="auto"/>
                <w:left w:val="none" w:sz="0" w:space="0" w:color="auto"/>
                <w:bottom w:val="none" w:sz="0" w:space="0" w:color="auto"/>
                <w:right w:val="none" w:sz="0" w:space="0" w:color="auto"/>
              </w:divBdr>
            </w:div>
            <w:div w:id="115413284">
              <w:marLeft w:val="0"/>
              <w:marRight w:val="0"/>
              <w:marTop w:val="0"/>
              <w:marBottom w:val="0"/>
              <w:divBdr>
                <w:top w:val="none" w:sz="0" w:space="0" w:color="auto"/>
                <w:left w:val="none" w:sz="0" w:space="0" w:color="auto"/>
                <w:bottom w:val="none" w:sz="0" w:space="0" w:color="auto"/>
                <w:right w:val="none" w:sz="0" w:space="0" w:color="auto"/>
              </w:divBdr>
            </w:div>
            <w:div w:id="146016150">
              <w:marLeft w:val="0"/>
              <w:marRight w:val="0"/>
              <w:marTop w:val="0"/>
              <w:marBottom w:val="0"/>
              <w:divBdr>
                <w:top w:val="none" w:sz="0" w:space="0" w:color="auto"/>
                <w:left w:val="none" w:sz="0" w:space="0" w:color="auto"/>
                <w:bottom w:val="none" w:sz="0" w:space="0" w:color="auto"/>
                <w:right w:val="none" w:sz="0" w:space="0" w:color="auto"/>
              </w:divBdr>
            </w:div>
            <w:div w:id="180902737">
              <w:marLeft w:val="0"/>
              <w:marRight w:val="0"/>
              <w:marTop w:val="0"/>
              <w:marBottom w:val="0"/>
              <w:divBdr>
                <w:top w:val="none" w:sz="0" w:space="0" w:color="auto"/>
                <w:left w:val="none" w:sz="0" w:space="0" w:color="auto"/>
                <w:bottom w:val="none" w:sz="0" w:space="0" w:color="auto"/>
                <w:right w:val="none" w:sz="0" w:space="0" w:color="auto"/>
              </w:divBdr>
            </w:div>
            <w:div w:id="223109078">
              <w:marLeft w:val="0"/>
              <w:marRight w:val="0"/>
              <w:marTop w:val="0"/>
              <w:marBottom w:val="0"/>
              <w:divBdr>
                <w:top w:val="none" w:sz="0" w:space="0" w:color="auto"/>
                <w:left w:val="none" w:sz="0" w:space="0" w:color="auto"/>
                <w:bottom w:val="none" w:sz="0" w:space="0" w:color="auto"/>
                <w:right w:val="none" w:sz="0" w:space="0" w:color="auto"/>
              </w:divBdr>
            </w:div>
            <w:div w:id="377559184">
              <w:marLeft w:val="0"/>
              <w:marRight w:val="0"/>
              <w:marTop w:val="0"/>
              <w:marBottom w:val="0"/>
              <w:divBdr>
                <w:top w:val="none" w:sz="0" w:space="0" w:color="auto"/>
                <w:left w:val="none" w:sz="0" w:space="0" w:color="auto"/>
                <w:bottom w:val="none" w:sz="0" w:space="0" w:color="auto"/>
                <w:right w:val="none" w:sz="0" w:space="0" w:color="auto"/>
              </w:divBdr>
            </w:div>
            <w:div w:id="391537618">
              <w:marLeft w:val="0"/>
              <w:marRight w:val="0"/>
              <w:marTop w:val="0"/>
              <w:marBottom w:val="0"/>
              <w:divBdr>
                <w:top w:val="none" w:sz="0" w:space="0" w:color="auto"/>
                <w:left w:val="none" w:sz="0" w:space="0" w:color="auto"/>
                <w:bottom w:val="none" w:sz="0" w:space="0" w:color="auto"/>
                <w:right w:val="none" w:sz="0" w:space="0" w:color="auto"/>
              </w:divBdr>
            </w:div>
            <w:div w:id="399404549">
              <w:marLeft w:val="0"/>
              <w:marRight w:val="0"/>
              <w:marTop w:val="0"/>
              <w:marBottom w:val="0"/>
              <w:divBdr>
                <w:top w:val="none" w:sz="0" w:space="0" w:color="auto"/>
                <w:left w:val="none" w:sz="0" w:space="0" w:color="auto"/>
                <w:bottom w:val="none" w:sz="0" w:space="0" w:color="auto"/>
                <w:right w:val="none" w:sz="0" w:space="0" w:color="auto"/>
              </w:divBdr>
            </w:div>
            <w:div w:id="404760952">
              <w:marLeft w:val="0"/>
              <w:marRight w:val="0"/>
              <w:marTop w:val="0"/>
              <w:marBottom w:val="0"/>
              <w:divBdr>
                <w:top w:val="none" w:sz="0" w:space="0" w:color="auto"/>
                <w:left w:val="none" w:sz="0" w:space="0" w:color="auto"/>
                <w:bottom w:val="none" w:sz="0" w:space="0" w:color="auto"/>
                <w:right w:val="none" w:sz="0" w:space="0" w:color="auto"/>
              </w:divBdr>
            </w:div>
            <w:div w:id="406461010">
              <w:marLeft w:val="0"/>
              <w:marRight w:val="0"/>
              <w:marTop w:val="0"/>
              <w:marBottom w:val="0"/>
              <w:divBdr>
                <w:top w:val="none" w:sz="0" w:space="0" w:color="auto"/>
                <w:left w:val="none" w:sz="0" w:space="0" w:color="auto"/>
                <w:bottom w:val="none" w:sz="0" w:space="0" w:color="auto"/>
                <w:right w:val="none" w:sz="0" w:space="0" w:color="auto"/>
              </w:divBdr>
            </w:div>
            <w:div w:id="470369239">
              <w:marLeft w:val="0"/>
              <w:marRight w:val="0"/>
              <w:marTop w:val="0"/>
              <w:marBottom w:val="0"/>
              <w:divBdr>
                <w:top w:val="none" w:sz="0" w:space="0" w:color="auto"/>
                <w:left w:val="none" w:sz="0" w:space="0" w:color="auto"/>
                <w:bottom w:val="none" w:sz="0" w:space="0" w:color="auto"/>
                <w:right w:val="none" w:sz="0" w:space="0" w:color="auto"/>
              </w:divBdr>
            </w:div>
            <w:div w:id="491798727">
              <w:marLeft w:val="0"/>
              <w:marRight w:val="0"/>
              <w:marTop w:val="0"/>
              <w:marBottom w:val="0"/>
              <w:divBdr>
                <w:top w:val="none" w:sz="0" w:space="0" w:color="auto"/>
                <w:left w:val="none" w:sz="0" w:space="0" w:color="auto"/>
                <w:bottom w:val="none" w:sz="0" w:space="0" w:color="auto"/>
                <w:right w:val="none" w:sz="0" w:space="0" w:color="auto"/>
              </w:divBdr>
            </w:div>
            <w:div w:id="519129732">
              <w:marLeft w:val="0"/>
              <w:marRight w:val="0"/>
              <w:marTop w:val="0"/>
              <w:marBottom w:val="0"/>
              <w:divBdr>
                <w:top w:val="none" w:sz="0" w:space="0" w:color="auto"/>
                <w:left w:val="none" w:sz="0" w:space="0" w:color="auto"/>
                <w:bottom w:val="none" w:sz="0" w:space="0" w:color="auto"/>
                <w:right w:val="none" w:sz="0" w:space="0" w:color="auto"/>
              </w:divBdr>
            </w:div>
            <w:div w:id="538590411">
              <w:marLeft w:val="0"/>
              <w:marRight w:val="0"/>
              <w:marTop w:val="0"/>
              <w:marBottom w:val="0"/>
              <w:divBdr>
                <w:top w:val="none" w:sz="0" w:space="0" w:color="auto"/>
                <w:left w:val="none" w:sz="0" w:space="0" w:color="auto"/>
                <w:bottom w:val="none" w:sz="0" w:space="0" w:color="auto"/>
                <w:right w:val="none" w:sz="0" w:space="0" w:color="auto"/>
              </w:divBdr>
            </w:div>
            <w:div w:id="572156073">
              <w:marLeft w:val="0"/>
              <w:marRight w:val="0"/>
              <w:marTop w:val="0"/>
              <w:marBottom w:val="0"/>
              <w:divBdr>
                <w:top w:val="none" w:sz="0" w:space="0" w:color="auto"/>
                <w:left w:val="none" w:sz="0" w:space="0" w:color="auto"/>
                <w:bottom w:val="none" w:sz="0" w:space="0" w:color="auto"/>
                <w:right w:val="none" w:sz="0" w:space="0" w:color="auto"/>
              </w:divBdr>
            </w:div>
            <w:div w:id="590044728">
              <w:marLeft w:val="0"/>
              <w:marRight w:val="0"/>
              <w:marTop w:val="0"/>
              <w:marBottom w:val="0"/>
              <w:divBdr>
                <w:top w:val="none" w:sz="0" w:space="0" w:color="auto"/>
                <w:left w:val="none" w:sz="0" w:space="0" w:color="auto"/>
                <w:bottom w:val="none" w:sz="0" w:space="0" w:color="auto"/>
                <w:right w:val="none" w:sz="0" w:space="0" w:color="auto"/>
              </w:divBdr>
            </w:div>
            <w:div w:id="634872648">
              <w:marLeft w:val="0"/>
              <w:marRight w:val="0"/>
              <w:marTop w:val="0"/>
              <w:marBottom w:val="0"/>
              <w:divBdr>
                <w:top w:val="none" w:sz="0" w:space="0" w:color="auto"/>
                <w:left w:val="none" w:sz="0" w:space="0" w:color="auto"/>
                <w:bottom w:val="none" w:sz="0" w:space="0" w:color="auto"/>
                <w:right w:val="none" w:sz="0" w:space="0" w:color="auto"/>
              </w:divBdr>
            </w:div>
            <w:div w:id="677925672">
              <w:marLeft w:val="0"/>
              <w:marRight w:val="0"/>
              <w:marTop w:val="0"/>
              <w:marBottom w:val="0"/>
              <w:divBdr>
                <w:top w:val="none" w:sz="0" w:space="0" w:color="auto"/>
                <w:left w:val="none" w:sz="0" w:space="0" w:color="auto"/>
                <w:bottom w:val="none" w:sz="0" w:space="0" w:color="auto"/>
                <w:right w:val="none" w:sz="0" w:space="0" w:color="auto"/>
              </w:divBdr>
            </w:div>
            <w:div w:id="680200286">
              <w:marLeft w:val="0"/>
              <w:marRight w:val="0"/>
              <w:marTop w:val="0"/>
              <w:marBottom w:val="0"/>
              <w:divBdr>
                <w:top w:val="none" w:sz="0" w:space="0" w:color="auto"/>
                <w:left w:val="none" w:sz="0" w:space="0" w:color="auto"/>
                <w:bottom w:val="none" w:sz="0" w:space="0" w:color="auto"/>
                <w:right w:val="none" w:sz="0" w:space="0" w:color="auto"/>
              </w:divBdr>
            </w:div>
            <w:div w:id="685520599">
              <w:marLeft w:val="0"/>
              <w:marRight w:val="0"/>
              <w:marTop w:val="0"/>
              <w:marBottom w:val="0"/>
              <w:divBdr>
                <w:top w:val="none" w:sz="0" w:space="0" w:color="auto"/>
                <w:left w:val="none" w:sz="0" w:space="0" w:color="auto"/>
                <w:bottom w:val="none" w:sz="0" w:space="0" w:color="auto"/>
                <w:right w:val="none" w:sz="0" w:space="0" w:color="auto"/>
              </w:divBdr>
            </w:div>
            <w:div w:id="747767218">
              <w:marLeft w:val="0"/>
              <w:marRight w:val="0"/>
              <w:marTop w:val="0"/>
              <w:marBottom w:val="0"/>
              <w:divBdr>
                <w:top w:val="none" w:sz="0" w:space="0" w:color="auto"/>
                <w:left w:val="none" w:sz="0" w:space="0" w:color="auto"/>
                <w:bottom w:val="none" w:sz="0" w:space="0" w:color="auto"/>
                <w:right w:val="none" w:sz="0" w:space="0" w:color="auto"/>
              </w:divBdr>
            </w:div>
            <w:div w:id="781652538">
              <w:marLeft w:val="0"/>
              <w:marRight w:val="0"/>
              <w:marTop w:val="0"/>
              <w:marBottom w:val="0"/>
              <w:divBdr>
                <w:top w:val="none" w:sz="0" w:space="0" w:color="auto"/>
                <w:left w:val="none" w:sz="0" w:space="0" w:color="auto"/>
                <w:bottom w:val="none" w:sz="0" w:space="0" w:color="auto"/>
                <w:right w:val="none" w:sz="0" w:space="0" w:color="auto"/>
              </w:divBdr>
            </w:div>
            <w:div w:id="786267757">
              <w:marLeft w:val="0"/>
              <w:marRight w:val="0"/>
              <w:marTop w:val="0"/>
              <w:marBottom w:val="0"/>
              <w:divBdr>
                <w:top w:val="none" w:sz="0" w:space="0" w:color="auto"/>
                <w:left w:val="none" w:sz="0" w:space="0" w:color="auto"/>
                <w:bottom w:val="none" w:sz="0" w:space="0" w:color="auto"/>
                <w:right w:val="none" w:sz="0" w:space="0" w:color="auto"/>
              </w:divBdr>
            </w:div>
            <w:div w:id="804202883">
              <w:marLeft w:val="0"/>
              <w:marRight w:val="0"/>
              <w:marTop w:val="0"/>
              <w:marBottom w:val="0"/>
              <w:divBdr>
                <w:top w:val="none" w:sz="0" w:space="0" w:color="auto"/>
                <w:left w:val="none" w:sz="0" w:space="0" w:color="auto"/>
                <w:bottom w:val="none" w:sz="0" w:space="0" w:color="auto"/>
                <w:right w:val="none" w:sz="0" w:space="0" w:color="auto"/>
              </w:divBdr>
            </w:div>
            <w:div w:id="810680583">
              <w:marLeft w:val="0"/>
              <w:marRight w:val="0"/>
              <w:marTop w:val="0"/>
              <w:marBottom w:val="0"/>
              <w:divBdr>
                <w:top w:val="none" w:sz="0" w:space="0" w:color="auto"/>
                <w:left w:val="none" w:sz="0" w:space="0" w:color="auto"/>
                <w:bottom w:val="none" w:sz="0" w:space="0" w:color="auto"/>
                <w:right w:val="none" w:sz="0" w:space="0" w:color="auto"/>
              </w:divBdr>
            </w:div>
            <w:div w:id="850877854">
              <w:marLeft w:val="0"/>
              <w:marRight w:val="0"/>
              <w:marTop w:val="0"/>
              <w:marBottom w:val="0"/>
              <w:divBdr>
                <w:top w:val="none" w:sz="0" w:space="0" w:color="auto"/>
                <w:left w:val="none" w:sz="0" w:space="0" w:color="auto"/>
                <w:bottom w:val="none" w:sz="0" w:space="0" w:color="auto"/>
                <w:right w:val="none" w:sz="0" w:space="0" w:color="auto"/>
              </w:divBdr>
            </w:div>
            <w:div w:id="851987949">
              <w:marLeft w:val="0"/>
              <w:marRight w:val="0"/>
              <w:marTop w:val="0"/>
              <w:marBottom w:val="0"/>
              <w:divBdr>
                <w:top w:val="none" w:sz="0" w:space="0" w:color="auto"/>
                <w:left w:val="none" w:sz="0" w:space="0" w:color="auto"/>
                <w:bottom w:val="none" w:sz="0" w:space="0" w:color="auto"/>
                <w:right w:val="none" w:sz="0" w:space="0" w:color="auto"/>
              </w:divBdr>
            </w:div>
            <w:div w:id="863054261">
              <w:marLeft w:val="0"/>
              <w:marRight w:val="0"/>
              <w:marTop w:val="0"/>
              <w:marBottom w:val="0"/>
              <w:divBdr>
                <w:top w:val="none" w:sz="0" w:space="0" w:color="auto"/>
                <w:left w:val="none" w:sz="0" w:space="0" w:color="auto"/>
                <w:bottom w:val="none" w:sz="0" w:space="0" w:color="auto"/>
                <w:right w:val="none" w:sz="0" w:space="0" w:color="auto"/>
              </w:divBdr>
            </w:div>
            <w:div w:id="871725219">
              <w:marLeft w:val="0"/>
              <w:marRight w:val="0"/>
              <w:marTop w:val="0"/>
              <w:marBottom w:val="0"/>
              <w:divBdr>
                <w:top w:val="none" w:sz="0" w:space="0" w:color="auto"/>
                <w:left w:val="none" w:sz="0" w:space="0" w:color="auto"/>
                <w:bottom w:val="none" w:sz="0" w:space="0" w:color="auto"/>
                <w:right w:val="none" w:sz="0" w:space="0" w:color="auto"/>
              </w:divBdr>
            </w:div>
            <w:div w:id="895434242">
              <w:marLeft w:val="0"/>
              <w:marRight w:val="0"/>
              <w:marTop w:val="0"/>
              <w:marBottom w:val="0"/>
              <w:divBdr>
                <w:top w:val="none" w:sz="0" w:space="0" w:color="auto"/>
                <w:left w:val="none" w:sz="0" w:space="0" w:color="auto"/>
                <w:bottom w:val="none" w:sz="0" w:space="0" w:color="auto"/>
                <w:right w:val="none" w:sz="0" w:space="0" w:color="auto"/>
              </w:divBdr>
            </w:div>
            <w:div w:id="908923669">
              <w:marLeft w:val="0"/>
              <w:marRight w:val="0"/>
              <w:marTop w:val="0"/>
              <w:marBottom w:val="0"/>
              <w:divBdr>
                <w:top w:val="none" w:sz="0" w:space="0" w:color="auto"/>
                <w:left w:val="none" w:sz="0" w:space="0" w:color="auto"/>
                <w:bottom w:val="none" w:sz="0" w:space="0" w:color="auto"/>
                <w:right w:val="none" w:sz="0" w:space="0" w:color="auto"/>
              </w:divBdr>
            </w:div>
            <w:div w:id="946892885">
              <w:marLeft w:val="0"/>
              <w:marRight w:val="0"/>
              <w:marTop w:val="0"/>
              <w:marBottom w:val="0"/>
              <w:divBdr>
                <w:top w:val="none" w:sz="0" w:space="0" w:color="auto"/>
                <w:left w:val="none" w:sz="0" w:space="0" w:color="auto"/>
                <w:bottom w:val="none" w:sz="0" w:space="0" w:color="auto"/>
                <w:right w:val="none" w:sz="0" w:space="0" w:color="auto"/>
              </w:divBdr>
            </w:div>
            <w:div w:id="960456797">
              <w:marLeft w:val="0"/>
              <w:marRight w:val="0"/>
              <w:marTop w:val="0"/>
              <w:marBottom w:val="0"/>
              <w:divBdr>
                <w:top w:val="none" w:sz="0" w:space="0" w:color="auto"/>
                <w:left w:val="none" w:sz="0" w:space="0" w:color="auto"/>
                <w:bottom w:val="none" w:sz="0" w:space="0" w:color="auto"/>
                <w:right w:val="none" w:sz="0" w:space="0" w:color="auto"/>
              </w:divBdr>
            </w:div>
            <w:div w:id="974287671">
              <w:marLeft w:val="0"/>
              <w:marRight w:val="0"/>
              <w:marTop w:val="0"/>
              <w:marBottom w:val="0"/>
              <w:divBdr>
                <w:top w:val="none" w:sz="0" w:space="0" w:color="auto"/>
                <w:left w:val="none" w:sz="0" w:space="0" w:color="auto"/>
                <w:bottom w:val="none" w:sz="0" w:space="0" w:color="auto"/>
                <w:right w:val="none" w:sz="0" w:space="0" w:color="auto"/>
              </w:divBdr>
            </w:div>
            <w:div w:id="1010831664">
              <w:marLeft w:val="0"/>
              <w:marRight w:val="0"/>
              <w:marTop w:val="0"/>
              <w:marBottom w:val="0"/>
              <w:divBdr>
                <w:top w:val="none" w:sz="0" w:space="0" w:color="auto"/>
                <w:left w:val="none" w:sz="0" w:space="0" w:color="auto"/>
                <w:bottom w:val="none" w:sz="0" w:space="0" w:color="auto"/>
                <w:right w:val="none" w:sz="0" w:space="0" w:color="auto"/>
              </w:divBdr>
            </w:div>
            <w:div w:id="1083720976">
              <w:marLeft w:val="0"/>
              <w:marRight w:val="0"/>
              <w:marTop w:val="0"/>
              <w:marBottom w:val="0"/>
              <w:divBdr>
                <w:top w:val="none" w:sz="0" w:space="0" w:color="auto"/>
                <w:left w:val="none" w:sz="0" w:space="0" w:color="auto"/>
                <w:bottom w:val="none" w:sz="0" w:space="0" w:color="auto"/>
                <w:right w:val="none" w:sz="0" w:space="0" w:color="auto"/>
              </w:divBdr>
            </w:div>
            <w:div w:id="1085805110">
              <w:marLeft w:val="0"/>
              <w:marRight w:val="0"/>
              <w:marTop w:val="0"/>
              <w:marBottom w:val="0"/>
              <w:divBdr>
                <w:top w:val="none" w:sz="0" w:space="0" w:color="auto"/>
                <w:left w:val="none" w:sz="0" w:space="0" w:color="auto"/>
                <w:bottom w:val="none" w:sz="0" w:space="0" w:color="auto"/>
                <w:right w:val="none" w:sz="0" w:space="0" w:color="auto"/>
              </w:divBdr>
            </w:div>
            <w:div w:id="1093940763">
              <w:marLeft w:val="0"/>
              <w:marRight w:val="0"/>
              <w:marTop w:val="0"/>
              <w:marBottom w:val="0"/>
              <w:divBdr>
                <w:top w:val="none" w:sz="0" w:space="0" w:color="auto"/>
                <w:left w:val="none" w:sz="0" w:space="0" w:color="auto"/>
                <w:bottom w:val="none" w:sz="0" w:space="0" w:color="auto"/>
                <w:right w:val="none" w:sz="0" w:space="0" w:color="auto"/>
              </w:divBdr>
            </w:div>
            <w:div w:id="1104884582">
              <w:marLeft w:val="0"/>
              <w:marRight w:val="0"/>
              <w:marTop w:val="0"/>
              <w:marBottom w:val="0"/>
              <w:divBdr>
                <w:top w:val="none" w:sz="0" w:space="0" w:color="auto"/>
                <w:left w:val="none" w:sz="0" w:space="0" w:color="auto"/>
                <w:bottom w:val="none" w:sz="0" w:space="0" w:color="auto"/>
                <w:right w:val="none" w:sz="0" w:space="0" w:color="auto"/>
              </w:divBdr>
            </w:div>
            <w:div w:id="1108695421">
              <w:marLeft w:val="0"/>
              <w:marRight w:val="0"/>
              <w:marTop w:val="0"/>
              <w:marBottom w:val="0"/>
              <w:divBdr>
                <w:top w:val="none" w:sz="0" w:space="0" w:color="auto"/>
                <w:left w:val="none" w:sz="0" w:space="0" w:color="auto"/>
                <w:bottom w:val="none" w:sz="0" w:space="0" w:color="auto"/>
                <w:right w:val="none" w:sz="0" w:space="0" w:color="auto"/>
              </w:divBdr>
            </w:div>
            <w:div w:id="1125078567">
              <w:marLeft w:val="0"/>
              <w:marRight w:val="0"/>
              <w:marTop w:val="0"/>
              <w:marBottom w:val="0"/>
              <w:divBdr>
                <w:top w:val="none" w:sz="0" w:space="0" w:color="auto"/>
                <w:left w:val="none" w:sz="0" w:space="0" w:color="auto"/>
                <w:bottom w:val="none" w:sz="0" w:space="0" w:color="auto"/>
                <w:right w:val="none" w:sz="0" w:space="0" w:color="auto"/>
              </w:divBdr>
            </w:div>
            <w:div w:id="1172404784">
              <w:marLeft w:val="0"/>
              <w:marRight w:val="0"/>
              <w:marTop w:val="0"/>
              <w:marBottom w:val="0"/>
              <w:divBdr>
                <w:top w:val="none" w:sz="0" w:space="0" w:color="auto"/>
                <w:left w:val="none" w:sz="0" w:space="0" w:color="auto"/>
                <w:bottom w:val="none" w:sz="0" w:space="0" w:color="auto"/>
                <w:right w:val="none" w:sz="0" w:space="0" w:color="auto"/>
              </w:divBdr>
            </w:div>
            <w:div w:id="1187059642">
              <w:marLeft w:val="0"/>
              <w:marRight w:val="0"/>
              <w:marTop w:val="0"/>
              <w:marBottom w:val="0"/>
              <w:divBdr>
                <w:top w:val="none" w:sz="0" w:space="0" w:color="auto"/>
                <w:left w:val="none" w:sz="0" w:space="0" w:color="auto"/>
                <w:bottom w:val="none" w:sz="0" w:space="0" w:color="auto"/>
                <w:right w:val="none" w:sz="0" w:space="0" w:color="auto"/>
              </w:divBdr>
            </w:div>
            <w:div w:id="1297830354">
              <w:marLeft w:val="0"/>
              <w:marRight w:val="0"/>
              <w:marTop w:val="0"/>
              <w:marBottom w:val="0"/>
              <w:divBdr>
                <w:top w:val="none" w:sz="0" w:space="0" w:color="auto"/>
                <w:left w:val="none" w:sz="0" w:space="0" w:color="auto"/>
                <w:bottom w:val="none" w:sz="0" w:space="0" w:color="auto"/>
                <w:right w:val="none" w:sz="0" w:space="0" w:color="auto"/>
              </w:divBdr>
            </w:div>
            <w:div w:id="1341736363">
              <w:marLeft w:val="0"/>
              <w:marRight w:val="0"/>
              <w:marTop w:val="0"/>
              <w:marBottom w:val="0"/>
              <w:divBdr>
                <w:top w:val="none" w:sz="0" w:space="0" w:color="auto"/>
                <w:left w:val="none" w:sz="0" w:space="0" w:color="auto"/>
                <w:bottom w:val="none" w:sz="0" w:space="0" w:color="auto"/>
                <w:right w:val="none" w:sz="0" w:space="0" w:color="auto"/>
              </w:divBdr>
            </w:div>
            <w:div w:id="1369793839">
              <w:marLeft w:val="0"/>
              <w:marRight w:val="0"/>
              <w:marTop w:val="0"/>
              <w:marBottom w:val="0"/>
              <w:divBdr>
                <w:top w:val="none" w:sz="0" w:space="0" w:color="auto"/>
                <w:left w:val="none" w:sz="0" w:space="0" w:color="auto"/>
                <w:bottom w:val="none" w:sz="0" w:space="0" w:color="auto"/>
                <w:right w:val="none" w:sz="0" w:space="0" w:color="auto"/>
              </w:divBdr>
            </w:div>
            <w:div w:id="1384328214">
              <w:marLeft w:val="0"/>
              <w:marRight w:val="0"/>
              <w:marTop w:val="0"/>
              <w:marBottom w:val="0"/>
              <w:divBdr>
                <w:top w:val="none" w:sz="0" w:space="0" w:color="auto"/>
                <w:left w:val="none" w:sz="0" w:space="0" w:color="auto"/>
                <w:bottom w:val="none" w:sz="0" w:space="0" w:color="auto"/>
                <w:right w:val="none" w:sz="0" w:space="0" w:color="auto"/>
              </w:divBdr>
            </w:div>
            <w:div w:id="1392539895">
              <w:marLeft w:val="0"/>
              <w:marRight w:val="0"/>
              <w:marTop w:val="0"/>
              <w:marBottom w:val="0"/>
              <w:divBdr>
                <w:top w:val="none" w:sz="0" w:space="0" w:color="auto"/>
                <w:left w:val="none" w:sz="0" w:space="0" w:color="auto"/>
                <w:bottom w:val="none" w:sz="0" w:space="0" w:color="auto"/>
                <w:right w:val="none" w:sz="0" w:space="0" w:color="auto"/>
              </w:divBdr>
            </w:div>
            <w:div w:id="1399591256">
              <w:marLeft w:val="0"/>
              <w:marRight w:val="0"/>
              <w:marTop w:val="0"/>
              <w:marBottom w:val="0"/>
              <w:divBdr>
                <w:top w:val="none" w:sz="0" w:space="0" w:color="auto"/>
                <w:left w:val="none" w:sz="0" w:space="0" w:color="auto"/>
                <w:bottom w:val="none" w:sz="0" w:space="0" w:color="auto"/>
                <w:right w:val="none" w:sz="0" w:space="0" w:color="auto"/>
              </w:divBdr>
            </w:div>
            <w:div w:id="1417704984">
              <w:marLeft w:val="0"/>
              <w:marRight w:val="0"/>
              <w:marTop w:val="0"/>
              <w:marBottom w:val="0"/>
              <w:divBdr>
                <w:top w:val="none" w:sz="0" w:space="0" w:color="auto"/>
                <w:left w:val="none" w:sz="0" w:space="0" w:color="auto"/>
                <w:bottom w:val="none" w:sz="0" w:space="0" w:color="auto"/>
                <w:right w:val="none" w:sz="0" w:space="0" w:color="auto"/>
              </w:divBdr>
            </w:div>
            <w:div w:id="1437403686">
              <w:marLeft w:val="0"/>
              <w:marRight w:val="0"/>
              <w:marTop w:val="0"/>
              <w:marBottom w:val="0"/>
              <w:divBdr>
                <w:top w:val="none" w:sz="0" w:space="0" w:color="auto"/>
                <w:left w:val="none" w:sz="0" w:space="0" w:color="auto"/>
                <w:bottom w:val="none" w:sz="0" w:space="0" w:color="auto"/>
                <w:right w:val="none" w:sz="0" w:space="0" w:color="auto"/>
              </w:divBdr>
            </w:div>
            <w:div w:id="1488940618">
              <w:marLeft w:val="0"/>
              <w:marRight w:val="0"/>
              <w:marTop w:val="0"/>
              <w:marBottom w:val="0"/>
              <w:divBdr>
                <w:top w:val="none" w:sz="0" w:space="0" w:color="auto"/>
                <w:left w:val="none" w:sz="0" w:space="0" w:color="auto"/>
                <w:bottom w:val="none" w:sz="0" w:space="0" w:color="auto"/>
                <w:right w:val="none" w:sz="0" w:space="0" w:color="auto"/>
              </w:divBdr>
            </w:div>
            <w:div w:id="1508403138">
              <w:marLeft w:val="0"/>
              <w:marRight w:val="0"/>
              <w:marTop w:val="0"/>
              <w:marBottom w:val="0"/>
              <w:divBdr>
                <w:top w:val="none" w:sz="0" w:space="0" w:color="auto"/>
                <w:left w:val="none" w:sz="0" w:space="0" w:color="auto"/>
                <w:bottom w:val="none" w:sz="0" w:space="0" w:color="auto"/>
                <w:right w:val="none" w:sz="0" w:space="0" w:color="auto"/>
              </w:divBdr>
            </w:div>
            <w:div w:id="1510829280">
              <w:marLeft w:val="0"/>
              <w:marRight w:val="0"/>
              <w:marTop w:val="0"/>
              <w:marBottom w:val="0"/>
              <w:divBdr>
                <w:top w:val="none" w:sz="0" w:space="0" w:color="auto"/>
                <w:left w:val="none" w:sz="0" w:space="0" w:color="auto"/>
                <w:bottom w:val="none" w:sz="0" w:space="0" w:color="auto"/>
                <w:right w:val="none" w:sz="0" w:space="0" w:color="auto"/>
              </w:divBdr>
            </w:div>
            <w:div w:id="1519274333">
              <w:marLeft w:val="0"/>
              <w:marRight w:val="0"/>
              <w:marTop w:val="0"/>
              <w:marBottom w:val="0"/>
              <w:divBdr>
                <w:top w:val="none" w:sz="0" w:space="0" w:color="auto"/>
                <w:left w:val="none" w:sz="0" w:space="0" w:color="auto"/>
                <w:bottom w:val="none" w:sz="0" w:space="0" w:color="auto"/>
                <w:right w:val="none" w:sz="0" w:space="0" w:color="auto"/>
              </w:divBdr>
            </w:div>
            <w:div w:id="1522819113">
              <w:marLeft w:val="0"/>
              <w:marRight w:val="0"/>
              <w:marTop w:val="0"/>
              <w:marBottom w:val="0"/>
              <w:divBdr>
                <w:top w:val="none" w:sz="0" w:space="0" w:color="auto"/>
                <w:left w:val="none" w:sz="0" w:space="0" w:color="auto"/>
                <w:bottom w:val="none" w:sz="0" w:space="0" w:color="auto"/>
                <w:right w:val="none" w:sz="0" w:space="0" w:color="auto"/>
              </w:divBdr>
            </w:div>
            <w:div w:id="1597443907">
              <w:marLeft w:val="0"/>
              <w:marRight w:val="0"/>
              <w:marTop w:val="0"/>
              <w:marBottom w:val="0"/>
              <w:divBdr>
                <w:top w:val="none" w:sz="0" w:space="0" w:color="auto"/>
                <w:left w:val="none" w:sz="0" w:space="0" w:color="auto"/>
                <w:bottom w:val="none" w:sz="0" w:space="0" w:color="auto"/>
                <w:right w:val="none" w:sz="0" w:space="0" w:color="auto"/>
              </w:divBdr>
            </w:div>
            <w:div w:id="1633320176">
              <w:marLeft w:val="0"/>
              <w:marRight w:val="0"/>
              <w:marTop w:val="0"/>
              <w:marBottom w:val="0"/>
              <w:divBdr>
                <w:top w:val="none" w:sz="0" w:space="0" w:color="auto"/>
                <w:left w:val="none" w:sz="0" w:space="0" w:color="auto"/>
                <w:bottom w:val="none" w:sz="0" w:space="0" w:color="auto"/>
                <w:right w:val="none" w:sz="0" w:space="0" w:color="auto"/>
              </w:divBdr>
            </w:div>
            <w:div w:id="1740596670">
              <w:marLeft w:val="0"/>
              <w:marRight w:val="0"/>
              <w:marTop w:val="0"/>
              <w:marBottom w:val="0"/>
              <w:divBdr>
                <w:top w:val="none" w:sz="0" w:space="0" w:color="auto"/>
                <w:left w:val="none" w:sz="0" w:space="0" w:color="auto"/>
                <w:bottom w:val="none" w:sz="0" w:space="0" w:color="auto"/>
                <w:right w:val="none" w:sz="0" w:space="0" w:color="auto"/>
              </w:divBdr>
            </w:div>
            <w:div w:id="1742672372">
              <w:marLeft w:val="0"/>
              <w:marRight w:val="0"/>
              <w:marTop w:val="0"/>
              <w:marBottom w:val="0"/>
              <w:divBdr>
                <w:top w:val="none" w:sz="0" w:space="0" w:color="auto"/>
                <w:left w:val="none" w:sz="0" w:space="0" w:color="auto"/>
                <w:bottom w:val="none" w:sz="0" w:space="0" w:color="auto"/>
                <w:right w:val="none" w:sz="0" w:space="0" w:color="auto"/>
              </w:divBdr>
            </w:div>
            <w:div w:id="1754543840">
              <w:marLeft w:val="0"/>
              <w:marRight w:val="0"/>
              <w:marTop w:val="0"/>
              <w:marBottom w:val="0"/>
              <w:divBdr>
                <w:top w:val="none" w:sz="0" w:space="0" w:color="auto"/>
                <w:left w:val="none" w:sz="0" w:space="0" w:color="auto"/>
                <w:bottom w:val="none" w:sz="0" w:space="0" w:color="auto"/>
                <w:right w:val="none" w:sz="0" w:space="0" w:color="auto"/>
              </w:divBdr>
            </w:div>
            <w:div w:id="1791897570">
              <w:marLeft w:val="0"/>
              <w:marRight w:val="0"/>
              <w:marTop w:val="0"/>
              <w:marBottom w:val="0"/>
              <w:divBdr>
                <w:top w:val="none" w:sz="0" w:space="0" w:color="auto"/>
                <w:left w:val="none" w:sz="0" w:space="0" w:color="auto"/>
                <w:bottom w:val="none" w:sz="0" w:space="0" w:color="auto"/>
                <w:right w:val="none" w:sz="0" w:space="0" w:color="auto"/>
              </w:divBdr>
            </w:div>
            <w:div w:id="1798136779">
              <w:marLeft w:val="0"/>
              <w:marRight w:val="0"/>
              <w:marTop w:val="0"/>
              <w:marBottom w:val="0"/>
              <w:divBdr>
                <w:top w:val="none" w:sz="0" w:space="0" w:color="auto"/>
                <w:left w:val="none" w:sz="0" w:space="0" w:color="auto"/>
                <w:bottom w:val="none" w:sz="0" w:space="0" w:color="auto"/>
                <w:right w:val="none" w:sz="0" w:space="0" w:color="auto"/>
              </w:divBdr>
            </w:div>
            <w:div w:id="1843080664">
              <w:marLeft w:val="0"/>
              <w:marRight w:val="0"/>
              <w:marTop w:val="0"/>
              <w:marBottom w:val="0"/>
              <w:divBdr>
                <w:top w:val="none" w:sz="0" w:space="0" w:color="auto"/>
                <w:left w:val="none" w:sz="0" w:space="0" w:color="auto"/>
                <w:bottom w:val="none" w:sz="0" w:space="0" w:color="auto"/>
                <w:right w:val="none" w:sz="0" w:space="0" w:color="auto"/>
              </w:divBdr>
            </w:div>
            <w:div w:id="1903057489">
              <w:marLeft w:val="0"/>
              <w:marRight w:val="0"/>
              <w:marTop w:val="0"/>
              <w:marBottom w:val="0"/>
              <w:divBdr>
                <w:top w:val="none" w:sz="0" w:space="0" w:color="auto"/>
                <w:left w:val="none" w:sz="0" w:space="0" w:color="auto"/>
                <w:bottom w:val="none" w:sz="0" w:space="0" w:color="auto"/>
                <w:right w:val="none" w:sz="0" w:space="0" w:color="auto"/>
              </w:divBdr>
            </w:div>
            <w:div w:id="1952935932">
              <w:marLeft w:val="0"/>
              <w:marRight w:val="0"/>
              <w:marTop w:val="0"/>
              <w:marBottom w:val="0"/>
              <w:divBdr>
                <w:top w:val="none" w:sz="0" w:space="0" w:color="auto"/>
                <w:left w:val="none" w:sz="0" w:space="0" w:color="auto"/>
                <w:bottom w:val="none" w:sz="0" w:space="0" w:color="auto"/>
                <w:right w:val="none" w:sz="0" w:space="0" w:color="auto"/>
              </w:divBdr>
            </w:div>
            <w:div w:id="2017997101">
              <w:marLeft w:val="0"/>
              <w:marRight w:val="0"/>
              <w:marTop w:val="0"/>
              <w:marBottom w:val="0"/>
              <w:divBdr>
                <w:top w:val="none" w:sz="0" w:space="0" w:color="auto"/>
                <w:left w:val="none" w:sz="0" w:space="0" w:color="auto"/>
                <w:bottom w:val="none" w:sz="0" w:space="0" w:color="auto"/>
                <w:right w:val="none" w:sz="0" w:space="0" w:color="auto"/>
              </w:divBdr>
            </w:div>
            <w:div w:id="2079209978">
              <w:marLeft w:val="0"/>
              <w:marRight w:val="0"/>
              <w:marTop w:val="0"/>
              <w:marBottom w:val="0"/>
              <w:divBdr>
                <w:top w:val="none" w:sz="0" w:space="0" w:color="auto"/>
                <w:left w:val="none" w:sz="0" w:space="0" w:color="auto"/>
                <w:bottom w:val="none" w:sz="0" w:space="0" w:color="auto"/>
                <w:right w:val="none" w:sz="0" w:space="0" w:color="auto"/>
              </w:divBdr>
            </w:div>
            <w:div w:id="2121338158">
              <w:marLeft w:val="0"/>
              <w:marRight w:val="0"/>
              <w:marTop w:val="0"/>
              <w:marBottom w:val="0"/>
              <w:divBdr>
                <w:top w:val="none" w:sz="0" w:space="0" w:color="auto"/>
                <w:left w:val="none" w:sz="0" w:space="0" w:color="auto"/>
                <w:bottom w:val="none" w:sz="0" w:space="0" w:color="auto"/>
                <w:right w:val="none" w:sz="0" w:space="0" w:color="auto"/>
              </w:divBdr>
            </w:div>
            <w:div w:id="2133860372">
              <w:marLeft w:val="0"/>
              <w:marRight w:val="0"/>
              <w:marTop w:val="0"/>
              <w:marBottom w:val="0"/>
              <w:divBdr>
                <w:top w:val="none" w:sz="0" w:space="0" w:color="auto"/>
                <w:left w:val="none" w:sz="0" w:space="0" w:color="auto"/>
                <w:bottom w:val="none" w:sz="0" w:space="0" w:color="auto"/>
                <w:right w:val="none" w:sz="0" w:space="0" w:color="auto"/>
              </w:divBdr>
            </w:div>
            <w:div w:id="214403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9937">
      <w:bodyDiv w:val="1"/>
      <w:marLeft w:val="0"/>
      <w:marRight w:val="0"/>
      <w:marTop w:val="0"/>
      <w:marBottom w:val="0"/>
      <w:divBdr>
        <w:top w:val="none" w:sz="0" w:space="0" w:color="auto"/>
        <w:left w:val="none" w:sz="0" w:space="0" w:color="auto"/>
        <w:bottom w:val="none" w:sz="0" w:space="0" w:color="auto"/>
        <w:right w:val="none" w:sz="0" w:space="0" w:color="auto"/>
      </w:divBdr>
      <w:divsChild>
        <w:div w:id="1253273966">
          <w:marLeft w:val="0"/>
          <w:marRight w:val="0"/>
          <w:marTop w:val="0"/>
          <w:marBottom w:val="0"/>
          <w:divBdr>
            <w:top w:val="none" w:sz="0" w:space="0" w:color="auto"/>
            <w:left w:val="none" w:sz="0" w:space="0" w:color="auto"/>
            <w:bottom w:val="none" w:sz="0" w:space="0" w:color="auto"/>
            <w:right w:val="none" w:sz="0" w:space="0" w:color="auto"/>
          </w:divBdr>
          <w:divsChild>
            <w:div w:id="14625494">
              <w:marLeft w:val="0"/>
              <w:marRight w:val="0"/>
              <w:marTop w:val="0"/>
              <w:marBottom w:val="0"/>
              <w:divBdr>
                <w:top w:val="none" w:sz="0" w:space="0" w:color="auto"/>
                <w:left w:val="none" w:sz="0" w:space="0" w:color="auto"/>
                <w:bottom w:val="none" w:sz="0" w:space="0" w:color="auto"/>
                <w:right w:val="none" w:sz="0" w:space="0" w:color="auto"/>
              </w:divBdr>
            </w:div>
            <w:div w:id="21365565">
              <w:marLeft w:val="0"/>
              <w:marRight w:val="0"/>
              <w:marTop w:val="0"/>
              <w:marBottom w:val="0"/>
              <w:divBdr>
                <w:top w:val="none" w:sz="0" w:space="0" w:color="auto"/>
                <w:left w:val="none" w:sz="0" w:space="0" w:color="auto"/>
                <w:bottom w:val="none" w:sz="0" w:space="0" w:color="auto"/>
                <w:right w:val="none" w:sz="0" w:space="0" w:color="auto"/>
              </w:divBdr>
            </w:div>
            <w:div w:id="82268368">
              <w:marLeft w:val="0"/>
              <w:marRight w:val="0"/>
              <w:marTop w:val="0"/>
              <w:marBottom w:val="0"/>
              <w:divBdr>
                <w:top w:val="none" w:sz="0" w:space="0" w:color="auto"/>
                <w:left w:val="none" w:sz="0" w:space="0" w:color="auto"/>
                <w:bottom w:val="none" w:sz="0" w:space="0" w:color="auto"/>
                <w:right w:val="none" w:sz="0" w:space="0" w:color="auto"/>
              </w:divBdr>
            </w:div>
            <w:div w:id="131364657">
              <w:marLeft w:val="0"/>
              <w:marRight w:val="0"/>
              <w:marTop w:val="0"/>
              <w:marBottom w:val="0"/>
              <w:divBdr>
                <w:top w:val="none" w:sz="0" w:space="0" w:color="auto"/>
                <w:left w:val="none" w:sz="0" w:space="0" w:color="auto"/>
                <w:bottom w:val="none" w:sz="0" w:space="0" w:color="auto"/>
                <w:right w:val="none" w:sz="0" w:space="0" w:color="auto"/>
              </w:divBdr>
            </w:div>
            <w:div w:id="137842125">
              <w:marLeft w:val="0"/>
              <w:marRight w:val="0"/>
              <w:marTop w:val="0"/>
              <w:marBottom w:val="0"/>
              <w:divBdr>
                <w:top w:val="none" w:sz="0" w:space="0" w:color="auto"/>
                <w:left w:val="none" w:sz="0" w:space="0" w:color="auto"/>
                <w:bottom w:val="none" w:sz="0" w:space="0" w:color="auto"/>
                <w:right w:val="none" w:sz="0" w:space="0" w:color="auto"/>
              </w:divBdr>
            </w:div>
            <w:div w:id="152723245">
              <w:marLeft w:val="0"/>
              <w:marRight w:val="0"/>
              <w:marTop w:val="0"/>
              <w:marBottom w:val="0"/>
              <w:divBdr>
                <w:top w:val="none" w:sz="0" w:space="0" w:color="auto"/>
                <w:left w:val="none" w:sz="0" w:space="0" w:color="auto"/>
                <w:bottom w:val="none" w:sz="0" w:space="0" w:color="auto"/>
                <w:right w:val="none" w:sz="0" w:space="0" w:color="auto"/>
              </w:divBdr>
            </w:div>
            <w:div w:id="182943484">
              <w:marLeft w:val="0"/>
              <w:marRight w:val="0"/>
              <w:marTop w:val="0"/>
              <w:marBottom w:val="0"/>
              <w:divBdr>
                <w:top w:val="none" w:sz="0" w:space="0" w:color="auto"/>
                <w:left w:val="none" w:sz="0" w:space="0" w:color="auto"/>
                <w:bottom w:val="none" w:sz="0" w:space="0" w:color="auto"/>
                <w:right w:val="none" w:sz="0" w:space="0" w:color="auto"/>
              </w:divBdr>
            </w:div>
            <w:div w:id="237055913">
              <w:marLeft w:val="0"/>
              <w:marRight w:val="0"/>
              <w:marTop w:val="0"/>
              <w:marBottom w:val="0"/>
              <w:divBdr>
                <w:top w:val="none" w:sz="0" w:space="0" w:color="auto"/>
                <w:left w:val="none" w:sz="0" w:space="0" w:color="auto"/>
                <w:bottom w:val="none" w:sz="0" w:space="0" w:color="auto"/>
                <w:right w:val="none" w:sz="0" w:space="0" w:color="auto"/>
              </w:divBdr>
            </w:div>
            <w:div w:id="368922935">
              <w:marLeft w:val="0"/>
              <w:marRight w:val="0"/>
              <w:marTop w:val="0"/>
              <w:marBottom w:val="0"/>
              <w:divBdr>
                <w:top w:val="none" w:sz="0" w:space="0" w:color="auto"/>
                <w:left w:val="none" w:sz="0" w:space="0" w:color="auto"/>
                <w:bottom w:val="none" w:sz="0" w:space="0" w:color="auto"/>
                <w:right w:val="none" w:sz="0" w:space="0" w:color="auto"/>
              </w:divBdr>
            </w:div>
            <w:div w:id="428046974">
              <w:marLeft w:val="0"/>
              <w:marRight w:val="0"/>
              <w:marTop w:val="0"/>
              <w:marBottom w:val="0"/>
              <w:divBdr>
                <w:top w:val="none" w:sz="0" w:space="0" w:color="auto"/>
                <w:left w:val="none" w:sz="0" w:space="0" w:color="auto"/>
                <w:bottom w:val="none" w:sz="0" w:space="0" w:color="auto"/>
                <w:right w:val="none" w:sz="0" w:space="0" w:color="auto"/>
              </w:divBdr>
            </w:div>
            <w:div w:id="468481616">
              <w:marLeft w:val="0"/>
              <w:marRight w:val="0"/>
              <w:marTop w:val="0"/>
              <w:marBottom w:val="0"/>
              <w:divBdr>
                <w:top w:val="none" w:sz="0" w:space="0" w:color="auto"/>
                <w:left w:val="none" w:sz="0" w:space="0" w:color="auto"/>
                <w:bottom w:val="none" w:sz="0" w:space="0" w:color="auto"/>
                <w:right w:val="none" w:sz="0" w:space="0" w:color="auto"/>
              </w:divBdr>
            </w:div>
            <w:div w:id="468520107">
              <w:marLeft w:val="0"/>
              <w:marRight w:val="0"/>
              <w:marTop w:val="0"/>
              <w:marBottom w:val="0"/>
              <w:divBdr>
                <w:top w:val="none" w:sz="0" w:space="0" w:color="auto"/>
                <w:left w:val="none" w:sz="0" w:space="0" w:color="auto"/>
                <w:bottom w:val="none" w:sz="0" w:space="0" w:color="auto"/>
                <w:right w:val="none" w:sz="0" w:space="0" w:color="auto"/>
              </w:divBdr>
            </w:div>
            <w:div w:id="470098841">
              <w:marLeft w:val="0"/>
              <w:marRight w:val="0"/>
              <w:marTop w:val="0"/>
              <w:marBottom w:val="0"/>
              <w:divBdr>
                <w:top w:val="none" w:sz="0" w:space="0" w:color="auto"/>
                <w:left w:val="none" w:sz="0" w:space="0" w:color="auto"/>
                <w:bottom w:val="none" w:sz="0" w:space="0" w:color="auto"/>
                <w:right w:val="none" w:sz="0" w:space="0" w:color="auto"/>
              </w:divBdr>
            </w:div>
            <w:div w:id="470942342">
              <w:marLeft w:val="0"/>
              <w:marRight w:val="0"/>
              <w:marTop w:val="0"/>
              <w:marBottom w:val="0"/>
              <w:divBdr>
                <w:top w:val="none" w:sz="0" w:space="0" w:color="auto"/>
                <w:left w:val="none" w:sz="0" w:space="0" w:color="auto"/>
                <w:bottom w:val="none" w:sz="0" w:space="0" w:color="auto"/>
                <w:right w:val="none" w:sz="0" w:space="0" w:color="auto"/>
              </w:divBdr>
            </w:div>
            <w:div w:id="491677227">
              <w:marLeft w:val="0"/>
              <w:marRight w:val="0"/>
              <w:marTop w:val="0"/>
              <w:marBottom w:val="0"/>
              <w:divBdr>
                <w:top w:val="none" w:sz="0" w:space="0" w:color="auto"/>
                <w:left w:val="none" w:sz="0" w:space="0" w:color="auto"/>
                <w:bottom w:val="none" w:sz="0" w:space="0" w:color="auto"/>
                <w:right w:val="none" w:sz="0" w:space="0" w:color="auto"/>
              </w:divBdr>
            </w:div>
            <w:div w:id="509177722">
              <w:marLeft w:val="0"/>
              <w:marRight w:val="0"/>
              <w:marTop w:val="0"/>
              <w:marBottom w:val="0"/>
              <w:divBdr>
                <w:top w:val="none" w:sz="0" w:space="0" w:color="auto"/>
                <w:left w:val="none" w:sz="0" w:space="0" w:color="auto"/>
                <w:bottom w:val="none" w:sz="0" w:space="0" w:color="auto"/>
                <w:right w:val="none" w:sz="0" w:space="0" w:color="auto"/>
              </w:divBdr>
            </w:div>
            <w:div w:id="536166101">
              <w:marLeft w:val="0"/>
              <w:marRight w:val="0"/>
              <w:marTop w:val="0"/>
              <w:marBottom w:val="0"/>
              <w:divBdr>
                <w:top w:val="none" w:sz="0" w:space="0" w:color="auto"/>
                <w:left w:val="none" w:sz="0" w:space="0" w:color="auto"/>
                <w:bottom w:val="none" w:sz="0" w:space="0" w:color="auto"/>
                <w:right w:val="none" w:sz="0" w:space="0" w:color="auto"/>
              </w:divBdr>
            </w:div>
            <w:div w:id="576210674">
              <w:marLeft w:val="0"/>
              <w:marRight w:val="0"/>
              <w:marTop w:val="0"/>
              <w:marBottom w:val="0"/>
              <w:divBdr>
                <w:top w:val="none" w:sz="0" w:space="0" w:color="auto"/>
                <w:left w:val="none" w:sz="0" w:space="0" w:color="auto"/>
                <w:bottom w:val="none" w:sz="0" w:space="0" w:color="auto"/>
                <w:right w:val="none" w:sz="0" w:space="0" w:color="auto"/>
              </w:divBdr>
            </w:div>
            <w:div w:id="599608563">
              <w:marLeft w:val="0"/>
              <w:marRight w:val="0"/>
              <w:marTop w:val="0"/>
              <w:marBottom w:val="0"/>
              <w:divBdr>
                <w:top w:val="none" w:sz="0" w:space="0" w:color="auto"/>
                <w:left w:val="none" w:sz="0" w:space="0" w:color="auto"/>
                <w:bottom w:val="none" w:sz="0" w:space="0" w:color="auto"/>
                <w:right w:val="none" w:sz="0" w:space="0" w:color="auto"/>
              </w:divBdr>
            </w:div>
            <w:div w:id="612901126">
              <w:marLeft w:val="0"/>
              <w:marRight w:val="0"/>
              <w:marTop w:val="0"/>
              <w:marBottom w:val="0"/>
              <w:divBdr>
                <w:top w:val="none" w:sz="0" w:space="0" w:color="auto"/>
                <w:left w:val="none" w:sz="0" w:space="0" w:color="auto"/>
                <w:bottom w:val="none" w:sz="0" w:space="0" w:color="auto"/>
                <w:right w:val="none" w:sz="0" w:space="0" w:color="auto"/>
              </w:divBdr>
            </w:div>
            <w:div w:id="643003867">
              <w:marLeft w:val="0"/>
              <w:marRight w:val="0"/>
              <w:marTop w:val="0"/>
              <w:marBottom w:val="0"/>
              <w:divBdr>
                <w:top w:val="none" w:sz="0" w:space="0" w:color="auto"/>
                <w:left w:val="none" w:sz="0" w:space="0" w:color="auto"/>
                <w:bottom w:val="none" w:sz="0" w:space="0" w:color="auto"/>
                <w:right w:val="none" w:sz="0" w:space="0" w:color="auto"/>
              </w:divBdr>
            </w:div>
            <w:div w:id="673993457">
              <w:marLeft w:val="0"/>
              <w:marRight w:val="0"/>
              <w:marTop w:val="0"/>
              <w:marBottom w:val="0"/>
              <w:divBdr>
                <w:top w:val="none" w:sz="0" w:space="0" w:color="auto"/>
                <w:left w:val="none" w:sz="0" w:space="0" w:color="auto"/>
                <w:bottom w:val="none" w:sz="0" w:space="0" w:color="auto"/>
                <w:right w:val="none" w:sz="0" w:space="0" w:color="auto"/>
              </w:divBdr>
            </w:div>
            <w:div w:id="675814833">
              <w:marLeft w:val="0"/>
              <w:marRight w:val="0"/>
              <w:marTop w:val="0"/>
              <w:marBottom w:val="0"/>
              <w:divBdr>
                <w:top w:val="none" w:sz="0" w:space="0" w:color="auto"/>
                <w:left w:val="none" w:sz="0" w:space="0" w:color="auto"/>
                <w:bottom w:val="none" w:sz="0" w:space="0" w:color="auto"/>
                <w:right w:val="none" w:sz="0" w:space="0" w:color="auto"/>
              </w:divBdr>
            </w:div>
            <w:div w:id="712271197">
              <w:marLeft w:val="0"/>
              <w:marRight w:val="0"/>
              <w:marTop w:val="0"/>
              <w:marBottom w:val="0"/>
              <w:divBdr>
                <w:top w:val="none" w:sz="0" w:space="0" w:color="auto"/>
                <w:left w:val="none" w:sz="0" w:space="0" w:color="auto"/>
                <w:bottom w:val="none" w:sz="0" w:space="0" w:color="auto"/>
                <w:right w:val="none" w:sz="0" w:space="0" w:color="auto"/>
              </w:divBdr>
            </w:div>
            <w:div w:id="714080465">
              <w:marLeft w:val="0"/>
              <w:marRight w:val="0"/>
              <w:marTop w:val="0"/>
              <w:marBottom w:val="0"/>
              <w:divBdr>
                <w:top w:val="none" w:sz="0" w:space="0" w:color="auto"/>
                <w:left w:val="none" w:sz="0" w:space="0" w:color="auto"/>
                <w:bottom w:val="none" w:sz="0" w:space="0" w:color="auto"/>
                <w:right w:val="none" w:sz="0" w:space="0" w:color="auto"/>
              </w:divBdr>
            </w:div>
            <w:div w:id="720397016">
              <w:marLeft w:val="0"/>
              <w:marRight w:val="0"/>
              <w:marTop w:val="0"/>
              <w:marBottom w:val="0"/>
              <w:divBdr>
                <w:top w:val="none" w:sz="0" w:space="0" w:color="auto"/>
                <w:left w:val="none" w:sz="0" w:space="0" w:color="auto"/>
                <w:bottom w:val="none" w:sz="0" w:space="0" w:color="auto"/>
                <w:right w:val="none" w:sz="0" w:space="0" w:color="auto"/>
              </w:divBdr>
            </w:div>
            <w:div w:id="729889300">
              <w:marLeft w:val="0"/>
              <w:marRight w:val="0"/>
              <w:marTop w:val="0"/>
              <w:marBottom w:val="0"/>
              <w:divBdr>
                <w:top w:val="none" w:sz="0" w:space="0" w:color="auto"/>
                <w:left w:val="none" w:sz="0" w:space="0" w:color="auto"/>
                <w:bottom w:val="none" w:sz="0" w:space="0" w:color="auto"/>
                <w:right w:val="none" w:sz="0" w:space="0" w:color="auto"/>
              </w:divBdr>
            </w:div>
            <w:div w:id="808672188">
              <w:marLeft w:val="0"/>
              <w:marRight w:val="0"/>
              <w:marTop w:val="0"/>
              <w:marBottom w:val="0"/>
              <w:divBdr>
                <w:top w:val="none" w:sz="0" w:space="0" w:color="auto"/>
                <w:left w:val="none" w:sz="0" w:space="0" w:color="auto"/>
                <w:bottom w:val="none" w:sz="0" w:space="0" w:color="auto"/>
                <w:right w:val="none" w:sz="0" w:space="0" w:color="auto"/>
              </w:divBdr>
            </w:div>
            <w:div w:id="815948405">
              <w:marLeft w:val="0"/>
              <w:marRight w:val="0"/>
              <w:marTop w:val="0"/>
              <w:marBottom w:val="0"/>
              <w:divBdr>
                <w:top w:val="none" w:sz="0" w:space="0" w:color="auto"/>
                <w:left w:val="none" w:sz="0" w:space="0" w:color="auto"/>
                <w:bottom w:val="none" w:sz="0" w:space="0" w:color="auto"/>
                <w:right w:val="none" w:sz="0" w:space="0" w:color="auto"/>
              </w:divBdr>
            </w:div>
            <w:div w:id="880441257">
              <w:marLeft w:val="0"/>
              <w:marRight w:val="0"/>
              <w:marTop w:val="0"/>
              <w:marBottom w:val="0"/>
              <w:divBdr>
                <w:top w:val="none" w:sz="0" w:space="0" w:color="auto"/>
                <w:left w:val="none" w:sz="0" w:space="0" w:color="auto"/>
                <w:bottom w:val="none" w:sz="0" w:space="0" w:color="auto"/>
                <w:right w:val="none" w:sz="0" w:space="0" w:color="auto"/>
              </w:divBdr>
            </w:div>
            <w:div w:id="887911452">
              <w:marLeft w:val="0"/>
              <w:marRight w:val="0"/>
              <w:marTop w:val="0"/>
              <w:marBottom w:val="0"/>
              <w:divBdr>
                <w:top w:val="none" w:sz="0" w:space="0" w:color="auto"/>
                <w:left w:val="none" w:sz="0" w:space="0" w:color="auto"/>
                <w:bottom w:val="none" w:sz="0" w:space="0" w:color="auto"/>
                <w:right w:val="none" w:sz="0" w:space="0" w:color="auto"/>
              </w:divBdr>
            </w:div>
            <w:div w:id="895820652">
              <w:marLeft w:val="0"/>
              <w:marRight w:val="0"/>
              <w:marTop w:val="0"/>
              <w:marBottom w:val="0"/>
              <w:divBdr>
                <w:top w:val="none" w:sz="0" w:space="0" w:color="auto"/>
                <w:left w:val="none" w:sz="0" w:space="0" w:color="auto"/>
                <w:bottom w:val="none" w:sz="0" w:space="0" w:color="auto"/>
                <w:right w:val="none" w:sz="0" w:space="0" w:color="auto"/>
              </w:divBdr>
            </w:div>
            <w:div w:id="919295094">
              <w:marLeft w:val="0"/>
              <w:marRight w:val="0"/>
              <w:marTop w:val="0"/>
              <w:marBottom w:val="0"/>
              <w:divBdr>
                <w:top w:val="none" w:sz="0" w:space="0" w:color="auto"/>
                <w:left w:val="none" w:sz="0" w:space="0" w:color="auto"/>
                <w:bottom w:val="none" w:sz="0" w:space="0" w:color="auto"/>
                <w:right w:val="none" w:sz="0" w:space="0" w:color="auto"/>
              </w:divBdr>
            </w:div>
            <w:div w:id="921334932">
              <w:marLeft w:val="0"/>
              <w:marRight w:val="0"/>
              <w:marTop w:val="0"/>
              <w:marBottom w:val="0"/>
              <w:divBdr>
                <w:top w:val="none" w:sz="0" w:space="0" w:color="auto"/>
                <w:left w:val="none" w:sz="0" w:space="0" w:color="auto"/>
                <w:bottom w:val="none" w:sz="0" w:space="0" w:color="auto"/>
                <w:right w:val="none" w:sz="0" w:space="0" w:color="auto"/>
              </w:divBdr>
            </w:div>
            <w:div w:id="955451712">
              <w:marLeft w:val="0"/>
              <w:marRight w:val="0"/>
              <w:marTop w:val="0"/>
              <w:marBottom w:val="0"/>
              <w:divBdr>
                <w:top w:val="none" w:sz="0" w:space="0" w:color="auto"/>
                <w:left w:val="none" w:sz="0" w:space="0" w:color="auto"/>
                <w:bottom w:val="none" w:sz="0" w:space="0" w:color="auto"/>
                <w:right w:val="none" w:sz="0" w:space="0" w:color="auto"/>
              </w:divBdr>
            </w:div>
            <w:div w:id="984628666">
              <w:marLeft w:val="0"/>
              <w:marRight w:val="0"/>
              <w:marTop w:val="0"/>
              <w:marBottom w:val="0"/>
              <w:divBdr>
                <w:top w:val="none" w:sz="0" w:space="0" w:color="auto"/>
                <w:left w:val="none" w:sz="0" w:space="0" w:color="auto"/>
                <w:bottom w:val="none" w:sz="0" w:space="0" w:color="auto"/>
                <w:right w:val="none" w:sz="0" w:space="0" w:color="auto"/>
              </w:divBdr>
            </w:div>
            <w:div w:id="1002507229">
              <w:marLeft w:val="0"/>
              <w:marRight w:val="0"/>
              <w:marTop w:val="0"/>
              <w:marBottom w:val="0"/>
              <w:divBdr>
                <w:top w:val="none" w:sz="0" w:space="0" w:color="auto"/>
                <w:left w:val="none" w:sz="0" w:space="0" w:color="auto"/>
                <w:bottom w:val="none" w:sz="0" w:space="0" w:color="auto"/>
                <w:right w:val="none" w:sz="0" w:space="0" w:color="auto"/>
              </w:divBdr>
            </w:div>
            <w:div w:id="1022635857">
              <w:marLeft w:val="0"/>
              <w:marRight w:val="0"/>
              <w:marTop w:val="0"/>
              <w:marBottom w:val="0"/>
              <w:divBdr>
                <w:top w:val="none" w:sz="0" w:space="0" w:color="auto"/>
                <w:left w:val="none" w:sz="0" w:space="0" w:color="auto"/>
                <w:bottom w:val="none" w:sz="0" w:space="0" w:color="auto"/>
                <w:right w:val="none" w:sz="0" w:space="0" w:color="auto"/>
              </w:divBdr>
            </w:div>
            <w:div w:id="1026178804">
              <w:marLeft w:val="0"/>
              <w:marRight w:val="0"/>
              <w:marTop w:val="0"/>
              <w:marBottom w:val="0"/>
              <w:divBdr>
                <w:top w:val="none" w:sz="0" w:space="0" w:color="auto"/>
                <w:left w:val="none" w:sz="0" w:space="0" w:color="auto"/>
                <w:bottom w:val="none" w:sz="0" w:space="0" w:color="auto"/>
                <w:right w:val="none" w:sz="0" w:space="0" w:color="auto"/>
              </w:divBdr>
            </w:div>
            <w:div w:id="1067996360">
              <w:marLeft w:val="0"/>
              <w:marRight w:val="0"/>
              <w:marTop w:val="0"/>
              <w:marBottom w:val="0"/>
              <w:divBdr>
                <w:top w:val="none" w:sz="0" w:space="0" w:color="auto"/>
                <w:left w:val="none" w:sz="0" w:space="0" w:color="auto"/>
                <w:bottom w:val="none" w:sz="0" w:space="0" w:color="auto"/>
                <w:right w:val="none" w:sz="0" w:space="0" w:color="auto"/>
              </w:divBdr>
            </w:div>
            <w:div w:id="1075281424">
              <w:marLeft w:val="0"/>
              <w:marRight w:val="0"/>
              <w:marTop w:val="0"/>
              <w:marBottom w:val="0"/>
              <w:divBdr>
                <w:top w:val="none" w:sz="0" w:space="0" w:color="auto"/>
                <w:left w:val="none" w:sz="0" w:space="0" w:color="auto"/>
                <w:bottom w:val="none" w:sz="0" w:space="0" w:color="auto"/>
                <w:right w:val="none" w:sz="0" w:space="0" w:color="auto"/>
              </w:divBdr>
            </w:div>
            <w:div w:id="1111165533">
              <w:marLeft w:val="0"/>
              <w:marRight w:val="0"/>
              <w:marTop w:val="0"/>
              <w:marBottom w:val="0"/>
              <w:divBdr>
                <w:top w:val="none" w:sz="0" w:space="0" w:color="auto"/>
                <w:left w:val="none" w:sz="0" w:space="0" w:color="auto"/>
                <w:bottom w:val="none" w:sz="0" w:space="0" w:color="auto"/>
                <w:right w:val="none" w:sz="0" w:space="0" w:color="auto"/>
              </w:divBdr>
            </w:div>
            <w:div w:id="1123963466">
              <w:marLeft w:val="0"/>
              <w:marRight w:val="0"/>
              <w:marTop w:val="0"/>
              <w:marBottom w:val="0"/>
              <w:divBdr>
                <w:top w:val="none" w:sz="0" w:space="0" w:color="auto"/>
                <w:left w:val="none" w:sz="0" w:space="0" w:color="auto"/>
                <w:bottom w:val="none" w:sz="0" w:space="0" w:color="auto"/>
                <w:right w:val="none" w:sz="0" w:space="0" w:color="auto"/>
              </w:divBdr>
            </w:div>
            <w:div w:id="1128814315">
              <w:marLeft w:val="0"/>
              <w:marRight w:val="0"/>
              <w:marTop w:val="0"/>
              <w:marBottom w:val="0"/>
              <w:divBdr>
                <w:top w:val="none" w:sz="0" w:space="0" w:color="auto"/>
                <w:left w:val="none" w:sz="0" w:space="0" w:color="auto"/>
                <w:bottom w:val="none" w:sz="0" w:space="0" w:color="auto"/>
                <w:right w:val="none" w:sz="0" w:space="0" w:color="auto"/>
              </w:divBdr>
            </w:div>
            <w:div w:id="1195777035">
              <w:marLeft w:val="0"/>
              <w:marRight w:val="0"/>
              <w:marTop w:val="0"/>
              <w:marBottom w:val="0"/>
              <w:divBdr>
                <w:top w:val="none" w:sz="0" w:space="0" w:color="auto"/>
                <w:left w:val="none" w:sz="0" w:space="0" w:color="auto"/>
                <w:bottom w:val="none" w:sz="0" w:space="0" w:color="auto"/>
                <w:right w:val="none" w:sz="0" w:space="0" w:color="auto"/>
              </w:divBdr>
            </w:div>
            <w:div w:id="1251085065">
              <w:marLeft w:val="0"/>
              <w:marRight w:val="0"/>
              <w:marTop w:val="0"/>
              <w:marBottom w:val="0"/>
              <w:divBdr>
                <w:top w:val="none" w:sz="0" w:space="0" w:color="auto"/>
                <w:left w:val="none" w:sz="0" w:space="0" w:color="auto"/>
                <w:bottom w:val="none" w:sz="0" w:space="0" w:color="auto"/>
                <w:right w:val="none" w:sz="0" w:space="0" w:color="auto"/>
              </w:divBdr>
            </w:div>
            <w:div w:id="1314213827">
              <w:marLeft w:val="0"/>
              <w:marRight w:val="0"/>
              <w:marTop w:val="0"/>
              <w:marBottom w:val="0"/>
              <w:divBdr>
                <w:top w:val="none" w:sz="0" w:space="0" w:color="auto"/>
                <w:left w:val="none" w:sz="0" w:space="0" w:color="auto"/>
                <w:bottom w:val="none" w:sz="0" w:space="0" w:color="auto"/>
                <w:right w:val="none" w:sz="0" w:space="0" w:color="auto"/>
              </w:divBdr>
            </w:div>
            <w:div w:id="1320501073">
              <w:marLeft w:val="0"/>
              <w:marRight w:val="0"/>
              <w:marTop w:val="0"/>
              <w:marBottom w:val="0"/>
              <w:divBdr>
                <w:top w:val="none" w:sz="0" w:space="0" w:color="auto"/>
                <w:left w:val="none" w:sz="0" w:space="0" w:color="auto"/>
                <w:bottom w:val="none" w:sz="0" w:space="0" w:color="auto"/>
                <w:right w:val="none" w:sz="0" w:space="0" w:color="auto"/>
              </w:divBdr>
            </w:div>
            <w:div w:id="1399211332">
              <w:marLeft w:val="0"/>
              <w:marRight w:val="0"/>
              <w:marTop w:val="0"/>
              <w:marBottom w:val="0"/>
              <w:divBdr>
                <w:top w:val="none" w:sz="0" w:space="0" w:color="auto"/>
                <w:left w:val="none" w:sz="0" w:space="0" w:color="auto"/>
                <w:bottom w:val="none" w:sz="0" w:space="0" w:color="auto"/>
                <w:right w:val="none" w:sz="0" w:space="0" w:color="auto"/>
              </w:divBdr>
            </w:div>
            <w:div w:id="1425880588">
              <w:marLeft w:val="0"/>
              <w:marRight w:val="0"/>
              <w:marTop w:val="0"/>
              <w:marBottom w:val="0"/>
              <w:divBdr>
                <w:top w:val="none" w:sz="0" w:space="0" w:color="auto"/>
                <w:left w:val="none" w:sz="0" w:space="0" w:color="auto"/>
                <w:bottom w:val="none" w:sz="0" w:space="0" w:color="auto"/>
                <w:right w:val="none" w:sz="0" w:space="0" w:color="auto"/>
              </w:divBdr>
            </w:div>
            <w:div w:id="1441336749">
              <w:marLeft w:val="0"/>
              <w:marRight w:val="0"/>
              <w:marTop w:val="0"/>
              <w:marBottom w:val="0"/>
              <w:divBdr>
                <w:top w:val="none" w:sz="0" w:space="0" w:color="auto"/>
                <w:left w:val="none" w:sz="0" w:space="0" w:color="auto"/>
                <w:bottom w:val="none" w:sz="0" w:space="0" w:color="auto"/>
                <w:right w:val="none" w:sz="0" w:space="0" w:color="auto"/>
              </w:divBdr>
            </w:div>
            <w:div w:id="1478452156">
              <w:marLeft w:val="0"/>
              <w:marRight w:val="0"/>
              <w:marTop w:val="0"/>
              <w:marBottom w:val="0"/>
              <w:divBdr>
                <w:top w:val="none" w:sz="0" w:space="0" w:color="auto"/>
                <w:left w:val="none" w:sz="0" w:space="0" w:color="auto"/>
                <w:bottom w:val="none" w:sz="0" w:space="0" w:color="auto"/>
                <w:right w:val="none" w:sz="0" w:space="0" w:color="auto"/>
              </w:divBdr>
            </w:div>
            <w:div w:id="1484812988">
              <w:marLeft w:val="0"/>
              <w:marRight w:val="0"/>
              <w:marTop w:val="0"/>
              <w:marBottom w:val="0"/>
              <w:divBdr>
                <w:top w:val="none" w:sz="0" w:space="0" w:color="auto"/>
                <w:left w:val="none" w:sz="0" w:space="0" w:color="auto"/>
                <w:bottom w:val="none" w:sz="0" w:space="0" w:color="auto"/>
                <w:right w:val="none" w:sz="0" w:space="0" w:color="auto"/>
              </w:divBdr>
            </w:div>
            <w:div w:id="1488938403">
              <w:marLeft w:val="0"/>
              <w:marRight w:val="0"/>
              <w:marTop w:val="0"/>
              <w:marBottom w:val="0"/>
              <w:divBdr>
                <w:top w:val="none" w:sz="0" w:space="0" w:color="auto"/>
                <w:left w:val="none" w:sz="0" w:space="0" w:color="auto"/>
                <w:bottom w:val="none" w:sz="0" w:space="0" w:color="auto"/>
                <w:right w:val="none" w:sz="0" w:space="0" w:color="auto"/>
              </w:divBdr>
            </w:div>
            <w:div w:id="1519083504">
              <w:marLeft w:val="0"/>
              <w:marRight w:val="0"/>
              <w:marTop w:val="0"/>
              <w:marBottom w:val="0"/>
              <w:divBdr>
                <w:top w:val="none" w:sz="0" w:space="0" w:color="auto"/>
                <w:left w:val="none" w:sz="0" w:space="0" w:color="auto"/>
                <w:bottom w:val="none" w:sz="0" w:space="0" w:color="auto"/>
                <w:right w:val="none" w:sz="0" w:space="0" w:color="auto"/>
              </w:divBdr>
            </w:div>
            <w:div w:id="1632395988">
              <w:marLeft w:val="0"/>
              <w:marRight w:val="0"/>
              <w:marTop w:val="0"/>
              <w:marBottom w:val="0"/>
              <w:divBdr>
                <w:top w:val="none" w:sz="0" w:space="0" w:color="auto"/>
                <w:left w:val="none" w:sz="0" w:space="0" w:color="auto"/>
                <w:bottom w:val="none" w:sz="0" w:space="0" w:color="auto"/>
                <w:right w:val="none" w:sz="0" w:space="0" w:color="auto"/>
              </w:divBdr>
            </w:div>
            <w:div w:id="1682318038">
              <w:marLeft w:val="0"/>
              <w:marRight w:val="0"/>
              <w:marTop w:val="0"/>
              <w:marBottom w:val="0"/>
              <w:divBdr>
                <w:top w:val="none" w:sz="0" w:space="0" w:color="auto"/>
                <w:left w:val="none" w:sz="0" w:space="0" w:color="auto"/>
                <w:bottom w:val="none" w:sz="0" w:space="0" w:color="auto"/>
                <w:right w:val="none" w:sz="0" w:space="0" w:color="auto"/>
              </w:divBdr>
            </w:div>
            <w:div w:id="1706321675">
              <w:marLeft w:val="0"/>
              <w:marRight w:val="0"/>
              <w:marTop w:val="0"/>
              <w:marBottom w:val="0"/>
              <w:divBdr>
                <w:top w:val="none" w:sz="0" w:space="0" w:color="auto"/>
                <w:left w:val="none" w:sz="0" w:space="0" w:color="auto"/>
                <w:bottom w:val="none" w:sz="0" w:space="0" w:color="auto"/>
                <w:right w:val="none" w:sz="0" w:space="0" w:color="auto"/>
              </w:divBdr>
            </w:div>
            <w:div w:id="1728529091">
              <w:marLeft w:val="0"/>
              <w:marRight w:val="0"/>
              <w:marTop w:val="0"/>
              <w:marBottom w:val="0"/>
              <w:divBdr>
                <w:top w:val="none" w:sz="0" w:space="0" w:color="auto"/>
                <w:left w:val="none" w:sz="0" w:space="0" w:color="auto"/>
                <w:bottom w:val="none" w:sz="0" w:space="0" w:color="auto"/>
                <w:right w:val="none" w:sz="0" w:space="0" w:color="auto"/>
              </w:divBdr>
            </w:div>
            <w:div w:id="1728602882">
              <w:marLeft w:val="0"/>
              <w:marRight w:val="0"/>
              <w:marTop w:val="0"/>
              <w:marBottom w:val="0"/>
              <w:divBdr>
                <w:top w:val="none" w:sz="0" w:space="0" w:color="auto"/>
                <w:left w:val="none" w:sz="0" w:space="0" w:color="auto"/>
                <w:bottom w:val="none" w:sz="0" w:space="0" w:color="auto"/>
                <w:right w:val="none" w:sz="0" w:space="0" w:color="auto"/>
              </w:divBdr>
            </w:div>
            <w:div w:id="1766460053">
              <w:marLeft w:val="0"/>
              <w:marRight w:val="0"/>
              <w:marTop w:val="0"/>
              <w:marBottom w:val="0"/>
              <w:divBdr>
                <w:top w:val="none" w:sz="0" w:space="0" w:color="auto"/>
                <w:left w:val="none" w:sz="0" w:space="0" w:color="auto"/>
                <w:bottom w:val="none" w:sz="0" w:space="0" w:color="auto"/>
                <w:right w:val="none" w:sz="0" w:space="0" w:color="auto"/>
              </w:divBdr>
            </w:div>
            <w:div w:id="1803621188">
              <w:marLeft w:val="0"/>
              <w:marRight w:val="0"/>
              <w:marTop w:val="0"/>
              <w:marBottom w:val="0"/>
              <w:divBdr>
                <w:top w:val="none" w:sz="0" w:space="0" w:color="auto"/>
                <w:left w:val="none" w:sz="0" w:space="0" w:color="auto"/>
                <w:bottom w:val="none" w:sz="0" w:space="0" w:color="auto"/>
                <w:right w:val="none" w:sz="0" w:space="0" w:color="auto"/>
              </w:divBdr>
            </w:div>
            <w:div w:id="1804737533">
              <w:marLeft w:val="0"/>
              <w:marRight w:val="0"/>
              <w:marTop w:val="0"/>
              <w:marBottom w:val="0"/>
              <w:divBdr>
                <w:top w:val="none" w:sz="0" w:space="0" w:color="auto"/>
                <w:left w:val="none" w:sz="0" w:space="0" w:color="auto"/>
                <w:bottom w:val="none" w:sz="0" w:space="0" w:color="auto"/>
                <w:right w:val="none" w:sz="0" w:space="0" w:color="auto"/>
              </w:divBdr>
            </w:div>
            <w:div w:id="1806196605">
              <w:marLeft w:val="0"/>
              <w:marRight w:val="0"/>
              <w:marTop w:val="0"/>
              <w:marBottom w:val="0"/>
              <w:divBdr>
                <w:top w:val="none" w:sz="0" w:space="0" w:color="auto"/>
                <w:left w:val="none" w:sz="0" w:space="0" w:color="auto"/>
                <w:bottom w:val="none" w:sz="0" w:space="0" w:color="auto"/>
                <w:right w:val="none" w:sz="0" w:space="0" w:color="auto"/>
              </w:divBdr>
            </w:div>
            <w:div w:id="1829898978">
              <w:marLeft w:val="0"/>
              <w:marRight w:val="0"/>
              <w:marTop w:val="0"/>
              <w:marBottom w:val="0"/>
              <w:divBdr>
                <w:top w:val="none" w:sz="0" w:space="0" w:color="auto"/>
                <w:left w:val="none" w:sz="0" w:space="0" w:color="auto"/>
                <w:bottom w:val="none" w:sz="0" w:space="0" w:color="auto"/>
                <w:right w:val="none" w:sz="0" w:space="0" w:color="auto"/>
              </w:divBdr>
            </w:div>
            <w:div w:id="1874610031">
              <w:marLeft w:val="0"/>
              <w:marRight w:val="0"/>
              <w:marTop w:val="0"/>
              <w:marBottom w:val="0"/>
              <w:divBdr>
                <w:top w:val="none" w:sz="0" w:space="0" w:color="auto"/>
                <w:left w:val="none" w:sz="0" w:space="0" w:color="auto"/>
                <w:bottom w:val="none" w:sz="0" w:space="0" w:color="auto"/>
                <w:right w:val="none" w:sz="0" w:space="0" w:color="auto"/>
              </w:divBdr>
            </w:div>
            <w:div w:id="1914200580">
              <w:marLeft w:val="0"/>
              <w:marRight w:val="0"/>
              <w:marTop w:val="0"/>
              <w:marBottom w:val="0"/>
              <w:divBdr>
                <w:top w:val="none" w:sz="0" w:space="0" w:color="auto"/>
                <w:left w:val="none" w:sz="0" w:space="0" w:color="auto"/>
                <w:bottom w:val="none" w:sz="0" w:space="0" w:color="auto"/>
                <w:right w:val="none" w:sz="0" w:space="0" w:color="auto"/>
              </w:divBdr>
            </w:div>
            <w:div w:id="1954941610">
              <w:marLeft w:val="0"/>
              <w:marRight w:val="0"/>
              <w:marTop w:val="0"/>
              <w:marBottom w:val="0"/>
              <w:divBdr>
                <w:top w:val="none" w:sz="0" w:space="0" w:color="auto"/>
                <w:left w:val="none" w:sz="0" w:space="0" w:color="auto"/>
                <w:bottom w:val="none" w:sz="0" w:space="0" w:color="auto"/>
                <w:right w:val="none" w:sz="0" w:space="0" w:color="auto"/>
              </w:divBdr>
            </w:div>
            <w:div w:id="2035761776">
              <w:marLeft w:val="0"/>
              <w:marRight w:val="0"/>
              <w:marTop w:val="0"/>
              <w:marBottom w:val="0"/>
              <w:divBdr>
                <w:top w:val="none" w:sz="0" w:space="0" w:color="auto"/>
                <w:left w:val="none" w:sz="0" w:space="0" w:color="auto"/>
                <w:bottom w:val="none" w:sz="0" w:space="0" w:color="auto"/>
                <w:right w:val="none" w:sz="0" w:space="0" w:color="auto"/>
              </w:divBdr>
            </w:div>
            <w:div w:id="2066566554">
              <w:marLeft w:val="0"/>
              <w:marRight w:val="0"/>
              <w:marTop w:val="0"/>
              <w:marBottom w:val="0"/>
              <w:divBdr>
                <w:top w:val="none" w:sz="0" w:space="0" w:color="auto"/>
                <w:left w:val="none" w:sz="0" w:space="0" w:color="auto"/>
                <w:bottom w:val="none" w:sz="0" w:space="0" w:color="auto"/>
                <w:right w:val="none" w:sz="0" w:space="0" w:color="auto"/>
              </w:divBdr>
            </w:div>
            <w:div w:id="2083873526">
              <w:marLeft w:val="0"/>
              <w:marRight w:val="0"/>
              <w:marTop w:val="0"/>
              <w:marBottom w:val="0"/>
              <w:divBdr>
                <w:top w:val="none" w:sz="0" w:space="0" w:color="auto"/>
                <w:left w:val="none" w:sz="0" w:space="0" w:color="auto"/>
                <w:bottom w:val="none" w:sz="0" w:space="0" w:color="auto"/>
                <w:right w:val="none" w:sz="0" w:space="0" w:color="auto"/>
              </w:divBdr>
            </w:div>
            <w:div w:id="21230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2783">
      <w:bodyDiv w:val="1"/>
      <w:marLeft w:val="0"/>
      <w:marRight w:val="0"/>
      <w:marTop w:val="0"/>
      <w:marBottom w:val="0"/>
      <w:divBdr>
        <w:top w:val="none" w:sz="0" w:space="0" w:color="auto"/>
        <w:left w:val="none" w:sz="0" w:space="0" w:color="auto"/>
        <w:bottom w:val="none" w:sz="0" w:space="0" w:color="auto"/>
        <w:right w:val="none" w:sz="0" w:space="0" w:color="auto"/>
      </w:divBdr>
    </w:div>
    <w:div w:id="693926657">
      <w:bodyDiv w:val="1"/>
      <w:marLeft w:val="0"/>
      <w:marRight w:val="0"/>
      <w:marTop w:val="0"/>
      <w:marBottom w:val="0"/>
      <w:divBdr>
        <w:top w:val="none" w:sz="0" w:space="0" w:color="auto"/>
        <w:left w:val="none" w:sz="0" w:space="0" w:color="auto"/>
        <w:bottom w:val="none" w:sz="0" w:space="0" w:color="auto"/>
        <w:right w:val="none" w:sz="0" w:space="0" w:color="auto"/>
      </w:divBdr>
      <w:divsChild>
        <w:div w:id="427316735">
          <w:marLeft w:val="0"/>
          <w:marRight w:val="0"/>
          <w:marTop w:val="0"/>
          <w:marBottom w:val="0"/>
          <w:divBdr>
            <w:top w:val="none" w:sz="0" w:space="0" w:color="auto"/>
            <w:left w:val="none" w:sz="0" w:space="0" w:color="auto"/>
            <w:bottom w:val="none" w:sz="0" w:space="0" w:color="auto"/>
            <w:right w:val="none" w:sz="0" w:space="0" w:color="auto"/>
          </w:divBdr>
          <w:divsChild>
            <w:div w:id="55518945">
              <w:marLeft w:val="0"/>
              <w:marRight w:val="0"/>
              <w:marTop w:val="0"/>
              <w:marBottom w:val="0"/>
              <w:divBdr>
                <w:top w:val="none" w:sz="0" w:space="0" w:color="auto"/>
                <w:left w:val="none" w:sz="0" w:space="0" w:color="auto"/>
                <w:bottom w:val="none" w:sz="0" w:space="0" w:color="auto"/>
                <w:right w:val="none" w:sz="0" w:space="0" w:color="auto"/>
              </w:divBdr>
            </w:div>
            <w:div w:id="173541220">
              <w:marLeft w:val="0"/>
              <w:marRight w:val="0"/>
              <w:marTop w:val="0"/>
              <w:marBottom w:val="0"/>
              <w:divBdr>
                <w:top w:val="none" w:sz="0" w:space="0" w:color="auto"/>
                <w:left w:val="none" w:sz="0" w:space="0" w:color="auto"/>
                <w:bottom w:val="none" w:sz="0" w:space="0" w:color="auto"/>
                <w:right w:val="none" w:sz="0" w:space="0" w:color="auto"/>
              </w:divBdr>
            </w:div>
            <w:div w:id="173686322">
              <w:marLeft w:val="0"/>
              <w:marRight w:val="0"/>
              <w:marTop w:val="0"/>
              <w:marBottom w:val="0"/>
              <w:divBdr>
                <w:top w:val="none" w:sz="0" w:space="0" w:color="auto"/>
                <w:left w:val="none" w:sz="0" w:space="0" w:color="auto"/>
                <w:bottom w:val="none" w:sz="0" w:space="0" w:color="auto"/>
                <w:right w:val="none" w:sz="0" w:space="0" w:color="auto"/>
              </w:divBdr>
            </w:div>
            <w:div w:id="187722246">
              <w:marLeft w:val="0"/>
              <w:marRight w:val="0"/>
              <w:marTop w:val="0"/>
              <w:marBottom w:val="0"/>
              <w:divBdr>
                <w:top w:val="none" w:sz="0" w:space="0" w:color="auto"/>
                <w:left w:val="none" w:sz="0" w:space="0" w:color="auto"/>
                <w:bottom w:val="none" w:sz="0" w:space="0" w:color="auto"/>
                <w:right w:val="none" w:sz="0" w:space="0" w:color="auto"/>
              </w:divBdr>
            </w:div>
            <w:div w:id="263652658">
              <w:marLeft w:val="0"/>
              <w:marRight w:val="0"/>
              <w:marTop w:val="0"/>
              <w:marBottom w:val="0"/>
              <w:divBdr>
                <w:top w:val="none" w:sz="0" w:space="0" w:color="auto"/>
                <w:left w:val="none" w:sz="0" w:space="0" w:color="auto"/>
                <w:bottom w:val="none" w:sz="0" w:space="0" w:color="auto"/>
                <w:right w:val="none" w:sz="0" w:space="0" w:color="auto"/>
              </w:divBdr>
            </w:div>
            <w:div w:id="263998927">
              <w:marLeft w:val="0"/>
              <w:marRight w:val="0"/>
              <w:marTop w:val="0"/>
              <w:marBottom w:val="0"/>
              <w:divBdr>
                <w:top w:val="none" w:sz="0" w:space="0" w:color="auto"/>
                <w:left w:val="none" w:sz="0" w:space="0" w:color="auto"/>
                <w:bottom w:val="none" w:sz="0" w:space="0" w:color="auto"/>
                <w:right w:val="none" w:sz="0" w:space="0" w:color="auto"/>
              </w:divBdr>
            </w:div>
            <w:div w:id="287132068">
              <w:marLeft w:val="0"/>
              <w:marRight w:val="0"/>
              <w:marTop w:val="0"/>
              <w:marBottom w:val="0"/>
              <w:divBdr>
                <w:top w:val="none" w:sz="0" w:space="0" w:color="auto"/>
                <w:left w:val="none" w:sz="0" w:space="0" w:color="auto"/>
                <w:bottom w:val="none" w:sz="0" w:space="0" w:color="auto"/>
                <w:right w:val="none" w:sz="0" w:space="0" w:color="auto"/>
              </w:divBdr>
            </w:div>
            <w:div w:id="324359612">
              <w:marLeft w:val="0"/>
              <w:marRight w:val="0"/>
              <w:marTop w:val="0"/>
              <w:marBottom w:val="0"/>
              <w:divBdr>
                <w:top w:val="none" w:sz="0" w:space="0" w:color="auto"/>
                <w:left w:val="none" w:sz="0" w:space="0" w:color="auto"/>
                <w:bottom w:val="none" w:sz="0" w:space="0" w:color="auto"/>
                <w:right w:val="none" w:sz="0" w:space="0" w:color="auto"/>
              </w:divBdr>
            </w:div>
            <w:div w:id="325937293">
              <w:marLeft w:val="0"/>
              <w:marRight w:val="0"/>
              <w:marTop w:val="0"/>
              <w:marBottom w:val="0"/>
              <w:divBdr>
                <w:top w:val="none" w:sz="0" w:space="0" w:color="auto"/>
                <w:left w:val="none" w:sz="0" w:space="0" w:color="auto"/>
                <w:bottom w:val="none" w:sz="0" w:space="0" w:color="auto"/>
                <w:right w:val="none" w:sz="0" w:space="0" w:color="auto"/>
              </w:divBdr>
            </w:div>
            <w:div w:id="374618792">
              <w:marLeft w:val="0"/>
              <w:marRight w:val="0"/>
              <w:marTop w:val="0"/>
              <w:marBottom w:val="0"/>
              <w:divBdr>
                <w:top w:val="none" w:sz="0" w:space="0" w:color="auto"/>
                <w:left w:val="none" w:sz="0" w:space="0" w:color="auto"/>
                <w:bottom w:val="none" w:sz="0" w:space="0" w:color="auto"/>
                <w:right w:val="none" w:sz="0" w:space="0" w:color="auto"/>
              </w:divBdr>
            </w:div>
            <w:div w:id="382944365">
              <w:marLeft w:val="0"/>
              <w:marRight w:val="0"/>
              <w:marTop w:val="0"/>
              <w:marBottom w:val="0"/>
              <w:divBdr>
                <w:top w:val="none" w:sz="0" w:space="0" w:color="auto"/>
                <w:left w:val="none" w:sz="0" w:space="0" w:color="auto"/>
                <w:bottom w:val="none" w:sz="0" w:space="0" w:color="auto"/>
                <w:right w:val="none" w:sz="0" w:space="0" w:color="auto"/>
              </w:divBdr>
            </w:div>
            <w:div w:id="401146180">
              <w:marLeft w:val="0"/>
              <w:marRight w:val="0"/>
              <w:marTop w:val="0"/>
              <w:marBottom w:val="0"/>
              <w:divBdr>
                <w:top w:val="none" w:sz="0" w:space="0" w:color="auto"/>
                <w:left w:val="none" w:sz="0" w:space="0" w:color="auto"/>
                <w:bottom w:val="none" w:sz="0" w:space="0" w:color="auto"/>
                <w:right w:val="none" w:sz="0" w:space="0" w:color="auto"/>
              </w:divBdr>
            </w:div>
            <w:div w:id="411663840">
              <w:marLeft w:val="0"/>
              <w:marRight w:val="0"/>
              <w:marTop w:val="0"/>
              <w:marBottom w:val="0"/>
              <w:divBdr>
                <w:top w:val="none" w:sz="0" w:space="0" w:color="auto"/>
                <w:left w:val="none" w:sz="0" w:space="0" w:color="auto"/>
                <w:bottom w:val="none" w:sz="0" w:space="0" w:color="auto"/>
                <w:right w:val="none" w:sz="0" w:space="0" w:color="auto"/>
              </w:divBdr>
            </w:div>
            <w:div w:id="440301258">
              <w:marLeft w:val="0"/>
              <w:marRight w:val="0"/>
              <w:marTop w:val="0"/>
              <w:marBottom w:val="0"/>
              <w:divBdr>
                <w:top w:val="none" w:sz="0" w:space="0" w:color="auto"/>
                <w:left w:val="none" w:sz="0" w:space="0" w:color="auto"/>
                <w:bottom w:val="none" w:sz="0" w:space="0" w:color="auto"/>
                <w:right w:val="none" w:sz="0" w:space="0" w:color="auto"/>
              </w:divBdr>
            </w:div>
            <w:div w:id="463087238">
              <w:marLeft w:val="0"/>
              <w:marRight w:val="0"/>
              <w:marTop w:val="0"/>
              <w:marBottom w:val="0"/>
              <w:divBdr>
                <w:top w:val="none" w:sz="0" w:space="0" w:color="auto"/>
                <w:left w:val="none" w:sz="0" w:space="0" w:color="auto"/>
                <w:bottom w:val="none" w:sz="0" w:space="0" w:color="auto"/>
                <w:right w:val="none" w:sz="0" w:space="0" w:color="auto"/>
              </w:divBdr>
            </w:div>
            <w:div w:id="491651618">
              <w:marLeft w:val="0"/>
              <w:marRight w:val="0"/>
              <w:marTop w:val="0"/>
              <w:marBottom w:val="0"/>
              <w:divBdr>
                <w:top w:val="none" w:sz="0" w:space="0" w:color="auto"/>
                <w:left w:val="none" w:sz="0" w:space="0" w:color="auto"/>
                <w:bottom w:val="none" w:sz="0" w:space="0" w:color="auto"/>
                <w:right w:val="none" w:sz="0" w:space="0" w:color="auto"/>
              </w:divBdr>
            </w:div>
            <w:div w:id="504516866">
              <w:marLeft w:val="0"/>
              <w:marRight w:val="0"/>
              <w:marTop w:val="0"/>
              <w:marBottom w:val="0"/>
              <w:divBdr>
                <w:top w:val="none" w:sz="0" w:space="0" w:color="auto"/>
                <w:left w:val="none" w:sz="0" w:space="0" w:color="auto"/>
                <w:bottom w:val="none" w:sz="0" w:space="0" w:color="auto"/>
                <w:right w:val="none" w:sz="0" w:space="0" w:color="auto"/>
              </w:divBdr>
            </w:div>
            <w:div w:id="521210662">
              <w:marLeft w:val="0"/>
              <w:marRight w:val="0"/>
              <w:marTop w:val="0"/>
              <w:marBottom w:val="0"/>
              <w:divBdr>
                <w:top w:val="none" w:sz="0" w:space="0" w:color="auto"/>
                <w:left w:val="none" w:sz="0" w:space="0" w:color="auto"/>
                <w:bottom w:val="none" w:sz="0" w:space="0" w:color="auto"/>
                <w:right w:val="none" w:sz="0" w:space="0" w:color="auto"/>
              </w:divBdr>
            </w:div>
            <w:div w:id="529686173">
              <w:marLeft w:val="0"/>
              <w:marRight w:val="0"/>
              <w:marTop w:val="0"/>
              <w:marBottom w:val="0"/>
              <w:divBdr>
                <w:top w:val="none" w:sz="0" w:space="0" w:color="auto"/>
                <w:left w:val="none" w:sz="0" w:space="0" w:color="auto"/>
                <w:bottom w:val="none" w:sz="0" w:space="0" w:color="auto"/>
                <w:right w:val="none" w:sz="0" w:space="0" w:color="auto"/>
              </w:divBdr>
            </w:div>
            <w:div w:id="584606295">
              <w:marLeft w:val="0"/>
              <w:marRight w:val="0"/>
              <w:marTop w:val="0"/>
              <w:marBottom w:val="0"/>
              <w:divBdr>
                <w:top w:val="none" w:sz="0" w:space="0" w:color="auto"/>
                <w:left w:val="none" w:sz="0" w:space="0" w:color="auto"/>
                <w:bottom w:val="none" w:sz="0" w:space="0" w:color="auto"/>
                <w:right w:val="none" w:sz="0" w:space="0" w:color="auto"/>
              </w:divBdr>
            </w:div>
            <w:div w:id="621421870">
              <w:marLeft w:val="0"/>
              <w:marRight w:val="0"/>
              <w:marTop w:val="0"/>
              <w:marBottom w:val="0"/>
              <w:divBdr>
                <w:top w:val="none" w:sz="0" w:space="0" w:color="auto"/>
                <w:left w:val="none" w:sz="0" w:space="0" w:color="auto"/>
                <w:bottom w:val="none" w:sz="0" w:space="0" w:color="auto"/>
                <w:right w:val="none" w:sz="0" w:space="0" w:color="auto"/>
              </w:divBdr>
            </w:div>
            <w:div w:id="633827493">
              <w:marLeft w:val="0"/>
              <w:marRight w:val="0"/>
              <w:marTop w:val="0"/>
              <w:marBottom w:val="0"/>
              <w:divBdr>
                <w:top w:val="none" w:sz="0" w:space="0" w:color="auto"/>
                <w:left w:val="none" w:sz="0" w:space="0" w:color="auto"/>
                <w:bottom w:val="none" w:sz="0" w:space="0" w:color="auto"/>
                <w:right w:val="none" w:sz="0" w:space="0" w:color="auto"/>
              </w:divBdr>
            </w:div>
            <w:div w:id="633873009">
              <w:marLeft w:val="0"/>
              <w:marRight w:val="0"/>
              <w:marTop w:val="0"/>
              <w:marBottom w:val="0"/>
              <w:divBdr>
                <w:top w:val="none" w:sz="0" w:space="0" w:color="auto"/>
                <w:left w:val="none" w:sz="0" w:space="0" w:color="auto"/>
                <w:bottom w:val="none" w:sz="0" w:space="0" w:color="auto"/>
                <w:right w:val="none" w:sz="0" w:space="0" w:color="auto"/>
              </w:divBdr>
            </w:div>
            <w:div w:id="675694745">
              <w:marLeft w:val="0"/>
              <w:marRight w:val="0"/>
              <w:marTop w:val="0"/>
              <w:marBottom w:val="0"/>
              <w:divBdr>
                <w:top w:val="none" w:sz="0" w:space="0" w:color="auto"/>
                <w:left w:val="none" w:sz="0" w:space="0" w:color="auto"/>
                <w:bottom w:val="none" w:sz="0" w:space="0" w:color="auto"/>
                <w:right w:val="none" w:sz="0" w:space="0" w:color="auto"/>
              </w:divBdr>
            </w:div>
            <w:div w:id="681668220">
              <w:marLeft w:val="0"/>
              <w:marRight w:val="0"/>
              <w:marTop w:val="0"/>
              <w:marBottom w:val="0"/>
              <w:divBdr>
                <w:top w:val="none" w:sz="0" w:space="0" w:color="auto"/>
                <w:left w:val="none" w:sz="0" w:space="0" w:color="auto"/>
                <w:bottom w:val="none" w:sz="0" w:space="0" w:color="auto"/>
                <w:right w:val="none" w:sz="0" w:space="0" w:color="auto"/>
              </w:divBdr>
            </w:div>
            <w:div w:id="687290913">
              <w:marLeft w:val="0"/>
              <w:marRight w:val="0"/>
              <w:marTop w:val="0"/>
              <w:marBottom w:val="0"/>
              <w:divBdr>
                <w:top w:val="none" w:sz="0" w:space="0" w:color="auto"/>
                <w:left w:val="none" w:sz="0" w:space="0" w:color="auto"/>
                <w:bottom w:val="none" w:sz="0" w:space="0" w:color="auto"/>
                <w:right w:val="none" w:sz="0" w:space="0" w:color="auto"/>
              </w:divBdr>
            </w:div>
            <w:div w:id="734162627">
              <w:marLeft w:val="0"/>
              <w:marRight w:val="0"/>
              <w:marTop w:val="0"/>
              <w:marBottom w:val="0"/>
              <w:divBdr>
                <w:top w:val="none" w:sz="0" w:space="0" w:color="auto"/>
                <w:left w:val="none" w:sz="0" w:space="0" w:color="auto"/>
                <w:bottom w:val="none" w:sz="0" w:space="0" w:color="auto"/>
                <w:right w:val="none" w:sz="0" w:space="0" w:color="auto"/>
              </w:divBdr>
            </w:div>
            <w:div w:id="769161489">
              <w:marLeft w:val="0"/>
              <w:marRight w:val="0"/>
              <w:marTop w:val="0"/>
              <w:marBottom w:val="0"/>
              <w:divBdr>
                <w:top w:val="none" w:sz="0" w:space="0" w:color="auto"/>
                <w:left w:val="none" w:sz="0" w:space="0" w:color="auto"/>
                <w:bottom w:val="none" w:sz="0" w:space="0" w:color="auto"/>
                <w:right w:val="none" w:sz="0" w:space="0" w:color="auto"/>
              </w:divBdr>
            </w:div>
            <w:div w:id="769393972">
              <w:marLeft w:val="0"/>
              <w:marRight w:val="0"/>
              <w:marTop w:val="0"/>
              <w:marBottom w:val="0"/>
              <w:divBdr>
                <w:top w:val="none" w:sz="0" w:space="0" w:color="auto"/>
                <w:left w:val="none" w:sz="0" w:space="0" w:color="auto"/>
                <w:bottom w:val="none" w:sz="0" w:space="0" w:color="auto"/>
                <w:right w:val="none" w:sz="0" w:space="0" w:color="auto"/>
              </w:divBdr>
            </w:div>
            <w:div w:id="777871849">
              <w:marLeft w:val="0"/>
              <w:marRight w:val="0"/>
              <w:marTop w:val="0"/>
              <w:marBottom w:val="0"/>
              <w:divBdr>
                <w:top w:val="none" w:sz="0" w:space="0" w:color="auto"/>
                <w:left w:val="none" w:sz="0" w:space="0" w:color="auto"/>
                <w:bottom w:val="none" w:sz="0" w:space="0" w:color="auto"/>
                <w:right w:val="none" w:sz="0" w:space="0" w:color="auto"/>
              </w:divBdr>
            </w:div>
            <w:div w:id="786897089">
              <w:marLeft w:val="0"/>
              <w:marRight w:val="0"/>
              <w:marTop w:val="0"/>
              <w:marBottom w:val="0"/>
              <w:divBdr>
                <w:top w:val="none" w:sz="0" w:space="0" w:color="auto"/>
                <w:left w:val="none" w:sz="0" w:space="0" w:color="auto"/>
                <w:bottom w:val="none" w:sz="0" w:space="0" w:color="auto"/>
                <w:right w:val="none" w:sz="0" w:space="0" w:color="auto"/>
              </w:divBdr>
            </w:div>
            <w:div w:id="811480712">
              <w:marLeft w:val="0"/>
              <w:marRight w:val="0"/>
              <w:marTop w:val="0"/>
              <w:marBottom w:val="0"/>
              <w:divBdr>
                <w:top w:val="none" w:sz="0" w:space="0" w:color="auto"/>
                <w:left w:val="none" w:sz="0" w:space="0" w:color="auto"/>
                <w:bottom w:val="none" w:sz="0" w:space="0" w:color="auto"/>
                <w:right w:val="none" w:sz="0" w:space="0" w:color="auto"/>
              </w:divBdr>
            </w:div>
            <w:div w:id="842277038">
              <w:marLeft w:val="0"/>
              <w:marRight w:val="0"/>
              <w:marTop w:val="0"/>
              <w:marBottom w:val="0"/>
              <w:divBdr>
                <w:top w:val="none" w:sz="0" w:space="0" w:color="auto"/>
                <w:left w:val="none" w:sz="0" w:space="0" w:color="auto"/>
                <w:bottom w:val="none" w:sz="0" w:space="0" w:color="auto"/>
                <w:right w:val="none" w:sz="0" w:space="0" w:color="auto"/>
              </w:divBdr>
            </w:div>
            <w:div w:id="850336257">
              <w:marLeft w:val="0"/>
              <w:marRight w:val="0"/>
              <w:marTop w:val="0"/>
              <w:marBottom w:val="0"/>
              <w:divBdr>
                <w:top w:val="none" w:sz="0" w:space="0" w:color="auto"/>
                <w:left w:val="none" w:sz="0" w:space="0" w:color="auto"/>
                <w:bottom w:val="none" w:sz="0" w:space="0" w:color="auto"/>
                <w:right w:val="none" w:sz="0" w:space="0" w:color="auto"/>
              </w:divBdr>
            </w:div>
            <w:div w:id="864362626">
              <w:marLeft w:val="0"/>
              <w:marRight w:val="0"/>
              <w:marTop w:val="0"/>
              <w:marBottom w:val="0"/>
              <w:divBdr>
                <w:top w:val="none" w:sz="0" w:space="0" w:color="auto"/>
                <w:left w:val="none" w:sz="0" w:space="0" w:color="auto"/>
                <w:bottom w:val="none" w:sz="0" w:space="0" w:color="auto"/>
                <w:right w:val="none" w:sz="0" w:space="0" w:color="auto"/>
              </w:divBdr>
            </w:div>
            <w:div w:id="1025135846">
              <w:marLeft w:val="0"/>
              <w:marRight w:val="0"/>
              <w:marTop w:val="0"/>
              <w:marBottom w:val="0"/>
              <w:divBdr>
                <w:top w:val="none" w:sz="0" w:space="0" w:color="auto"/>
                <w:left w:val="none" w:sz="0" w:space="0" w:color="auto"/>
                <w:bottom w:val="none" w:sz="0" w:space="0" w:color="auto"/>
                <w:right w:val="none" w:sz="0" w:space="0" w:color="auto"/>
              </w:divBdr>
            </w:div>
            <w:div w:id="1071465114">
              <w:marLeft w:val="0"/>
              <w:marRight w:val="0"/>
              <w:marTop w:val="0"/>
              <w:marBottom w:val="0"/>
              <w:divBdr>
                <w:top w:val="none" w:sz="0" w:space="0" w:color="auto"/>
                <w:left w:val="none" w:sz="0" w:space="0" w:color="auto"/>
                <w:bottom w:val="none" w:sz="0" w:space="0" w:color="auto"/>
                <w:right w:val="none" w:sz="0" w:space="0" w:color="auto"/>
              </w:divBdr>
            </w:div>
            <w:div w:id="1143504685">
              <w:marLeft w:val="0"/>
              <w:marRight w:val="0"/>
              <w:marTop w:val="0"/>
              <w:marBottom w:val="0"/>
              <w:divBdr>
                <w:top w:val="none" w:sz="0" w:space="0" w:color="auto"/>
                <w:left w:val="none" w:sz="0" w:space="0" w:color="auto"/>
                <w:bottom w:val="none" w:sz="0" w:space="0" w:color="auto"/>
                <w:right w:val="none" w:sz="0" w:space="0" w:color="auto"/>
              </w:divBdr>
            </w:div>
            <w:div w:id="1217935398">
              <w:marLeft w:val="0"/>
              <w:marRight w:val="0"/>
              <w:marTop w:val="0"/>
              <w:marBottom w:val="0"/>
              <w:divBdr>
                <w:top w:val="none" w:sz="0" w:space="0" w:color="auto"/>
                <w:left w:val="none" w:sz="0" w:space="0" w:color="auto"/>
                <w:bottom w:val="none" w:sz="0" w:space="0" w:color="auto"/>
                <w:right w:val="none" w:sz="0" w:space="0" w:color="auto"/>
              </w:divBdr>
            </w:div>
            <w:div w:id="1228884881">
              <w:marLeft w:val="0"/>
              <w:marRight w:val="0"/>
              <w:marTop w:val="0"/>
              <w:marBottom w:val="0"/>
              <w:divBdr>
                <w:top w:val="none" w:sz="0" w:space="0" w:color="auto"/>
                <w:left w:val="none" w:sz="0" w:space="0" w:color="auto"/>
                <w:bottom w:val="none" w:sz="0" w:space="0" w:color="auto"/>
                <w:right w:val="none" w:sz="0" w:space="0" w:color="auto"/>
              </w:divBdr>
            </w:div>
            <w:div w:id="1231189885">
              <w:marLeft w:val="0"/>
              <w:marRight w:val="0"/>
              <w:marTop w:val="0"/>
              <w:marBottom w:val="0"/>
              <w:divBdr>
                <w:top w:val="none" w:sz="0" w:space="0" w:color="auto"/>
                <w:left w:val="none" w:sz="0" w:space="0" w:color="auto"/>
                <w:bottom w:val="none" w:sz="0" w:space="0" w:color="auto"/>
                <w:right w:val="none" w:sz="0" w:space="0" w:color="auto"/>
              </w:divBdr>
            </w:div>
            <w:div w:id="1280139292">
              <w:marLeft w:val="0"/>
              <w:marRight w:val="0"/>
              <w:marTop w:val="0"/>
              <w:marBottom w:val="0"/>
              <w:divBdr>
                <w:top w:val="none" w:sz="0" w:space="0" w:color="auto"/>
                <w:left w:val="none" w:sz="0" w:space="0" w:color="auto"/>
                <w:bottom w:val="none" w:sz="0" w:space="0" w:color="auto"/>
                <w:right w:val="none" w:sz="0" w:space="0" w:color="auto"/>
              </w:divBdr>
            </w:div>
            <w:div w:id="1283220481">
              <w:marLeft w:val="0"/>
              <w:marRight w:val="0"/>
              <w:marTop w:val="0"/>
              <w:marBottom w:val="0"/>
              <w:divBdr>
                <w:top w:val="none" w:sz="0" w:space="0" w:color="auto"/>
                <w:left w:val="none" w:sz="0" w:space="0" w:color="auto"/>
                <w:bottom w:val="none" w:sz="0" w:space="0" w:color="auto"/>
                <w:right w:val="none" w:sz="0" w:space="0" w:color="auto"/>
              </w:divBdr>
            </w:div>
            <w:div w:id="1350909769">
              <w:marLeft w:val="0"/>
              <w:marRight w:val="0"/>
              <w:marTop w:val="0"/>
              <w:marBottom w:val="0"/>
              <w:divBdr>
                <w:top w:val="none" w:sz="0" w:space="0" w:color="auto"/>
                <w:left w:val="none" w:sz="0" w:space="0" w:color="auto"/>
                <w:bottom w:val="none" w:sz="0" w:space="0" w:color="auto"/>
                <w:right w:val="none" w:sz="0" w:space="0" w:color="auto"/>
              </w:divBdr>
            </w:div>
            <w:div w:id="1415593008">
              <w:marLeft w:val="0"/>
              <w:marRight w:val="0"/>
              <w:marTop w:val="0"/>
              <w:marBottom w:val="0"/>
              <w:divBdr>
                <w:top w:val="none" w:sz="0" w:space="0" w:color="auto"/>
                <w:left w:val="none" w:sz="0" w:space="0" w:color="auto"/>
                <w:bottom w:val="none" w:sz="0" w:space="0" w:color="auto"/>
                <w:right w:val="none" w:sz="0" w:space="0" w:color="auto"/>
              </w:divBdr>
            </w:div>
            <w:div w:id="1450734264">
              <w:marLeft w:val="0"/>
              <w:marRight w:val="0"/>
              <w:marTop w:val="0"/>
              <w:marBottom w:val="0"/>
              <w:divBdr>
                <w:top w:val="none" w:sz="0" w:space="0" w:color="auto"/>
                <w:left w:val="none" w:sz="0" w:space="0" w:color="auto"/>
                <w:bottom w:val="none" w:sz="0" w:space="0" w:color="auto"/>
                <w:right w:val="none" w:sz="0" w:space="0" w:color="auto"/>
              </w:divBdr>
            </w:div>
            <w:div w:id="1469661764">
              <w:marLeft w:val="0"/>
              <w:marRight w:val="0"/>
              <w:marTop w:val="0"/>
              <w:marBottom w:val="0"/>
              <w:divBdr>
                <w:top w:val="none" w:sz="0" w:space="0" w:color="auto"/>
                <w:left w:val="none" w:sz="0" w:space="0" w:color="auto"/>
                <w:bottom w:val="none" w:sz="0" w:space="0" w:color="auto"/>
                <w:right w:val="none" w:sz="0" w:space="0" w:color="auto"/>
              </w:divBdr>
            </w:div>
            <w:div w:id="1549099184">
              <w:marLeft w:val="0"/>
              <w:marRight w:val="0"/>
              <w:marTop w:val="0"/>
              <w:marBottom w:val="0"/>
              <w:divBdr>
                <w:top w:val="none" w:sz="0" w:space="0" w:color="auto"/>
                <w:left w:val="none" w:sz="0" w:space="0" w:color="auto"/>
                <w:bottom w:val="none" w:sz="0" w:space="0" w:color="auto"/>
                <w:right w:val="none" w:sz="0" w:space="0" w:color="auto"/>
              </w:divBdr>
            </w:div>
            <w:div w:id="1554538056">
              <w:marLeft w:val="0"/>
              <w:marRight w:val="0"/>
              <w:marTop w:val="0"/>
              <w:marBottom w:val="0"/>
              <w:divBdr>
                <w:top w:val="none" w:sz="0" w:space="0" w:color="auto"/>
                <w:left w:val="none" w:sz="0" w:space="0" w:color="auto"/>
                <w:bottom w:val="none" w:sz="0" w:space="0" w:color="auto"/>
                <w:right w:val="none" w:sz="0" w:space="0" w:color="auto"/>
              </w:divBdr>
            </w:div>
            <w:div w:id="1687369459">
              <w:marLeft w:val="0"/>
              <w:marRight w:val="0"/>
              <w:marTop w:val="0"/>
              <w:marBottom w:val="0"/>
              <w:divBdr>
                <w:top w:val="none" w:sz="0" w:space="0" w:color="auto"/>
                <w:left w:val="none" w:sz="0" w:space="0" w:color="auto"/>
                <w:bottom w:val="none" w:sz="0" w:space="0" w:color="auto"/>
                <w:right w:val="none" w:sz="0" w:space="0" w:color="auto"/>
              </w:divBdr>
            </w:div>
            <w:div w:id="20058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03045">
      <w:bodyDiv w:val="1"/>
      <w:marLeft w:val="0"/>
      <w:marRight w:val="0"/>
      <w:marTop w:val="0"/>
      <w:marBottom w:val="0"/>
      <w:divBdr>
        <w:top w:val="none" w:sz="0" w:space="0" w:color="auto"/>
        <w:left w:val="none" w:sz="0" w:space="0" w:color="auto"/>
        <w:bottom w:val="none" w:sz="0" w:space="0" w:color="auto"/>
        <w:right w:val="none" w:sz="0" w:space="0" w:color="auto"/>
      </w:divBdr>
      <w:divsChild>
        <w:div w:id="863591595">
          <w:marLeft w:val="0"/>
          <w:marRight w:val="0"/>
          <w:marTop w:val="0"/>
          <w:marBottom w:val="0"/>
          <w:divBdr>
            <w:top w:val="none" w:sz="0" w:space="0" w:color="auto"/>
            <w:left w:val="none" w:sz="0" w:space="0" w:color="auto"/>
            <w:bottom w:val="none" w:sz="0" w:space="0" w:color="auto"/>
            <w:right w:val="none" w:sz="0" w:space="0" w:color="auto"/>
          </w:divBdr>
          <w:divsChild>
            <w:div w:id="53167391">
              <w:marLeft w:val="0"/>
              <w:marRight w:val="0"/>
              <w:marTop w:val="0"/>
              <w:marBottom w:val="0"/>
              <w:divBdr>
                <w:top w:val="none" w:sz="0" w:space="0" w:color="auto"/>
                <w:left w:val="none" w:sz="0" w:space="0" w:color="auto"/>
                <w:bottom w:val="none" w:sz="0" w:space="0" w:color="auto"/>
                <w:right w:val="none" w:sz="0" w:space="0" w:color="auto"/>
              </w:divBdr>
            </w:div>
            <w:div w:id="122578810">
              <w:marLeft w:val="0"/>
              <w:marRight w:val="0"/>
              <w:marTop w:val="0"/>
              <w:marBottom w:val="0"/>
              <w:divBdr>
                <w:top w:val="none" w:sz="0" w:space="0" w:color="auto"/>
                <w:left w:val="none" w:sz="0" w:space="0" w:color="auto"/>
                <w:bottom w:val="none" w:sz="0" w:space="0" w:color="auto"/>
                <w:right w:val="none" w:sz="0" w:space="0" w:color="auto"/>
              </w:divBdr>
            </w:div>
            <w:div w:id="166754417">
              <w:marLeft w:val="0"/>
              <w:marRight w:val="0"/>
              <w:marTop w:val="0"/>
              <w:marBottom w:val="0"/>
              <w:divBdr>
                <w:top w:val="none" w:sz="0" w:space="0" w:color="auto"/>
                <w:left w:val="none" w:sz="0" w:space="0" w:color="auto"/>
                <w:bottom w:val="none" w:sz="0" w:space="0" w:color="auto"/>
                <w:right w:val="none" w:sz="0" w:space="0" w:color="auto"/>
              </w:divBdr>
            </w:div>
            <w:div w:id="223027790">
              <w:marLeft w:val="0"/>
              <w:marRight w:val="0"/>
              <w:marTop w:val="0"/>
              <w:marBottom w:val="0"/>
              <w:divBdr>
                <w:top w:val="none" w:sz="0" w:space="0" w:color="auto"/>
                <w:left w:val="none" w:sz="0" w:space="0" w:color="auto"/>
                <w:bottom w:val="none" w:sz="0" w:space="0" w:color="auto"/>
                <w:right w:val="none" w:sz="0" w:space="0" w:color="auto"/>
              </w:divBdr>
            </w:div>
            <w:div w:id="242571515">
              <w:marLeft w:val="0"/>
              <w:marRight w:val="0"/>
              <w:marTop w:val="0"/>
              <w:marBottom w:val="0"/>
              <w:divBdr>
                <w:top w:val="none" w:sz="0" w:space="0" w:color="auto"/>
                <w:left w:val="none" w:sz="0" w:space="0" w:color="auto"/>
                <w:bottom w:val="none" w:sz="0" w:space="0" w:color="auto"/>
                <w:right w:val="none" w:sz="0" w:space="0" w:color="auto"/>
              </w:divBdr>
            </w:div>
            <w:div w:id="269515095">
              <w:marLeft w:val="0"/>
              <w:marRight w:val="0"/>
              <w:marTop w:val="0"/>
              <w:marBottom w:val="0"/>
              <w:divBdr>
                <w:top w:val="none" w:sz="0" w:space="0" w:color="auto"/>
                <w:left w:val="none" w:sz="0" w:space="0" w:color="auto"/>
                <w:bottom w:val="none" w:sz="0" w:space="0" w:color="auto"/>
                <w:right w:val="none" w:sz="0" w:space="0" w:color="auto"/>
              </w:divBdr>
            </w:div>
            <w:div w:id="343677411">
              <w:marLeft w:val="0"/>
              <w:marRight w:val="0"/>
              <w:marTop w:val="0"/>
              <w:marBottom w:val="0"/>
              <w:divBdr>
                <w:top w:val="none" w:sz="0" w:space="0" w:color="auto"/>
                <w:left w:val="none" w:sz="0" w:space="0" w:color="auto"/>
                <w:bottom w:val="none" w:sz="0" w:space="0" w:color="auto"/>
                <w:right w:val="none" w:sz="0" w:space="0" w:color="auto"/>
              </w:divBdr>
            </w:div>
            <w:div w:id="351764474">
              <w:marLeft w:val="0"/>
              <w:marRight w:val="0"/>
              <w:marTop w:val="0"/>
              <w:marBottom w:val="0"/>
              <w:divBdr>
                <w:top w:val="none" w:sz="0" w:space="0" w:color="auto"/>
                <w:left w:val="none" w:sz="0" w:space="0" w:color="auto"/>
                <w:bottom w:val="none" w:sz="0" w:space="0" w:color="auto"/>
                <w:right w:val="none" w:sz="0" w:space="0" w:color="auto"/>
              </w:divBdr>
            </w:div>
            <w:div w:id="357632634">
              <w:marLeft w:val="0"/>
              <w:marRight w:val="0"/>
              <w:marTop w:val="0"/>
              <w:marBottom w:val="0"/>
              <w:divBdr>
                <w:top w:val="none" w:sz="0" w:space="0" w:color="auto"/>
                <w:left w:val="none" w:sz="0" w:space="0" w:color="auto"/>
                <w:bottom w:val="none" w:sz="0" w:space="0" w:color="auto"/>
                <w:right w:val="none" w:sz="0" w:space="0" w:color="auto"/>
              </w:divBdr>
            </w:div>
            <w:div w:id="363478929">
              <w:marLeft w:val="0"/>
              <w:marRight w:val="0"/>
              <w:marTop w:val="0"/>
              <w:marBottom w:val="0"/>
              <w:divBdr>
                <w:top w:val="none" w:sz="0" w:space="0" w:color="auto"/>
                <w:left w:val="none" w:sz="0" w:space="0" w:color="auto"/>
                <w:bottom w:val="none" w:sz="0" w:space="0" w:color="auto"/>
                <w:right w:val="none" w:sz="0" w:space="0" w:color="auto"/>
              </w:divBdr>
            </w:div>
            <w:div w:id="397168530">
              <w:marLeft w:val="0"/>
              <w:marRight w:val="0"/>
              <w:marTop w:val="0"/>
              <w:marBottom w:val="0"/>
              <w:divBdr>
                <w:top w:val="none" w:sz="0" w:space="0" w:color="auto"/>
                <w:left w:val="none" w:sz="0" w:space="0" w:color="auto"/>
                <w:bottom w:val="none" w:sz="0" w:space="0" w:color="auto"/>
                <w:right w:val="none" w:sz="0" w:space="0" w:color="auto"/>
              </w:divBdr>
            </w:div>
            <w:div w:id="409040078">
              <w:marLeft w:val="0"/>
              <w:marRight w:val="0"/>
              <w:marTop w:val="0"/>
              <w:marBottom w:val="0"/>
              <w:divBdr>
                <w:top w:val="none" w:sz="0" w:space="0" w:color="auto"/>
                <w:left w:val="none" w:sz="0" w:space="0" w:color="auto"/>
                <w:bottom w:val="none" w:sz="0" w:space="0" w:color="auto"/>
                <w:right w:val="none" w:sz="0" w:space="0" w:color="auto"/>
              </w:divBdr>
            </w:div>
            <w:div w:id="413818755">
              <w:marLeft w:val="0"/>
              <w:marRight w:val="0"/>
              <w:marTop w:val="0"/>
              <w:marBottom w:val="0"/>
              <w:divBdr>
                <w:top w:val="none" w:sz="0" w:space="0" w:color="auto"/>
                <w:left w:val="none" w:sz="0" w:space="0" w:color="auto"/>
                <w:bottom w:val="none" w:sz="0" w:space="0" w:color="auto"/>
                <w:right w:val="none" w:sz="0" w:space="0" w:color="auto"/>
              </w:divBdr>
            </w:div>
            <w:div w:id="427777494">
              <w:marLeft w:val="0"/>
              <w:marRight w:val="0"/>
              <w:marTop w:val="0"/>
              <w:marBottom w:val="0"/>
              <w:divBdr>
                <w:top w:val="none" w:sz="0" w:space="0" w:color="auto"/>
                <w:left w:val="none" w:sz="0" w:space="0" w:color="auto"/>
                <w:bottom w:val="none" w:sz="0" w:space="0" w:color="auto"/>
                <w:right w:val="none" w:sz="0" w:space="0" w:color="auto"/>
              </w:divBdr>
            </w:div>
            <w:div w:id="462582370">
              <w:marLeft w:val="0"/>
              <w:marRight w:val="0"/>
              <w:marTop w:val="0"/>
              <w:marBottom w:val="0"/>
              <w:divBdr>
                <w:top w:val="none" w:sz="0" w:space="0" w:color="auto"/>
                <w:left w:val="none" w:sz="0" w:space="0" w:color="auto"/>
                <w:bottom w:val="none" w:sz="0" w:space="0" w:color="auto"/>
                <w:right w:val="none" w:sz="0" w:space="0" w:color="auto"/>
              </w:divBdr>
            </w:div>
            <w:div w:id="464128072">
              <w:marLeft w:val="0"/>
              <w:marRight w:val="0"/>
              <w:marTop w:val="0"/>
              <w:marBottom w:val="0"/>
              <w:divBdr>
                <w:top w:val="none" w:sz="0" w:space="0" w:color="auto"/>
                <w:left w:val="none" w:sz="0" w:space="0" w:color="auto"/>
                <w:bottom w:val="none" w:sz="0" w:space="0" w:color="auto"/>
                <w:right w:val="none" w:sz="0" w:space="0" w:color="auto"/>
              </w:divBdr>
            </w:div>
            <w:div w:id="480922875">
              <w:marLeft w:val="0"/>
              <w:marRight w:val="0"/>
              <w:marTop w:val="0"/>
              <w:marBottom w:val="0"/>
              <w:divBdr>
                <w:top w:val="none" w:sz="0" w:space="0" w:color="auto"/>
                <w:left w:val="none" w:sz="0" w:space="0" w:color="auto"/>
                <w:bottom w:val="none" w:sz="0" w:space="0" w:color="auto"/>
                <w:right w:val="none" w:sz="0" w:space="0" w:color="auto"/>
              </w:divBdr>
            </w:div>
            <w:div w:id="545066098">
              <w:marLeft w:val="0"/>
              <w:marRight w:val="0"/>
              <w:marTop w:val="0"/>
              <w:marBottom w:val="0"/>
              <w:divBdr>
                <w:top w:val="none" w:sz="0" w:space="0" w:color="auto"/>
                <w:left w:val="none" w:sz="0" w:space="0" w:color="auto"/>
                <w:bottom w:val="none" w:sz="0" w:space="0" w:color="auto"/>
                <w:right w:val="none" w:sz="0" w:space="0" w:color="auto"/>
              </w:divBdr>
            </w:div>
            <w:div w:id="563443833">
              <w:marLeft w:val="0"/>
              <w:marRight w:val="0"/>
              <w:marTop w:val="0"/>
              <w:marBottom w:val="0"/>
              <w:divBdr>
                <w:top w:val="none" w:sz="0" w:space="0" w:color="auto"/>
                <w:left w:val="none" w:sz="0" w:space="0" w:color="auto"/>
                <w:bottom w:val="none" w:sz="0" w:space="0" w:color="auto"/>
                <w:right w:val="none" w:sz="0" w:space="0" w:color="auto"/>
              </w:divBdr>
            </w:div>
            <w:div w:id="584994178">
              <w:marLeft w:val="0"/>
              <w:marRight w:val="0"/>
              <w:marTop w:val="0"/>
              <w:marBottom w:val="0"/>
              <w:divBdr>
                <w:top w:val="none" w:sz="0" w:space="0" w:color="auto"/>
                <w:left w:val="none" w:sz="0" w:space="0" w:color="auto"/>
                <w:bottom w:val="none" w:sz="0" w:space="0" w:color="auto"/>
                <w:right w:val="none" w:sz="0" w:space="0" w:color="auto"/>
              </w:divBdr>
            </w:div>
            <w:div w:id="600186054">
              <w:marLeft w:val="0"/>
              <w:marRight w:val="0"/>
              <w:marTop w:val="0"/>
              <w:marBottom w:val="0"/>
              <w:divBdr>
                <w:top w:val="none" w:sz="0" w:space="0" w:color="auto"/>
                <w:left w:val="none" w:sz="0" w:space="0" w:color="auto"/>
                <w:bottom w:val="none" w:sz="0" w:space="0" w:color="auto"/>
                <w:right w:val="none" w:sz="0" w:space="0" w:color="auto"/>
              </w:divBdr>
            </w:div>
            <w:div w:id="608203915">
              <w:marLeft w:val="0"/>
              <w:marRight w:val="0"/>
              <w:marTop w:val="0"/>
              <w:marBottom w:val="0"/>
              <w:divBdr>
                <w:top w:val="none" w:sz="0" w:space="0" w:color="auto"/>
                <w:left w:val="none" w:sz="0" w:space="0" w:color="auto"/>
                <w:bottom w:val="none" w:sz="0" w:space="0" w:color="auto"/>
                <w:right w:val="none" w:sz="0" w:space="0" w:color="auto"/>
              </w:divBdr>
            </w:div>
            <w:div w:id="627784881">
              <w:marLeft w:val="0"/>
              <w:marRight w:val="0"/>
              <w:marTop w:val="0"/>
              <w:marBottom w:val="0"/>
              <w:divBdr>
                <w:top w:val="none" w:sz="0" w:space="0" w:color="auto"/>
                <w:left w:val="none" w:sz="0" w:space="0" w:color="auto"/>
                <w:bottom w:val="none" w:sz="0" w:space="0" w:color="auto"/>
                <w:right w:val="none" w:sz="0" w:space="0" w:color="auto"/>
              </w:divBdr>
            </w:div>
            <w:div w:id="635261162">
              <w:marLeft w:val="0"/>
              <w:marRight w:val="0"/>
              <w:marTop w:val="0"/>
              <w:marBottom w:val="0"/>
              <w:divBdr>
                <w:top w:val="none" w:sz="0" w:space="0" w:color="auto"/>
                <w:left w:val="none" w:sz="0" w:space="0" w:color="auto"/>
                <w:bottom w:val="none" w:sz="0" w:space="0" w:color="auto"/>
                <w:right w:val="none" w:sz="0" w:space="0" w:color="auto"/>
              </w:divBdr>
            </w:div>
            <w:div w:id="664749020">
              <w:marLeft w:val="0"/>
              <w:marRight w:val="0"/>
              <w:marTop w:val="0"/>
              <w:marBottom w:val="0"/>
              <w:divBdr>
                <w:top w:val="none" w:sz="0" w:space="0" w:color="auto"/>
                <w:left w:val="none" w:sz="0" w:space="0" w:color="auto"/>
                <w:bottom w:val="none" w:sz="0" w:space="0" w:color="auto"/>
                <w:right w:val="none" w:sz="0" w:space="0" w:color="auto"/>
              </w:divBdr>
            </w:div>
            <w:div w:id="669406589">
              <w:marLeft w:val="0"/>
              <w:marRight w:val="0"/>
              <w:marTop w:val="0"/>
              <w:marBottom w:val="0"/>
              <w:divBdr>
                <w:top w:val="none" w:sz="0" w:space="0" w:color="auto"/>
                <w:left w:val="none" w:sz="0" w:space="0" w:color="auto"/>
                <w:bottom w:val="none" w:sz="0" w:space="0" w:color="auto"/>
                <w:right w:val="none" w:sz="0" w:space="0" w:color="auto"/>
              </w:divBdr>
            </w:div>
            <w:div w:id="729891399">
              <w:marLeft w:val="0"/>
              <w:marRight w:val="0"/>
              <w:marTop w:val="0"/>
              <w:marBottom w:val="0"/>
              <w:divBdr>
                <w:top w:val="none" w:sz="0" w:space="0" w:color="auto"/>
                <w:left w:val="none" w:sz="0" w:space="0" w:color="auto"/>
                <w:bottom w:val="none" w:sz="0" w:space="0" w:color="auto"/>
                <w:right w:val="none" w:sz="0" w:space="0" w:color="auto"/>
              </w:divBdr>
            </w:div>
            <w:div w:id="746879950">
              <w:marLeft w:val="0"/>
              <w:marRight w:val="0"/>
              <w:marTop w:val="0"/>
              <w:marBottom w:val="0"/>
              <w:divBdr>
                <w:top w:val="none" w:sz="0" w:space="0" w:color="auto"/>
                <w:left w:val="none" w:sz="0" w:space="0" w:color="auto"/>
                <w:bottom w:val="none" w:sz="0" w:space="0" w:color="auto"/>
                <w:right w:val="none" w:sz="0" w:space="0" w:color="auto"/>
              </w:divBdr>
            </w:div>
            <w:div w:id="767503547">
              <w:marLeft w:val="0"/>
              <w:marRight w:val="0"/>
              <w:marTop w:val="0"/>
              <w:marBottom w:val="0"/>
              <w:divBdr>
                <w:top w:val="none" w:sz="0" w:space="0" w:color="auto"/>
                <w:left w:val="none" w:sz="0" w:space="0" w:color="auto"/>
                <w:bottom w:val="none" w:sz="0" w:space="0" w:color="auto"/>
                <w:right w:val="none" w:sz="0" w:space="0" w:color="auto"/>
              </w:divBdr>
            </w:div>
            <w:div w:id="853113636">
              <w:marLeft w:val="0"/>
              <w:marRight w:val="0"/>
              <w:marTop w:val="0"/>
              <w:marBottom w:val="0"/>
              <w:divBdr>
                <w:top w:val="none" w:sz="0" w:space="0" w:color="auto"/>
                <w:left w:val="none" w:sz="0" w:space="0" w:color="auto"/>
                <w:bottom w:val="none" w:sz="0" w:space="0" w:color="auto"/>
                <w:right w:val="none" w:sz="0" w:space="0" w:color="auto"/>
              </w:divBdr>
            </w:div>
            <w:div w:id="871260678">
              <w:marLeft w:val="0"/>
              <w:marRight w:val="0"/>
              <w:marTop w:val="0"/>
              <w:marBottom w:val="0"/>
              <w:divBdr>
                <w:top w:val="none" w:sz="0" w:space="0" w:color="auto"/>
                <w:left w:val="none" w:sz="0" w:space="0" w:color="auto"/>
                <w:bottom w:val="none" w:sz="0" w:space="0" w:color="auto"/>
                <w:right w:val="none" w:sz="0" w:space="0" w:color="auto"/>
              </w:divBdr>
            </w:div>
            <w:div w:id="874656443">
              <w:marLeft w:val="0"/>
              <w:marRight w:val="0"/>
              <w:marTop w:val="0"/>
              <w:marBottom w:val="0"/>
              <w:divBdr>
                <w:top w:val="none" w:sz="0" w:space="0" w:color="auto"/>
                <w:left w:val="none" w:sz="0" w:space="0" w:color="auto"/>
                <w:bottom w:val="none" w:sz="0" w:space="0" w:color="auto"/>
                <w:right w:val="none" w:sz="0" w:space="0" w:color="auto"/>
              </w:divBdr>
            </w:div>
            <w:div w:id="886378878">
              <w:marLeft w:val="0"/>
              <w:marRight w:val="0"/>
              <w:marTop w:val="0"/>
              <w:marBottom w:val="0"/>
              <w:divBdr>
                <w:top w:val="none" w:sz="0" w:space="0" w:color="auto"/>
                <w:left w:val="none" w:sz="0" w:space="0" w:color="auto"/>
                <w:bottom w:val="none" w:sz="0" w:space="0" w:color="auto"/>
                <w:right w:val="none" w:sz="0" w:space="0" w:color="auto"/>
              </w:divBdr>
            </w:div>
            <w:div w:id="896554961">
              <w:marLeft w:val="0"/>
              <w:marRight w:val="0"/>
              <w:marTop w:val="0"/>
              <w:marBottom w:val="0"/>
              <w:divBdr>
                <w:top w:val="none" w:sz="0" w:space="0" w:color="auto"/>
                <w:left w:val="none" w:sz="0" w:space="0" w:color="auto"/>
                <w:bottom w:val="none" w:sz="0" w:space="0" w:color="auto"/>
                <w:right w:val="none" w:sz="0" w:space="0" w:color="auto"/>
              </w:divBdr>
            </w:div>
            <w:div w:id="913584811">
              <w:marLeft w:val="0"/>
              <w:marRight w:val="0"/>
              <w:marTop w:val="0"/>
              <w:marBottom w:val="0"/>
              <w:divBdr>
                <w:top w:val="none" w:sz="0" w:space="0" w:color="auto"/>
                <w:left w:val="none" w:sz="0" w:space="0" w:color="auto"/>
                <w:bottom w:val="none" w:sz="0" w:space="0" w:color="auto"/>
                <w:right w:val="none" w:sz="0" w:space="0" w:color="auto"/>
              </w:divBdr>
            </w:div>
            <w:div w:id="917061087">
              <w:marLeft w:val="0"/>
              <w:marRight w:val="0"/>
              <w:marTop w:val="0"/>
              <w:marBottom w:val="0"/>
              <w:divBdr>
                <w:top w:val="none" w:sz="0" w:space="0" w:color="auto"/>
                <w:left w:val="none" w:sz="0" w:space="0" w:color="auto"/>
                <w:bottom w:val="none" w:sz="0" w:space="0" w:color="auto"/>
                <w:right w:val="none" w:sz="0" w:space="0" w:color="auto"/>
              </w:divBdr>
            </w:div>
            <w:div w:id="919607612">
              <w:marLeft w:val="0"/>
              <w:marRight w:val="0"/>
              <w:marTop w:val="0"/>
              <w:marBottom w:val="0"/>
              <w:divBdr>
                <w:top w:val="none" w:sz="0" w:space="0" w:color="auto"/>
                <w:left w:val="none" w:sz="0" w:space="0" w:color="auto"/>
                <w:bottom w:val="none" w:sz="0" w:space="0" w:color="auto"/>
                <w:right w:val="none" w:sz="0" w:space="0" w:color="auto"/>
              </w:divBdr>
            </w:div>
            <w:div w:id="951743293">
              <w:marLeft w:val="0"/>
              <w:marRight w:val="0"/>
              <w:marTop w:val="0"/>
              <w:marBottom w:val="0"/>
              <w:divBdr>
                <w:top w:val="none" w:sz="0" w:space="0" w:color="auto"/>
                <w:left w:val="none" w:sz="0" w:space="0" w:color="auto"/>
                <w:bottom w:val="none" w:sz="0" w:space="0" w:color="auto"/>
                <w:right w:val="none" w:sz="0" w:space="0" w:color="auto"/>
              </w:divBdr>
            </w:div>
            <w:div w:id="969362187">
              <w:marLeft w:val="0"/>
              <w:marRight w:val="0"/>
              <w:marTop w:val="0"/>
              <w:marBottom w:val="0"/>
              <w:divBdr>
                <w:top w:val="none" w:sz="0" w:space="0" w:color="auto"/>
                <w:left w:val="none" w:sz="0" w:space="0" w:color="auto"/>
                <w:bottom w:val="none" w:sz="0" w:space="0" w:color="auto"/>
                <w:right w:val="none" w:sz="0" w:space="0" w:color="auto"/>
              </w:divBdr>
            </w:div>
            <w:div w:id="974024408">
              <w:marLeft w:val="0"/>
              <w:marRight w:val="0"/>
              <w:marTop w:val="0"/>
              <w:marBottom w:val="0"/>
              <w:divBdr>
                <w:top w:val="none" w:sz="0" w:space="0" w:color="auto"/>
                <w:left w:val="none" w:sz="0" w:space="0" w:color="auto"/>
                <w:bottom w:val="none" w:sz="0" w:space="0" w:color="auto"/>
                <w:right w:val="none" w:sz="0" w:space="0" w:color="auto"/>
              </w:divBdr>
            </w:div>
            <w:div w:id="1020012430">
              <w:marLeft w:val="0"/>
              <w:marRight w:val="0"/>
              <w:marTop w:val="0"/>
              <w:marBottom w:val="0"/>
              <w:divBdr>
                <w:top w:val="none" w:sz="0" w:space="0" w:color="auto"/>
                <w:left w:val="none" w:sz="0" w:space="0" w:color="auto"/>
                <w:bottom w:val="none" w:sz="0" w:space="0" w:color="auto"/>
                <w:right w:val="none" w:sz="0" w:space="0" w:color="auto"/>
              </w:divBdr>
            </w:div>
            <w:div w:id="1045982689">
              <w:marLeft w:val="0"/>
              <w:marRight w:val="0"/>
              <w:marTop w:val="0"/>
              <w:marBottom w:val="0"/>
              <w:divBdr>
                <w:top w:val="none" w:sz="0" w:space="0" w:color="auto"/>
                <w:left w:val="none" w:sz="0" w:space="0" w:color="auto"/>
                <w:bottom w:val="none" w:sz="0" w:space="0" w:color="auto"/>
                <w:right w:val="none" w:sz="0" w:space="0" w:color="auto"/>
              </w:divBdr>
            </w:div>
            <w:div w:id="1063454542">
              <w:marLeft w:val="0"/>
              <w:marRight w:val="0"/>
              <w:marTop w:val="0"/>
              <w:marBottom w:val="0"/>
              <w:divBdr>
                <w:top w:val="none" w:sz="0" w:space="0" w:color="auto"/>
                <w:left w:val="none" w:sz="0" w:space="0" w:color="auto"/>
                <w:bottom w:val="none" w:sz="0" w:space="0" w:color="auto"/>
                <w:right w:val="none" w:sz="0" w:space="0" w:color="auto"/>
              </w:divBdr>
            </w:div>
            <w:div w:id="1080253018">
              <w:marLeft w:val="0"/>
              <w:marRight w:val="0"/>
              <w:marTop w:val="0"/>
              <w:marBottom w:val="0"/>
              <w:divBdr>
                <w:top w:val="none" w:sz="0" w:space="0" w:color="auto"/>
                <w:left w:val="none" w:sz="0" w:space="0" w:color="auto"/>
                <w:bottom w:val="none" w:sz="0" w:space="0" w:color="auto"/>
                <w:right w:val="none" w:sz="0" w:space="0" w:color="auto"/>
              </w:divBdr>
            </w:div>
            <w:div w:id="1103066070">
              <w:marLeft w:val="0"/>
              <w:marRight w:val="0"/>
              <w:marTop w:val="0"/>
              <w:marBottom w:val="0"/>
              <w:divBdr>
                <w:top w:val="none" w:sz="0" w:space="0" w:color="auto"/>
                <w:left w:val="none" w:sz="0" w:space="0" w:color="auto"/>
                <w:bottom w:val="none" w:sz="0" w:space="0" w:color="auto"/>
                <w:right w:val="none" w:sz="0" w:space="0" w:color="auto"/>
              </w:divBdr>
            </w:div>
            <w:div w:id="1176767703">
              <w:marLeft w:val="0"/>
              <w:marRight w:val="0"/>
              <w:marTop w:val="0"/>
              <w:marBottom w:val="0"/>
              <w:divBdr>
                <w:top w:val="none" w:sz="0" w:space="0" w:color="auto"/>
                <w:left w:val="none" w:sz="0" w:space="0" w:color="auto"/>
                <w:bottom w:val="none" w:sz="0" w:space="0" w:color="auto"/>
                <w:right w:val="none" w:sz="0" w:space="0" w:color="auto"/>
              </w:divBdr>
            </w:div>
            <w:div w:id="1203398360">
              <w:marLeft w:val="0"/>
              <w:marRight w:val="0"/>
              <w:marTop w:val="0"/>
              <w:marBottom w:val="0"/>
              <w:divBdr>
                <w:top w:val="none" w:sz="0" w:space="0" w:color="auto"/>
                <w:left w:val="none" w:sz="0" w:space="0" w:color="auto"/>
                <w:bottom w:val="none" w:sz="0" w:space="0" w:color="auto"/>
                <w:right w:val="none" w:sz="0" w:space="0" w:color="auto"/>
              </w:divBdr>
            </w:div>
            <w:div w:id="1204513637">
              <w:marLeft w:val="0"/>
              <w:marRight w:val="0"/>
              <w:marTop w:val="0"/>
              <w:marBottom w:val="0"/>
              <w:divBdr>
                <w:top w:val="none" w:sz="0" w:space="0" w:color="auto"/>
                <w:left w:val="none" w:sz="0" w:space="0" w:color="auto"/>
                <w:bottom w:val="none" w:sz="0" w:space="0" w:color="auto"/>
                <w:right w:val="none" w:sz="0" w:space="0" w:color="auto"/>
              </w:divBdr>
            </w:div>
            <w:div w:id="1212881193">
              <w:marLeft w:val="0"/>
              <w:marRight w:val="0"/>
              <w:marTop w:val="0"/>
              <w:marBottom w:val="0"/>
              <w:divBdr>
                <w:top w:val="none" w:sz="0" w:space="0" w:color="auto"/>
                <w:left w:val="none" w:sz="0" w:space="0" w:color="auto"/>
                <w:bottom w:val="none" w:sz="0" w:space="0" w:color="auto"/>
                <w:right w:val="none" w:sz="0" w:space="0" w:color="auto"/>
              </w:divBdr>
            </w:div>
            <w:div w:id="1239317886">
              <w:marLeft w:val="0"/>
              <w:marRight w:val="0"/>
              <w:marTop w:val="0"/>
              <w:marBottom w:val="0"/>
              <w:divBdr>
                <w:top w:val="none" w:sz="0" w:space="0" w:color="auto"/>
                <w:left w:val="none" w:sz="0" w:space="0" w:color="auto"/>
                <w:bottom w:val="none" w:sz="0" w:space="0" w:color="auto"/>
                <w:right w:val="none" w:sz="0" w:space="0" w:color="auto"/>
              </w:divBdr>
            </w:div>
            <w:div w:id="1243837010">
              <w:marLeft w:val="0"/>
              <w:marRight w:val="0"/>
              <w:marTop w:val="0"/>
              <w:marBottom w:val="0"/>
              <w:divBdr>
                <w:top w:val="none" w:sz="0" w:space="0" w:color="auto"/>
                <w:left w:val="none" w:sz="0" w:space="0" w:color="auto"/>
                <w:bottom w:val="none" w:sz="0" w:space="0" w:color="auto"/>
                <w:right w:val="none" w:sz="0" w:space="0" w:color="auto"/>
              </w:divBdr>
            </w:div>
            <w:div w:id="1254895220">
              <w:marLeft w:val="0"/>
              <w:marRight w:val="0"/>
              <w:marTop w:val="0"/>
              <w:marBottom w:val="0"/>
              <w:divBdr>
                <w:top w:val="none" w:sz="0" w:space="0" w:color="auto"/>
                <w:left w:val="none" w:sz="0" w:space="0" w:color="auto"/>
                <w:bottom w:val="none" w:sz="0" w:space="0" w:color="auto"/>
                <w:right w:val="none" w:sz="0" w:space="0" w:color="auto"/>
              </w:divBdr>
            </w:div>
            <w:div w:id="1261765863">
              <w:marLeft w:val="0"/>
              <w:marRight w:val="0"/>
              <w:marTop w:val="0"/>
              <w:marBottom w:val="0"/>
              <w:divBdr>
                <w:top w:val="none" w:sz="0" w:space="0" w:color="auto"/>
                <w:left w:val="none" w:sz="0" w:space="0" w:color="auto"/>
                <w:bottom w:val="none" w:sz="0" w:space="0" w:color="auto"/>
                <w:right w:val="none" w:sz="0" w:space="0" w:color="auto"/>
              </w:divBdr>
            </w:div>
            <w:div w:id="1425030185">
              <w:marLeft w:val="0"/>
              <w:marRight w:val="0"/>
              <w:marTop w:val="0"/>
              <w:marBottom w:val="0"/>
              <w:divBdr>
                <w:top w:val="none" w:sz="0" w:space="0" w:color="auto"/>
                <w:left w:val="none" w:sz="0" w:space="0" w:color="auto"/>
                <w:bottom w:val="none" w:sz="0" w:space="0" w:color="auto"/>
                <w:right w:val="none" w:sz="0" w:space="0" w:color="auto"/>
              </w:divBdr>
            </w:div>
            <w:div w:id="1499806406">
              <w:marLeft w:val="0"/>
              <w:marRight w:val="0"/>
              <w:marTop w:val="0"/>
              <w:marBottom w:val="0"/>
              <w:divBdr>
                <w:top w:val="none" w:sz="0" w:space="0" w:color="auto"/>
                <w:left w:val="none" w:sz="0" w:space="0" w:color="auto"/>
                <w:bottom w:val="none" w:sz="0" w:space="0" w:color="auto"/>
                <w:right w:val="none" w:sz="0" w:space="0" w:color="auto"/>
              </w:divBdr>
            </w:div>
            <w:div w:id="1561945379">
              <w:marLeft w:val="0"/>
              <w:marRight w:val="0"/>
              <w:marTop w:val="0"/>
              <w:marBottom w:val="0"/>
              <w:divBdr>
                <w:top w:val="none" w:sz="0" w:space="0" w:color="auto"/>
                <w:left w:val="none" w:sz="0" w:space="0" w:color="auto"/>
                <w:bottom w:val="none" w:sz="0" w:space="0" w:color="auto"/>
                <w:right w:val="none" w:sz="0" w:space="0" w:color="auto"/>
              </w:divBdr>
            </w:div>
            <w:div w:id="1603879902">
              <w:marLeft w:val="0"/>
              <w:marRight w:val="0"/>
              <w:marTop w:val="0"/>
              <w:marBottom w:val="0"/>
              <w:divBdr>
                <w:top w:val="none" w:sz="0" w:space="0" w:color="auto"/>
                <w:left w:val="none" w:sz="0" w:space="0" w:color="auto"/>
                <w:bottom w:val="none" w:sz="0" w:space="0" w:color="auto"/>
                <w:right w:val="none" w:sz="0" w:space="0" w:color="auto"/>
              </w:divBdr>
            </w:div>
            <w:div w:id="1623876780">
              <w:marLeft w:val="0"/>
              <w:marRight w:val="0"/>
              <w:marTop w:val="0"/>
              <w:marBottom w:val="0"/>
              <w:divBdr>
                <w:top w:val="none" w:sz="0" w:space="0" w:color="auto"/>
                <w:left w:val="none" w:sz="0" w:space="0" w:color="auto"/>
                <w:bottom w:val="none" w:sz="0" w:space="0" w:color="auto"/>
                <w:right w:val="none" w:sz="0" w:space="0" w:color="auto"/>
              </w:divBdr>
            </w:div>
            <w:div w:id="1696614190">
              <w:marLeft w:val="0"/>
              <w:marRight w:val="0"/>
              <w:marTop w:val="0"/>
              <w:marBottom w:val="0"/>
              <w:divBdr>
                <w:top w:val="none" w:sz="0" w:space="0" w:color="auto"/>
                <w:left w:val="none" w:sz="0" w:space="0" w:color="auto"/>
                <w:bottom w:val="none" w:sz="0" w:space="0" w:color="auto"/>
                <w:right w:val="none" w:sz="0" w:space="0" w:color="auto"/>
              </w:divBdr>
            </w:div>
            <w:div w:id="1702510967">
              <w:marLeft w:val="0"/>
              <w:marRight w:val="0"/>
              <w:marTop w:val="0"/>
              <w:marBottom w:val="0"/>
              <w:divBdr>
                <w:top w:val="none" w:sz="0" w:space="0" w:color="auto"/>
                <w:left w:val="none" w:sz="0" w:space="0" w:color="auto"/>
                <w:bottom w:val="none" w:sz="0" w:space="0" w:color="auto"/>
                <w:right w:val="none" w:sz="0" w:space="0" w:color="auto"/>
              </w:divBdr>
            </w:div>
            <w:div w:id="1740709117">
              <w:marLeft w:val="0"/>
              <w:marRight w:val="0"/>
              <w:marTop w:val="0"/>
              <w:marBottom w:val="0"/>
              <w:divBdr>
                <w:top w:val="none" w:sz="0" w:space="0" w:color="auto"/>
                <w:left w:val="none" w:sz="0" w:space="0" w:color="auto"/>
                <w:bottom w:val="none" w:sz="0" w:space="0" w:color="auto"/>
                <w:right w:val="none" w:sz="0" w:space="0" w:color="auto"/>
              </w:divBdr>
            </w:div>
            <w:div w:id="1775401079">
              <w:marLeft w:val="0"/>
              <w:marRight w:val="0"/>
              <w:marTop w:val="0"/>
              <w:marBottom w:val="0"/>
              <w:divBdr>
                <w:top w:val="none" w:sz="0" w:space="0" w:color="auto"/>
                <w:left w:val="none" w:sz="0" w:space="0" w:color="auto"/>
                <w:bottom w:val="none" w:sz="0" w:space="0" w:color="auto"/>
                <w:right w:val="none" w:sz="0" w:space="0" w:color="auto"/>
              </w:divBdr>
            </w:div>
            <w:div w:id="1779367976">
              <w:marLeft w:val="0"/>
              <w:marRight w:val="0"/>
              <w:marTop w:val="0"/>
              <w:marBottom w:val="0"/>
              <w:divBdr>
                <w:top w:val="none" w:sz="0" w:space="0" w:color="auto"/>
                <w:left w:val="none" w:sz="0" w:space="0" w:color="auto"/>
                <w:bottom w:val="none" w:sz="0" w:space="0" w:color="auto"/>
                <w:right w:val="none" w:sz="0" w:space="0" w:color="auto"/>
              </w:divBdr>
            </w:div>
            <w:div w:id="1824656120">
              <w:marLeft w:val="0"/>
              <w:marRight w:val="0"/>
              <w:marTop w:val="0"/>
              <w:marBottom w:val="0"/>
              <w:divBdr>
                <w:top w:val="none" w:sz="0" w:space="0" w:color="auto"/>
                <w:left w:val="none" w:sz="0" w:space="0" w:color="auto"/>
                <w:bottom w:val="none" w:sz="0" w:space="0" w:color="auto"/>
                <w:right w:val="none" w:sz="0" w:space="0" w:color="auto"/>
              </w:divBdr>
            </w:div>
            <w:div w:id="1825580619">
              <w:marLeft w:val="0"/>
              <w:marRight w:val="0"/>
              <w:marTop w:val="0"/>
              <w:marBottom w:val="0"/>
              <w:divBdr>
                <w:top w:val="none" w:sz="0" w:space="0" w:color="auto"/>
                <w:left w:val="none" w:sz="0" w:space="0" w:color="auto"/>
                <w:bottom w:val="none" w:sz="0" w:space="0" w:color="auto"/>
                <w:right w:val="none" w:sz="0" w:space="0" w:color="auto"/>
              </w:divBdr>
            </w:div>
            <w:div w:id="1835564031">
              <w:marLeft w:val="0"/>
              <w:marRight w:val="0"/>
              <w:marTop w:val="0"/>
              <w:marBottom w:val="0"/>
              <w:divBdr>
                <w:top w:val="none" w:sz="0" w:space="0" w:color="auto"/>
                <w:left w:val="none" w:sz="0" w:space="0" w:color="auto"/>
                <w:bottom w:val="none" w:sz="0" w:space="0" w:color="auto"/>
                <w:right w:val="none" w:sz="0" w:space="0" w:color="auto"/>
              </w:divBdr>
            </w:div>
            <w:div w:id="1903638931">
              <w:marLeft w:val="0"/>
              <w:marRight w:val="0"/>
              <w:marTop w:val="0"/>
              <w:marBottom w:val="0"/>
              <w:divBdr>
                <w:top w:val="none" w:sz="0" w:space="0" w:color="auto"/>
                <w:left w:val="none" w:sz="0" w:space="0" w:color="auto"/>
                <w:bottom w:val="none" w:sz="0" w:space="0" w:color="auto"/>
                <w:right w:val="none" w:sz="0" w:space="0" w:color="auto"/>
              </w:divBdr>
            </w:div>
            <w:div w:id="1913537422">
              <w:marLeft w:val="0"/>
              <w:marRight w:val="0"/>
              <w:marTop w:val="0"/>
              <w:marBottom w:val="0"/>
              <w:divBdr>
                <w:top w:val="none" w:sz="0" w:space="0" w:color="auto"/>
                <w:left w:val="none" w:sz="0" w:space="0" w:color="auto"/>
                <w:bottom w:val="none" w:sz="0" w:space="0" w:color="auto"/>
                <w:right w:val="none" w:sz="0" w:space="0" w:color="auto"/>
              </w:divBdr>
            </w:div>
            <w:div w:id="1964770067">
              <w:marLeft w:val="0"/>
              <w:marRight w:val="0"/>
              <w:marTop w:val="0"/>
              <w:marBottom w:val="0"/>
              <w:divBdr>
                <w:top w:val="none" w:sz="0" w:space="0" w:color="auto"/>
                <w:left w:val="none" w:sz="0" w:space="0" w:color="auto"/>
                <w:bottom w:val="none" w:sz="0" w:space="0" w:color="auto"/>
                <w:right w:val="none" w:sz="0" w:space="0" w:color="auto"/>
              </w:divBdr>
            </w:div>
            <w:div w:id="1971472127">
              <w:marLeft w:val="0"/>
              <w:marRight w:val="0"/>
              <w:marTop w:val="0"/>
              <w:marBottom w:val="0"/>
              <w:divBdr>
                <w:top w:val="none" w:sz="0" w:space="0" w:color="auto"/>
                <w:left w:val="none" w:sz="0" w:space="0" w:color="auto"/>
                <w:bottom w:val="none" w:sz="0" w:space="0" w:color="auto"/>
                <w:right w:val="none" w:sz="0" w:space="0" w:color="auto"/>
              </w:divBdr>
            </w:div>
            <w:div w:id="1973902826">
              <w:marLeft w:val="0"/>
              <w:marRight w:val="0"/>
              <w:marTop w:val="0"/>
              <w:marBottom w:val="0"/>
              <w:divBdr>
                <w:top w:val="none" w:sz="0" w:space="0" w:color="auto"/>
                <w:left w:val="none" w:sz="0" w:space="0" w:color="auto"/>
                <w:bottom w:val="none" w:sz="0" w:space="0" w:color="auto"/>
                <w:right w:val="none" w:sz="0" w:space="0" w:color="auto"/>
              </w:divBdr>
            </w:div>
            <w:div w:id="200975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335121">
      <w:bodyDiv w:val="1"/>
      <w:marLeft w:val="0"/>
      <w:marRight w:val="0"/>
      <w:marTop w:val="0"/>
      <w:marBottom w:val="0"/>
      <w:divBdr>
        <w:top w:val="none" w:sz="0" w:space="0" w:color="auto"/>
        <w:left w:val="none" w:sz="0" w:space="0" w:color="auto"/>
        <w:bottom w:val="none" w:sz="0" w:space="0" w:color="auto"/>
        <w:right w:val="none" w:sz="0" w:space="0" w:color="auto"/>
      </w:divBdr>
      <w:divsChild>
        <w:div w:id="945888783">
          <w:marLeft w:val="0"/>
          <w:marRight w:val="0"/>
          <w:marTop w:val="0"/>
          <w:marBottom w:val="0"/>
          <w:divBdr>
            <w:top w:val="none" w:sz="0" w:space="0" w:color="auto"/>
            <w:left w:val="none" w:sz="0" w:space="0" w:color="auto"/>
            <w:bottom w:val="none" w:sz="0" w:space="0" w:color="auto"/>
            <w:right w:val="none" w:sz="0" w:space="0" w:color="auto"/>
          </w:divBdr>
          <w:divsChild>
            <w:div w:id="2628247">
              <w:marLeft w:val="0"/>
              <w:marRight w:val="0"/>
              <w:marTop w:val="0"/>
              <w:marBottom w:val="0"/>
              <w:divBdr>
                <w:top w:val="none" w:sz="0" w:space="0" w:color="auto"/>
                <w:left w:val="none" w:sz="0" w:space="0" w:color="auto"/>
                <w:bottom w:val="none" w:sz="0" w:space="0" w:color="auto"/>
                <w:right w:val="none" w:sz="0" w:space="0" w:color="auto"/>
              </w:divBdr>
            </w:div>
            <w:div w:id="20790270">
              <w:marLeft w:val="0"/>
              <w:marRight w:val="0"/>
              <w:marTop w:val="0"/>
              <w:marBottom w:val="0"/>
              <w:divBdr>
                <w:top w:val="none" w:sz="0" w:space="0" w:color="auto"/>
                <w:left w:val="none" w:sz="0" w:space="0" w:color="auto"/>
                <w:bottom w:val="none" w:sz="0" w:space="0" w:color="auto"/>
                <w:right w:val="none" w:sz="0" w:space="0" w:color="auto"/>
              </w:divBdr>
            </w:div>
            <w:div w:id="23094437">
              <w:marLeft w:val="0"/>
              <w:marRight w:val="0"/>
              <w:marTop w:val="0"/>
              <w:marBottom w:val="0"/>
              <w:divBdr>
                <w:top w:val="none" w:sz="0" w:space="0" w:color="auto"/>
                <w:left w:val="none" w:sz="0" w:space="0" w:color="auto"/>
                <w:bottom w:val="none" w:sz="0" w:space="0" w:color="auto"/>
                <w:right w:val="none" w:sz="0" w:space="0" w:color="auto"/>
              </w:divBdr>
            </w:div>
            <w:div w:id="33507471">
              <w:marLeft w:val="0"/>
              <w:marRight w:val="0"/>
              <w:marTop w:val="0"/>
              <w:marBottom w:val="0"/>
              <w:divBdr>
                <w:top w:val="none" w:sz="0" w:space="0" w:color="auto"/>
                <w:left w:val="none" w:sz="0" w:space="0" w:color="auto"/>
                <w:bottom w:val="none" w:sz="0" w:space="0" w:color="auto"/>
                <w:right w:val="none" w:sz="0" w:space="0" w:color="auto"/>
              </w:divBdr>
            </w:div>
            <w:div w:id="43332634">
              <w:marLeft w:val="0"/>
              <w:marRight w:val="0"/>
              <w:marTop w:val="0"/>
              <w:marBottom w:val="0"/>
              <w:divBdr>
                <w:top w:val="none" w:sz="0" w:space="0" w:color="auto"/>
                <w:left w:val="none" w:sz="0" w:space="0" w:color="auto"/>
                <w:bottom w:val="none" w:sz="0" w:space="0" w:color="auto"/>
                <w:right w:val="none" w:sz="0" w:space="0" w:color="auto"/>
              </w:divBdr>
            </w:div>
            <w:div w:id="71051035">
              <w:marLeft w:val="0"/>
              <w:marRight w:val="0"/>
              <w:marTop w:val="0"/>
              <w:marBottom w:val="0"/>
              <w:divBdr>
                <w:top w:val="none" w:sz="0" w:space="0" w:color="auto"/>
                <w:left w:val="none" w:sz="0" w:space="0" w:color="auto"/>
                <w:bottom w:val="none" w:sz="0" w:space="0" w:color="auto"/>
                <w:right w:val="none" w:sz="0" w:space="0" w:color="auto"/>
              </w:divBdr>
            </w:div>
            <w:div w:id="78254916">
              <w:marLeft w:val="0"/>
              <w:marRight w:val="0"/>
              <w:marTop w:val="0"/>
              <w:marBottom w:val="0"/>
              <w:divBdr>
                <w:top w:val="none" w:sz="0" w:space="0" w:color="auto"/>
                <w:left w:val="none" w:sz="0" w:space="0" w:color="auto"/>
                <w:bottom w:val="none" w:sz="0" w:space="0" w:color="auto"/>
                <w:right w:val="none" w:sz="0" w:space="0" w:color="auto"/>
              </w:divBdr>
            </w:div>
            <w:div w:id="103812729">
              <w:marLeft w:val="0"/>
              <w:marRight w:val="0"/>
              <w:marTop w:val="0"/>
              <w:marBottom w:val="0"/>
              <w:divBdr>
                <w:top w:val="none" w:sz="0" w:space="0" w:color="auto"/>
                <w:left w:val="none" w:sz="0" w:space="0" w:color="auto"/>
                <w:bottom w:val="none" w:sz="0" w:space="0" w:color="auto"/>
                <w:right w:val="none" w:sz="0" w:space="0" w:color="auto"/>
              </w:divBdr>
            </w:div>
            <w:div w:id="118382728">
              <w:marLeft w:val="0"/>
              <w:marRight w:val="0"/>
              <w:marTop w:val="0"/>
              <w:marBottom w:val="0"/>
              <w:divBdr>
                <w:top w:val="none" w:sz="0" w:space="0" w:color="auto"/>
                <w:left w:val="none" w:sz="0" w:space="0" w:color="auto"/>
                <w:bottom w:val="none" w:sz="0" w:space="0" w:color="auto"/>
                <w:right w:val="none" w:sz="0" w:space="0" w:color="auto"/>
              </w:divBdr>
            </w:div>
            <w:div w:id="120148008">
              <w:marLeft w:val="0"/>
              <w:marRight w:val="0"/>
              <w:marTop w:val="0"/>
              <w:marBottom w:val="0"/>
              <w:divBdr>
                <w:top w:val="none" w:sz="0" w:space="0" w:color="auto"/>
                <w:left w:val="none" w:sz="0" w:space="0" w:color="auto"/>
                <w:bottom w:val="none" w:sz="0" w:space="0" w:color="auto"/>
                <w:right w:val="none" w:sz="0" w:space="0" w:color="auto"/>
              </w:divBdr>
            </w:div>
            <w:div w:id="120157025">
              <w:marLeft w:val="0"/>
              <w:marRight w:val="0"/>
              <w:marTop w:val="0"/>
              <w:marBottom w:val="0"/>
              <w:divBdr>
                <w:top w:val="none" w:sz="0" w:space="0" w:color="auto"/>
                <w:left w:val="none" w:sz="0" w:space="0" w:color="auto"/>
                <w:bottom w:val="none" w:sz="0" w:space="0" w:color="auto"/>
                <w:right w:val="none" w:sz="0" w:space="0" w:color="auto"/>
              </w:divBdr>
            </w:div>
            <w:div w:id="126554905">
              <w:marLeft w:val="0"/>
              <w:marRight w:val="0"/>
              <w:marTop w:val="0"/>
              <w:marBottom w:val="0"/>
              <w:divBdr>
                <w:top w:val="none" w:sz="0" w:space="0" w:color="auto"/>
                <w:left w:val="none" w:sz="0" w:space="0" w:color="auto"/>
                <w:bottom w:val="none" w:sz="0" w:space="0" w:color="auto"/>
                <w:right w:val="none" w:sz="0" w:space="0" w:color="auto"/>
              </w:divBdr>
            </w:div>
            <w:div w:id="127669220">
              <w:marLeft w:val="0"/>
              <w:marRight w:val="0"/>
              <w:marTop w:val="0"/>
              <w:marBottom w:val="0"/>
              <w:divBdr>
                <w:top w:val="none" w:sz="0" w:space="0" w:color="auto"/>
                <w:left w:val="none" w:sz="0" w:space="0" w:color="auto"/>
                <w:bottom w:val="none" w:sz="0" w:space="0" w:color="auto"/>
                <w:right w:val="none" w:sz="0" w:space="0" w:color="auto"/>
              </w:divBdr>
            </w:div>
            <w:div w:id="145825078">
              <w:marLeft w:val="0"/>
              <w:marRight w:val="0"/>
              <w:marTop w:val="0"/>
              <w:marBottom w:val="0"/>
              <w:divBdr>
                <w:top w:val="none" w:sz="0" w:space="0" w:color="auto"/>
                <w:left w:val="none" w:sz="0" w:space="0" w:color="auto"/>
                <w:bottom w:val="none" w:sz="0" w:space="0" w:color="auto"/>
                <w:right w:val="none" w:sz="0" w:space="0" w:color="auto"/>
              </w:divBdr>
            </w:div>
            <w:div w:id="172191841">
              <w:marLeft w:val="0"/>
              <w:marRight w:val="0"/>
              <w:marTop w:val="0"/>
              <w:marBottom w:val="0"/>
              <w:divBdr>
                <w:top w:val="none" w:sz="0" w:space="0" w:color="auto"/>
                <w:left w:val="none" w:sz="0" w:space="0" w:color="auto"/>
                <w:bottom w:val="none" w:sz="0" w:space="0" w:color="auto"/>
                <w:right w:val="none" w:sz="0" w:space="0" w:color="auto"/>
              </w:divBdr>
            </w:div>
            <w:div w:id="197620815">
              <w:marLeft w:val="0"/>
              <w:marRight w:val="0"/>
              <w:marTop w:val="0"/>
              <w:marBottom w:val="0"/>
              <w:divBdr>
                <w:top w:val="none" w:sz="0" w:space="0" w:color="auto"/>
                <w:left w:val="none" w:sz="0" w:space="0" w:color="auto"/>
                <w:bottom w:val="none" w:sz="0" w:space="0" w:color="auto"/>
                <w:right w:val="none" w:sz="0" w:space="0" w:color="auto"/>
              </w:divBdr>
            </w:div>
            <w:div w:id="215239803">
              <w:marLeft w:val="0"/>
              <w:marRight w:val="0"/>
              <w:marTop w:val="0"/>
              <w:marBottom w:val="0"/>
              <w:divBdr>
                <w:top w:val="none" w:sz="0" w:space="0" w:color="auto"/>
                <w:left w:val="none" w:sz="0" w:space="0" w:color="auto"/>
                <w:bottom w:val="none" w:sz="0" w:space="0" w:color="auto"/>
                <w:right w:val="none" w:sz="0" w:space="0" w:color="auto"/>
              </w:divBdr>
            </w:div>
            <w:div w:id="233127874">
              <w:marLeft w:val="0"/>
              <w:marRight w:val="0"/>
              <w:marTop w:val="0"/>
              <w:marBottom w:val="0"/>
              <w:divBdr>
                <w:top w:val="none" w:sz="0" w:space="0" w:color="auto"/>
                <w:left w:val="none" w:sz="0" w:space="0" w:color="auto"/>
                <w:bottom w:val="none" w:sz="0" w:space="0" w:color="auto"/>
                <w:right w:val="none" w:sz="0" w:space="0" w:color="auto"/>
              </w:divBdr>
            </w:div>
            <w:div w:id="283463837">
              <w:marLeft w:val="0"/>
              <w:marRight w:val="0"/>
              <w:marTop w:val="0"/>
              <w:marBottom w:val="0"/>
              <w:divBdr>
                <w:top w:val="none" w:sz="0" w:space="0" w:color="auto"/>
                <w:left w:val="none" w:sz="0" w:space="0" w:color="auto"/>
                <w:bottom w:val="none" w:sz="0" w:space="0" w:color="auto"/>
                <w:right w:val="none" w:sz="0" w:space="0" w:color="auto"/>
              </w:divBdr>
            </w:div>
            <w:div w:id="287514435">
              <w:marLeft w:val="0"/>
              <w:marRight w:val="0"/>
              <w:marTop w:val="0"/>
              <w:marBottom w:val="0"/>
              <w:divBdr>
                <w:top w:val="none" w:sz="0" w:space="0" w:color="auto"/>
                <w:left w:val="none" w:sz="0" w:space="0" w:color="auto"/>
                <w:bottom w:val="none" w:sz="0" w:space="0" w:color="auto"/>
                <w:right w:val="none" w:sz="0" w:space="0" w:color="auto"/>
              </w:divBdr>
            </w:div>
            <w:div w:id="304622384">
              <w:marLeft w:val="0"/>
              <w:marRight w:val="0"/>
              <w:marTop w:val="0"/>
              <w:marBottom w:val="0"/>
              <w:divBdr>
                <w:top w:val="none" w:sz="0" w:space="0" w:color="auto"/>
                <w:left w:val="none" w:sz="0" w:space="0" w:color="auto"/>
                <w:bottom w:val="none" w:sz="0" w:space="0" w:color="auto"/>
                <w:right w:val="none" w:sz="0" w:space="0" w:color="auto"/>
              </w:divBdr>
            </w:div>
            <w:div w:id="325936928">
              <w:marLeft w:val="0"/>
              <w:marRight w:val="0"/>
              <w:marTop w:val="0"/>
              <w:marBottom w:val="0"/>
              <w:divBdr>
                <w:top w:val="none" w:sz="0" w:space="0" w:color="auto"/>
                <w:left w:val="none" w:sz="0" w:space="0" w:color="auto"/>
                <w:bottom w:val="none" w:sz="0" w:space="0" w:color="auto"/>
                <w:right w:val="none" w:sz="0" w:space="0" w:color="auto"/>
              </w:divBdr>
            </w:div>
            <w:div w:id="341782590">
              <w:marLeft w:val="0"/>
              <w:marRight w:val="0"/>
              <w:marTop w:val="0"/>
              <w:marBottom w:val="0"/>
              <w:divBdr>
                <w:top w:val="none" w:sz="0" w:space="0" w:color="auto"/>
                <w:left w:val="none" w:sz="0" w:space="0" w:color="auto"/>
                <w:bottom w:val="none" w:sz="0" w:space="0" w:color="auto"/>
                <w:right w:val="none" w:sz="0" w:space="0" w:color="auto"/>
              </w:divBdr>
            </w:div>
            <w:div w:id="345450614">
              <w:marLeft w:val="0"/>
              <w:marRight w:val="0"/>
              <w:marTop w:val="0"/>
              <w:marBottom w:val="0"/>
              <w:divBdr>
                <w:top w:val="none" w:sz="0" w:space="0" w:color="auto"/>
                <w:left w:val="none" w:sz="0" w:space="0" w:color="auto"/>
                <w:bottom w:val="none" w:sz="0" w:space="0" w:color="auto"/>
                <w:right w:val="none" w:sz="0" w:space="0" w:color="auto"/>
              </w:divBdr>
            </w:div>
            <w:div w:id="356391300">
              <w:marLeft w:val="0"/>
              <w:marRight w:val="0"/>
              <w:marTop w:val="0"/>
              <w:marBottom w:val="0"/>
              <w:divBdr>
                <w:top w:val="none" w:sz="0" w:space="0" w:color="auto"/>
                <w:left w:val="none" w:sz="0" w:space="0" w:color="auto"/>
                <w:bottom w:val="none" w:sz="0" w:space="0" w:color="auto"/>
                <w:right w:val="none" w:sz="0" w:space="0" w:color="auto"/>
              </w:divBdr>
            </w:div>
            <w:div w:id="357396309">
              <w:marLeft w:val="0"/>
              <w:marRight w:val="0"/>
              <w:marTop w:val="0"/>
              <w:marBottom w:val="0"/>
              <w:divBdr>
                <w:top w:val="none" w:sz="0" w:space="0" w:color="auto"/>
                <w:left w:val="none" w:sz="0" w:space="0" w:color="auto"/>
                <w:bottom w:val="none" w:sz="0" w:space="0" w:color="auto"/>
                <w:right w:val="none" w:sz="0" w:space="0" w:color="auto"/>
              </w:divBdr>
            </w:div>
            <w:div w:id="381444965">
              <w:marLeft w:val="0"/>
              <w:marRight w:val="0"/>
              <w:marTop w:val="0"/>
              <w:marBottom w:val="0"/>
              <w:divBdr>
                <w:top w:val="none" w:sz="0" w:space="0" w:color="auto"/>
                <w:left w:val="none" w:sz="0" w:space="0" w:color="auto"/>
                <w:bottom w:val="none" w:sz="0" w:space="0" w:color="auto"/>
                <w:right w:val="none" w:sz="0" w:space="0" w:color="auto"/>
              </w:divBdr>
            </w:div>
            <w:div w:id="386493614">
              <w:marLeft w:val="0"/>
              <w:marRight w:val="0"/>
              <w:marTop w:val="0"/>
              <w:marBottom w:val="0"/>
              <w:divBdr>
                <w:top w:val="none" w:sz="0" w:space="0" w:color="auto"/>
                <w:left w:val="none" w:sz="0" w:space="0" w:color="auto"/>
                <w:bottom w:val="none" w:sz="0" w:space="0" w:color="auto"/>
                <w:right w:val="none" w:sz="0" w:space="0" w:color="auto"/>
              </w:divBdr>
            </w:div>
            <w:div w:id="391464096">
              <w:marLeft w:val="0"/>
              <w:marRight w:val="0"/>
              <w:marTop w:val="0"/>
              <w:marBottom w:val="0"/>
              <w:divBdr>
                <w:top w:val="none" w:sz="0" w:space="0" w:color="auto"/>
                <w:left w:val="none" w:sz="0" w:space="0" w:color="auto"/>
                <w:bottom w:val="none" w:sz="0" w:space="0" w:color="auto"/>
                <w:right w:val="none" w:sz="0" w:space="0" w:color="auto"/>
              </w:divBdr>
            </w:div>
            <w:div w:id="395904884">
              <w:marLeft w:val="0"/>
              <w:marRight w:val="0"/>
              <w:marTop w:val="0"/>
              <w:marBottom w:val="0"/>
              <w:divBdr>
                <w:top w:val="none" w:sz="0" w:space="0" w:color="auto"/>
                <w:left w:val="none" w:sz="0" w:space="0" w:color="auto"/>
                <w:bottom w:val="none" w:sz="0" w:space="0" w:color="auto"/>
                <w:right w:val="none" w:sz="0" w:space="0" w:color="auto"/>
              </w:divBdr>
            </w:div>
            <w:div w:id="435443826">
              <w:marLeft w:val="0"/>
              <w:marRight w:val="0"/>
              <w:marTop w:val="0"/>
              <w:marBottom w:val="0"/>
              <w:divBdr>
                <w:top w:val="none" w:sz="0" w:space="0" w:color="auto"/>
                <w:left w:val="none" w:sz="0" w:space="0" w:color="auto"/>
                <w:bottom w:val="none" w:sz="0" w:space="0" w:color="auto"/>
                <w:right w:val="none" w:sz="0" w:space="0" w:color="auto"/>
              </w:divBdr>
            </w:div>
            <w:div w:id="439380841">
              <w:marLeft w:val="0"/>
              <w:marRight w:val="0"/>
              <w:marTop w:val="0"/>
              <w:marBottom w:val="0"/>
              <w:divBdr>
                <w:top w:val="none" w:sz="0" w:space="0" w:color="auto"/>
                <w:left w:val="none" w:sz="0" w:space="0" w:color="auto"/>
                <w:bottom w:val="none" w:sz="0" w:space="0" w:color="auto"/>
                <w:right w:val="none" w:sz="0" w:space="0" w:color="auto"/>
              </w:divBdr>
            </w:div>
            <w:div w:id="451098632">
              <w:marLeft w:val="0"/>
              <w:marRight w:val="0"/>
              <w:marTop w:val="0"/>
              <w:marBottom w:val="0"/>
              <w:divBdr>
                <w:top w:val="none" w:sz="0" w:space="0" w:color="auto"/>
                <w:left w:val="none" w:sz="0" w:space="0" w:color="auto"/>
                <w:bottom w:val="none" w:sz="0" w:space="0" w:color="auto"/>
                <w:right w:val="none" w:sz="0" w:space="0" w:color="auto"/>
              </w:divBdr>
            </w:div>
            <w:div w:id="467086009">
              <w:marLeft w:val="0"/>
              <w:marRight w:val="0"/>
              <w:marTop w:val="0"/>
              <w:marBottom w:val="0"/>
              <w:divBdr>
                <w:top w:val="none" w:sz="0" w:space="0" w:color="auto"/>
                <w:left w:val="none" w:sz="0" w:space="0" w:color="auto"/>
                <w:bottom w:val="none" w:sz="0" w:space="0" w:color="auto"/>
                <w:right w:val="none" w:sz="0" w:space="0" w:color="auto"/>
              </w:divBdr>
            </w:div>
            <w:div w:id="476147892">
              <w:marLeft w:val="0"/>
              <w:marRight w:val="0"/>
              <w:marTop w:val="0"/>
              <w:marBottom w:val="0"/>
              <w:divBdr>
                <w:top w:val="none" w:sz="0" w:space="0" w:color="auto"/>
                <w:left w:val="none" w:sz="0" w:space="0" w:color="auto"/>
                <w:bottom w:val="none" w:sz="0" w:space="0" w:color="auto"/>
                <w:right w:val="none" w:sz="0" w:space="0" w:color="auto"/>
              </w:divBdr>
            </w:div>
            <w:div w:id="476381727">
              <w:marLeft w:val="0"/>
              <w:marRight w:val="0"/>
              <w:marTop w:val="0"/>
              <w:marBottom w:val="0"/>
              <w:divBdr>
                <w:top w:val="none" w:sz="0" w:space="0" w:color="auto"/>
                <w:left w:val="none" w:sz="0" w:space="0" w:color="auto"/>
                <w:bottom w:val="none" w:sz="0" w:space="0" w:color="auto"/>
                <w:right w:val="none" w:sz="0" w:space="0" w:color="auto"/>
              </w:divBdr>
            </w:div>
            <w:div w:id="493448198">
              <w:marLeft w:val="0"/>
              <w:marRight w:val="0"/>
              <w:marTop w:val="0"/>
              <w:marBottom w:val="0"/>
              <w:divBdr>
                <w:top w:val="none" w:sz="0" w:space="0" w:color="auto"/>
                <w:left w:val="none" w:sz="0" w:space="0" w:color="auto"/>
                <w:bottom w:val="none" w:sz="0" w:space="0" w:color="auto"/>
                <w:right w:val="none" w:sz="0" w:space="0" w:color="auto"/>
              </w:divBdr>
            </w:div>
            <w:div w:id="497381891">
              <w:marLeft w:val="0"/>
              <w:marRight w:val="0"/>
              <w:marTop w:val="0"/>
              <w:marBottom w:val="0"/>
              <w:divBdr>
                <w:top w:val="none" w:sz="0" w:space="0" w:color="auto"/>
                <w:left w:val="none" w:sz="0" w:space="0" w:color="auto"/>
                <w:bottom w:val="none" w:sz="0" w:space="0" w:color="auto"/>
                <w:right w:val="none" w:sz="0" w:space="0" w:color="auto"/>
              </w:divBdr>
            </w:div>
            <w:div w:id="503663521">
              <w:marLeft w:val="0"/>
              <w:marRight w:val="0"/>
              <w:marTop w:val="0"/>
              <w:marBottom w:val="0"/>
              <w:divBdr>
                <w:top w:val="none" w:sz="0" w:space="0" w:color="auto"/>
                <w:left w:val="none" w:sz="0" w:space="0" w:color="auto"/>
                <w:bottom w:val="none" w:sz="0" w:space="0" w:color="auto"/>
                <w:right w:val="none" w:sz="0" w:space="0" w:color="auto"/>
              </w:divBdr>
            </w:div>
            <w:div w:id="520583706">
              <w:marLeft w:val="0"/>
              <w:marRight w:val="0"/>
              <w:marTop w:val="0"/>
              <w:marBottom w:val="0"/>
              <w:divBdr>
                <w:top w:val="none" w:sz="0" w:space="0" w:color="auto"/>
                <w:left w:val="none" w:sz="0" w:space="0" w:color="auto"/>
                <w:bottom w:val="none" w:sz="0" w:space="0" w:color="auto"/>
                <w:right w:val="none" w:sz="0" w:space="0" w:color="auto"/>
              </w:divBdr>
            </w:div>
            <w:div w:id="526017754">
              <w:marLeft w:val="0"/>
              <w:marRight w:val="0"/>
              <w:marTop w:val="0"/>
              <w:marBottom w:val="0"/>
              <w:divBdr>
                <w:top w:val="none" w:sz="0" w:space="0" w:color="auto"/>
                <w:left w:val="none" w:sz="0" w:space="0" w:color="auto"/>
                <w:bottom w:val="none" w:sz="0" w:space="0" w:color="auto"/>
                <w:right w:val="none" w:sz="0" w:space="0" w:color="auto"/>
              </w:divBdr>
            </w:div>
            <w:div w:id="526139095">
              <w:marLeft w:val="0"/>
              <w:marRight w:val="0"/>
              <w:marTop w:val="0"/>
              <w:marBottom w:val="0"/>
              <w:divBdr>
                <w:top w:val="none" w:sz="0" w:space="0" w:color="auto"/>
                <w:left w:val="none" w:sz="0" w:space="0" w:color="auto"/>
                <w:bottom w:val="none" w:sz="0" w:space="0" w:color="auto"/>
                <w:right w:val="none" w:sz="0" w:space="0" w:color="auto"/>
              </w:divBdr>
            </w:div>
            <w:div w:id="527791878">
              <w:marLeft w:val="0"/>
              <w:marRight w:val="0"/>
              <w:marTop w:val="0"/>
              <w:marBottom w:val="0"/>
              <w:divBdr>
                <w:top w:val="none" w:sz="0" w:space="0" w:color="auto"/>
                <w:left w:val="none" w:sz="0" w:space="0" w:color="auto"/>
                <w:bottom w:val="none" w:sz="0" w:space="0" w:color="auto"/>
                <w:right w:val="none" w:sz="0" w:space="0" w:color="auto"/>
              </w:divBdr>
            </w:div>
            <w:div w:id="541866101">
              <w:marLeft w:val="0"/>
              <w:marRight w:val="0"/>
              <w:marTop w:val="0"/>
              <w:marBottom w:val="0"/>
              <w:divBdr>
                <w:top w:val="none" w:sz="0" w:space="0" w:color="auto"/>
                <w:left w:val="none" w:sz="0" w:space="0" w:color="auto"/>
                <w:bottom w:val="none" w:sz="0" w:space="0" w:color="auto"/>
                <w:right w:val="none" w:sz="0" w:space="0" w:color="auto"/>
              </w:divBdr>
            </w:div>
            <w:div w:id="541941796">
              <w:marLeft w:val="0"/>
              <w:marRight w:val="0"/>
              <w:marTop w:val="0"/>
              <w:marBottom w:val="0"/>
              <w:divBdr>
                <w:top w:val="none" w:sz="0" w:space="0" w:color="auto"/>
                <w:left w:val="none" w:sz="0" w:space="0" w:color="auto"/>
                <w:bottom w:val="none" w:sz="0" w:space="0" w:color="auto"/>
                <w:right w:val="none" w:sz="0" w:space="0" w:color="auto"/>
              </w:divBdr>
            </w:div>
            <w:div w:id="544365532">
              <w:marLeft w:val="0"/>
              <w:marRight w:val="0"/>
              <w:marTop w:val="0"/>
              <w:marBottom w:val="0"/>
              <w:divBdr>
                <w:top w:val="none" w:sz="0" w:space="0" w:color="auto"/>
                <w:left w:val="none" w:sz="0" w:space="0" w:color="auto"/>
                <w:bottom w:val="none" w:sz="0" w:space="0" w:color="auto"/>
                <w:right w:val="none" w:sz="0" w:space="0" w:color="auto"/>
              </w:divBdr>
            </w:div>
            <w:div w:id="558058983">
              <w:marLeft w:val="0"/>
              <w:marRight w:val="0"/>
              <w:marTop w:val="0"/>
              <w:marBottom w:val="0"/>
              <w:divBdr>
                <w:top w:val="none" w:sz="0" w:space="0" w:color="auto"/>
                <w:left w:val="none" w:sz="0" w:space="0" w:color="auto"/>
                <w:bottom w:val="none" w:sz="0" w:space="0" w:color="auto"/>
                <w:right w:val="none" w:sz="0" w:space="0" w:color="auto"/>
              </w:divBdr>
            </w:div>
            <w:div w:id="560677094">
              <w:marLeft w:val="0"/>
              <w:marRight w:val="0"/>
              <w:marTop w:val="0"/>
              <w:marBottom w:val="0"/>
              <w:divBdr>
                <w:top w:val="none" w:sz="0" w:space="0" w:color="auto"/>
                <w:left w:val="none" w:sz="0" w:space="0" w:color="auto"/>
                <w:bottom w:val="none" w:sz="0" w:space="0" w:color="auto"/>
                <w:right w:val="none" w:sz="0" w:space="0" w:color="auto"/>
              </w:divBdr>
            </w:div>
            <w:div w:id="575017030">
              <w:marLeft w:val="0"/>
              <w:marRight w:val="0"/>
              <w:marTop w:val="0"/>
              <w:marBottom w:val="0"/>
              <w:divBdr>
                <w:top w:val="none" w:sz="0" w:space="0" w:color="auto"/>
                <w:left w:val="none" w:sz="0" w:space="0" w:color="auto"/>
                <w:bottom w:val="none" w:sz="0" w:space="0" w:color="auto"/>
                <w:right w:val="none" w:sz="0" w:space="0" w:color="auto"/>
              </w:divBdr>
            </w:div>
            <w:div w:id="575096036">
              <w:marLeft w:val="0"/>
              <w:marRight w:val="0"/>
              <w:marTop w:val="0"/>
              <w:marBottom w:val="0"/>
              <w:divBdr>
                <w:top w:val="none" w:sz="0" w:space="0" w:color="auto"/>
                <w:left w:val="none" w:sz="0" w:space="0" w:color="auto"/>
                <w:bottom w:val="none" w:sz="0" w:space="0" w:color="auto"/>
                <w:right w:val="none" w:sz="0" w:space="0" w:color="auto"/>
              </w:divBdr>
            </w:div>
            <w:div w:id="620649279">
              <w:marLeft w:val="0"/>
              <w:marRight w:val="0"/>
              <w:marTop w:val="0"/>
              <w:marBottom w:val="0"/>
              <w:divBdr>
                <w:top w:val="none" w:sz="0" w:space="0" w:color="auto"/>
                <w:left w:val="none" w:sz="0" w:space="0" w:color="auto"/>
                <w:bottom w:val="none" w:sz="0" w:space="0" w:color="auto"/>
                <w:right w:val="none" w:sz="0" w:space="0" w:color="auto"/>
              </w:divBdr>
            </w:div>
            <w:div w:id="642200189">
              <w:marLeft w:val="0"/>
              <w:marRight w:val="0"/>
              <w:marTop w:val="0"/>
              <w:marBottom w:val="0"/>
              <w:divBdr>
                <w:top w:val="none" w:sz="0" w:space="0" w:color="auto"/>
                <w:left w:val="none" w:sz="0" w:space="0" w:color="auto"/>
                <w:bottom w:val="none" w:sz="0" w:space="0" w:color="auto"/>
                <w:right w:val="none" w:sz="0" w:space="0" w:color="auto"/>
              </w:divBdr>
            </w:div>
            <w:div w:id="693964127">
              <w:marLeft w:val="0"/>
              <w:marRight w:val="0"/>
              <w:marTop w:val="0"/>
              <w:marBottom w:val="0"/>
              <w:divBdr>
                <w:top w:val="none" w:sz="0" w:space="0" w:color="auto"/>
                <w:left w:val="none" w:sz="0" w:space="0" w:color="auto"/>
                <w:bottom w:val="none" w:sz="0" w:space="0" w:color="auto"/>
                <w:right w:val="none" w:sz="0" w:space="0" w:color="auto"/>
              </w:divBdr>
            </w:div>
            <w:div w:id="699211085">
              <w:marLeft w:val="0"/>
              <w:marRight w:val="0"/>
              <w:marTop w:val="0"/>
              <w:marBottom w:val="0"/>
              <w:divBdr>
                <w:top w:val="none" w:sz="0" w:space="0" w:color="auto"/>
                <w:left w:val="none" w:sz="0" w:space="0" w:color="auto"/>
                <w:bottom w:val="none" w:sz="0" w:space="0" w:color="auto"/>
                <w:right w:val="none" w:sz="0" w:space="0" w:color="auto"/>
              </w:divBdr>
            </w:div>
            <w:div w:id="699279114">
              <w:marLeft w:val="0"/>
              <w:marRight w:val="0"/>
              <w:marTop w:val="0"/>
              <w:marBottom w:val="0"/>
              <w:divBdr>
                <w:top w:val="none" w:sz="0" w:space="0" w:color="auto"/>
                <w:left w:val="none" w:sz="0" w:space="0" w:color="auto"/>
                <w:bottom w:val="none" w:sz="0" w:space="0" w:color="auto"/>
                <w:right w:val="none" w:sz="0" w:space="0" w:color="auto"/>
              </w:divBdr>
            </w:div>
            <w:div w:id="720441596">
              <w:marLeft w:val="0"/>
              <w:marRight w:val="0"/>
              <w:marTop w:val="0"/>
              <w:marBottom w:val="0"/>
              <w:divBdr>
                <w:top w:val="none" w:sz="0" w:space="0" w:color="auto"/>
                <w:left w:val="none" w:sz="0" w:space="0" w:color="auto"/>
                <w:bottom w:val="none" w:sz="0" w:space="0" w:color="auto"/>
                <w:right w:val="none" w:sz="0" w:space="0" w:color="auto"/>
              </w:divBdr>
            </w:div>
            <w:div w:id="728846244">
              <w:marLeft w:val="0"/>
              <w:marRight w:val="0"/>
              <w:marTop w:val="0"/>
              <w:marBottom w:val="0"/>
              <w:divBdr>
                <w:top w:val="none" w:sz="0" w:space="0" w:color="auto"/>
                <w:left w:val="none" w:sz="0" w:space="0" w:color="auto"/>
                <w:bottom w:val="none" w:sz="0" w:space="0" w:color="auto"/>
                <w:right w:val="none" w:sz="0" w:space="0" w:color="auto"/>
              </w:divBdr>
            </w:div>
            <w:div w:id="738475906">
              <w:marLeft w:val="0"/>
              <w:marRight w:val="0"/>
              <w:marTop w:val="0"/>
              <w:marBottom w:val="0"/>
              <w:divBdr>
                <w:top w:val="none" w:sz="0" w:space="0" w:color="auto"/>
                <w:left w:val="none" w:sz="0" w:space="0" w:color="auto"/>
                <w:bottom w:val="none" w:sz="0" w:space="0" w:color="auto"/>
                <w:right w:val="none" w:sz="0" w:space="0" w:color="auto"/>
              </w:divBdr>
            </w:div>
            <w:div w:id="746533093">
              <w:marLeft w:val="0"/>
              <w:marRight w:val="0"/>
              <w:marTop w:val="0"/>
              <w:marBottom w:val="0"/>
              <w:divBdr>
                <w:top w:val="none" w:sz="0" w:space="0" w:color="auto"/>
                <w:left w:val="none" w:sz="0" w:space="0" w:color="auto"/>
                <w:bottom w:val="none" w:sz="0" w:space="0" w:color="auto"/>
                <w:right w:val="none" w:sz="0" w:space="0" w:color="auto"/>
              </w:divBdr>
            </w:div>
            <w:div w:id="753745807">
              <w:marLeft w:val="0"/>
              <w:marRight w:val="0"/>
              <w:marTop w:val="0"/>
              <w:marBottom w:val="0"/>
              <w:divBdr>
                <w:top w:val="none" w:sz="0" w:space="0" w:color="auto"/>
                <w:left w:val="none" w:sz="0" w:space="0" w:color="auto"/>
                <w:bottom w:val="none" w:sz="0" w:space="0" w:color="auto"/>
                <w:right w:val="none" w:sz="0" w:space="0" w:color="auto"/>
              </w:divBdr>
            </w:div>
            <w:div w:id="759259742">
              <w:marLeft w:val="0"/>
              <w:marRight w:val="0"/>
              <w:marTop w:val="0"/>
              <w:marBottom w:val="0"/>
              <w:divBdr>
                <w:top w:val="none" w:sz="0" w:space="0" w:color="auto"/>
                <w:left w:val="none" w:sz="0" w:space="0" w:color="auto"/>
                <w:bottom w:val="none" w:sz="0" w:space="0" w:color="auto"/>
                <w:right w:val="none" w:sz="0" w:space="0" w:color="auto"/>
              </w:divBdr>
            </w:div>
            <w:div w:id="768503645">
              <w:marLeft w:val="0"/>
              <w:marRight w:val="0"/>
              <w:marTop w:val="0"/>
              <w:marBottom w:val="0"/>
              <w:divBdr>
                <w:top w:val="none" w:sz="0" w:space="0" w:color="auto"/>
                <w:left w:val="none" w:sz="0" w:space="0" w:color="auto"/>
                <w:bottom w:val="none" w:sz="0" w:space="0" w:color="auto"/>
                <w:right w:val="none" w:sz="0" w:space="0" w:color="auto"/>
              </w:divBdr>
            </w:div>
            <w:div w:id="786119854">
              <w:marLeft w:val="0"/>
              <w:marRight w:val="0"/>
              <w:marTop w:val="0"/>
              <w:marBottom w:val="0"/>
              <w:divBdr>
                <w:top w:val="none" w:sz="0" w:space="0" w:color="auto"/>
                <w:left w:val="none" w:sz="0" w:space="0" w:color="auto"/>
                <w:bottom w:val="none" w:sz="0" w:space="0" w:color="auto"/>
                <w:right w:val="none" w:sz="0" w:space="0" w:color="auto"/>
              </w:divBdr>
            </w:div>
            <w:div w:id="794635448">
              <w:marLeft w:val="0"/>
              <w:marRight w:val="0"/>
              <w:marTop w:val="0"/>
              <w:marBottom w:val="0"/>
              <w:divBdr>
                <w:top w:val="none" w:sz="0" w:space="0" w:color="auto"/>
                <w:left w:val="none" w:sz="0" w:space="0" w:color="auto"/>
                <w:bottom w:val="none" w:sz="0" w:space="0" w:color="auto"/>
                <w:right w:val="none" w:sz="0" w:space="0" w:color="auto"/>
              </w:divBdr>
            </w:div>
            <w:div w:id="821897442">
              <w:marLeft w:val="0"/>
              <w:marRight w:val="0"/>
              <w:marTop w:val="0"/>
              <w:marBottom w:val="0"/>
              <w:divBdr>
                <w:top w:val="none" w:sz="0" w:space="0" w:color="auto"/>
                <w:left w:val="none" w:sz="0" w:space="0" w:color="auto"/>
                <w:bottom w:val="none" w:sz="0" w:space="0" w:color="auto"/>
                <w:right w:val="none" w:sz="0" w:space="0" w:color="auto"/>
              </w:divBdr>
            </w:div>
            <w:div w:id="850948202">
              <w:marLeft w:val="0"/>
              <w:marRight w:val="0"/>
              <w:marTop w:val="0"/>
              <w:marBottom w:val="0"/>
              <w:divBdr>
                <w:top w:val="none" w:sz="0" w:space="0" w:color="auto"/>
                <w:left w:val="none" w:sz="0" w:space="0" w:color="auto"/>
                <w:bottom w:val="none" w:sz="0" w:space="0" w:color="auto"/>
                <w:right w:val="none" w:sz="0" w:space="0" w:color="auto"/>
              </w:divBdr>
            </w:div>
            <w:div w:id="858661055">
              <w:marLeft w:val="0"/>
              <w:marRight w:val="0"/>
              <w:marTop w:val="0"/>
              <w:marBottom w:val="0"/>
              <w:divBdr>
                <w:top w:val="none" w:sz="0" w:space="0" w:color="auto"/>
                <w:left w:val="none" w:sz="0" w:space="0" w:color="auto"/>
                <w:bottom w:val="none" w:sz="0" w:space="0" w:color="auto"/>
                <w:right w:val="none" w:sz="0" w:space="0" w:color="auto"/>
              </w:divBdr>
            </w:div>
            <w:div w:id="866991409">
              <w:marLeft w:val="0"/>
              <w:marRight w:val="0"/>
              <w:marTop w:val="0"/>
              <w:marBottom w:val="0"/>
              <w:divBdr>
                <w:top w:val="none" w:sz="0" w:space="0" w:color="auto"/>
                <w:left w:val="none" w:sz="0" w:space="0" w:color="auto"/>
                <w:bottom w:val="none" w:sz="0" w:space="0" w:color="auto"/>
                <w:right w:val="none" w:sz="0" w:space="0" w:color="auto"/>
              </w:divBdr>
            </w:div>
            <w:div w:id="868420274">
              <w:marLeft w:val="0"/>
              <w:marRight w:val="0"/>
              <w:marTop w:val="0"/>
              <w:marBottom w:val="0"/>
              <w:divBdr>
                <w:top w:val="none" w:sz="0" w:space="0" w:color="auto"/>
                <w:left w:val="none" w:sz="0" w:space="0" w:color="auto"/>
                <w:bottom w:val="none" w:sz="0" w:space="0" w:color="auto"/>
                <w:right w:val="none" w:sz="0" w:space="0" w:color="auto"/>
              </w:divBdr>
            </w:div>
            <w:div w:id="873156174">
              <w:marLeft w:val="0"/>
              <w:marRight w:val="0"/>
              <w:marTop w:val="0"/>
              <w:marBottom w:val="0"/>
              <w:divBdr>
                <w:top w:val="none" w:sz="0" w:space="0" w:color="auto"/>
                <w:left w:val="none" w:sz="0" w:space="0" w:color="auto"/>
                <w:bottom w:val="none" w:sz="0" w:space="0" w:color="auto"/>
                <w:right w:val="none" w:sz="0" w:space="0" w:color="auto"/>
              </w:divBdr>
            </w:div>
            <w:div w:id="878710858">
              <w:marLeft w:val="0"/>
              <w:marRight w:val="0"/>
              <w:marTop w:val="0"/>
              <w:marBottom w:val="0"/>
              <w:divBdr>
                <w:top w:val="none" w:sz="0" w:space="0" w:color="auto"/>
                <w:left w:val="none" w:sz="0" w:space="0" w:color="auto"/>
                <w:bottom w:val="none" w:sz="0" w:space="0" w:color="auto"/>
                <w:right w:val="none" w:sz="0" w:space="0" w:color="auto"/>
              </w:divBdr>
            </w:div>
            <w:div w:id="881332049">
              <w:marLeft w:val="0"/>
              <w:marRight w:val="0"/>
              <w:marTop w:val="0"/>
              <w:marBottom w:val="0"/>
              <w:divBdr>
                <w:top w:val="none" w:sz="0" w:space="0" w:color="auto"/>
                <w:left w:val="none" w:sz="0" w:space="0" w:color="auto"/>
                <w:bottom w:val="none" w:sz="0" w:space="0" w:color="auto"/>
                <w:right w:val="none" w:sz="0" w:space="0" w:color="auto"/>
              </w:divBdr>
            </w:div>
            <w:div w:id="907232223">
              <w:marLeft w:val="0"/>
              <w:marRight w:val="0"/>
              <w:marTop w:val="0"/>
              <w:marBottom w:val="0"/>
              <w:divBdr>
                <w:top w:val="none" w:sz="0" w:space="0" w:color="auto"/>
                <w:left w:val="none" w:sz="0" w:space="0" w:color="auto"/>
                <w:bottom w:val="none" w:sz="0" w:space="0" w:color="auto"/>
                <w:right w:val="none" w:sz="0" w:space="0" w:color="auto"/>
              </w:divBdr>
            </w:div>
            <w:div w:id="923950553">
              <w:marLeft w:val="0"/>
              <w:marRight w:val="0"/>
              <w:marTop w:val="0"/>
              <w:marBottom w:val="0"/>
              <w:divBdr>
                <w:top w:val="none" w:sz="0" w:space="0" w:color="auto"/>
                <w:left w:val="none" w:sz="0" w:space="0" w:color="auto"/>
                <w:bottom w:val="none" w:sz="0" w:space="0" w:color="auto"/>
                <w:right w:val="none" w:sz="0" w:space="0" w:color="auto"/>
              </w:divBdr>
            </w:div>
            <w:div w:id="939990090">
              <w:marLeft w:val="0"/>
              <w:marRight w:val="0"/>
              <w:marTop w:val="0"/>
              <w:marBottom w:val="0"/>
              <w:divBdr>
                <w:top w:val="none" w:sz="0" w:space="0" w:color="auto"/>
                <w:left w:val="none" w:sz="0" w:space="0" w:color="auto"/>
                <w:bottom w:val="none" w:sz="0" w:space="0" w:color="auto"/>
                <w:right w:val="none" w:sz="0" w:space="0" w:color="auto"/>
              </w:divBdr>
            </w:div>
            <w:div w:id="942343748">
              <w:marLeft w:val="0"/>
              <w:marRight w:val="0"/>
              <w:marTop w:val="0"/>
              <w:marBottom w:val="0"/>
              <w:divBdr>
                <w:top w:val="none" w:sz="0" w:space="0" w:color="auto"/>
                <w:left w:val="none" w:sz="0" w:space="0" w:color="auto"/>
                <w:bottom w:val="none" w:sz="0" w:space="0" w:color="auto"/>
                <w:right w:val="none" w:sz="0" w:space="0" w:color="auto"/>
              </w:divBdr>
            </w:div>
            <w:div w:id="954403419">
              <w:marLeft w:val="0"/>
              <w:marRight w:val="0"/>
              <w:marTop w:val="0"/>
              <w:marBottom w:val="0"/>
              <w:divBdr>
                <w:top w:val="none" w:sz="0" w:space="0" w:color="auto"/>
                <w:left w:val="none" w:sz="0" w:space="0" w:color="auto"/>
                <w:bottom w:val="none" w:sz="0" w:space="0" w:color="auto"/>
                <w:right w:val="none" w:sz="0" w:space="0" w:color="auto"/>
              </w:divBdr>
            </w:div>
            <w:div w:id="965696474">
              <w:marLeft w:val="0"/>
              <w:marRight w:val="0"/>
              <w:marTop w:val="0"/>
              <w:marBottom w:val="0"/>
              <w:divBdr>
                <w:top w:val="none" w:sz="0" w:space="0" w:color="auto"/>
                <w:left w:val="none" w:sz="0" w:space="0" w:color="auto"/>
                <w:bottom w:val="none" w:sz="0" w:space="0" w:color="auto"/>
                <w:right w:val="none" w:sz="0" w:space="0" w:color="auto"/>
              </w:divBdr>
            </w:div>
            <w:div w:id="973683248">
              <w:marLeft w:val="0"/>
              <w:marRight w:val="0"/>
              <w:marTop w:val="0"/>
              <w:marBottom w:val="0"/>
              <w:divBdr>
                <w:top w:val="none" w:sz="0" w:space="0" w:color="auto"/>
                <w:left w:val="none" w:sz="0" w:space="0" w:color="auto"/>
                <w:bottom w:val="none" w:sz="0" w:space="0" w:color="auto"/>
                <w:right w:val="none" w:sz="0" w:space="0" w:color="auto"/>
              </w:divBdr>
            </w:div>
            <w:div w:id="999768118">
              <w:marLeft w:val="0"/>
              <w:marRight w:val="0"/>
              <w:marTop w:val="0"/>
              <w:marBottom w:val="0"/>
              <w:divBdr>
                <w:top w:val="none" w:sz="0" w:space="0" w:color="auto"/>
                <w:left w:val="none" w:sz="0" w:space="0" w:color="auto"/>
                <w:bottom w:val="none" w:sz="0" w:space="0" w:color="auto"/>
                <w:right w:val="none" w:sz="0" w:space="0" w:color="auto"/>
              </w:divBdr>
            </w:div>
            <w:div w:id="999847592">
              <w:marLeft w:val="0"/>
              <w:marRight w:val="0"/>
              <w:marTop w:val="0"/>
              <w:marBottom w:val="0"/>
              <w:divBdr>
                <w:top w:val="none" w:sz="0" w:space="0" w:color="auto"/>
                <w:left w:val="none" w:sz="0" w:space="0" w:color="auto"/>
                <w:bottom w:val="none" w:sz="0" w:space="0" w:color="auto"/>
                <w:right w:val="none" w:sz="0" w:space="0" w:color="auto"/>
              </w:divBdr>
            </w:div>
            <w:div w:id="1012801545">
              <w:marLeft w:val="0"/>
              <w:marRight w:val="0"/>
              <w:marTop w:val="0"/>
              <w:marBottom w:val="0"/>
              <w:divBdr>
                <w:top w:val="none" w:sz="0" w:space="0" w:color="auto"/>
                <w:left w:val="none" w:sz="0" w:space="0" w:color="auto"/>
                <w:bottom w:val="none" w:sz="0" w:space="0" w:color="auto"/>
                <w:right w:val="none" w:sz="0" w:space="0" w:color="auto"/>
              </w:divBdr>
            </w:div>
            <w:div w:id="1013413246">
              <w:marLeft w:val="0"/>
              <w:marRight w:val="0"/>
              <w:marTop w:val="0"/>
              <w:marBottom w:val="0"/>
              <w:divBdr>
                <w:top w:val="none" w:sz="0" w:space="0" w:color="auto"/>
                <w:left w:val="none" w:sz="0" w:space="0" w:color="auto"/>
                <w:bottom w:val="none" w:sz="0" w:space="0" w:color="auto"/>
                <w:right w:val="none" w:sz="0" w:space="0" w:color="auto"/>
              </w:divBdr>
            </w:div>
            <w:div w:id="1037196514">
              <w:marLeft w:val="0"/>
              <w:marRight w:val="0"/>
              <w:marTop w:val="0"/>
              <w:marBottom w:val="0"/>
              <w:divBdr>
                <w:top w:val="none" w:sz="0" w:space="0" w:color="auto"/>
                <w:left w:val="none" w:sz="0" w:space="0" w:color="auto"/>
                <w:bottom w:val="none" w:sz="0" w:space="0" w:color="auto"/>
                <w:right w:val="none" w:sz="0" w:space="0" w:color="auto"/>
              </w:divBdr>
            </w:div>
            <w:div w:id="1038048228">
              <w:marLeft w:val="0"/>
              <w:marRight w:val="0"/>
              <w:marTop w:val="0"/>
              <w:marBottom w:val="0"/>
              <w:divBdr>
                <w:top w:val="none" w:sz="0" w:space="0" w:color="auto"/>
                <w:left w:val="none" w:sz="0" w:space="0" w:color="auto"/>
                <w:bottom w:val="none" w:sz="0" w:space="0" w:color="auto"/>
                <w:right w:val="none" w:sz="0" w:space="0" w:color="auto"/>
              </w:divBdr>
            </w:div>
            <w:div w:id="1048649920">
              <w:marLeft w:val="0"/>
              <w:marRight w:val="0"/>
              <w:marTop w:val="0"/>
              <w:marBottom w:val="0"/>
              <w:divBdr>
                <w:top w:val="none" w:sz="0" w:space="0" w:color="auto"/>
                <w:left w:val="none" w:sz="0" w:space="0" w:color="auto"/>
                <w:bottom w:val="none" w:sz="0" w:space="0" w:color="auto"/>
                <w:right w:val="none" w:sz="0" w:space="0" w:color="auto"/>
              </w:divBdr>
            </w:div>
            <w:div w:id="1054506030">
              <w:marLeft w:val="0"/>
              <w:marRight w:val="0"/>
              <w:marTop w:val="0"/>
              <w:marBottom w:val="0"/>
              <w:divBdr>
                <w:top w:val="none" w:sz="0" w:space="0" w:color="auto"/>
                <w:left w:val="none" w:sz="0" w:space="0" w:color="auto"/>
                <w:bottom w:val="none" w:sz="0" w:space="0" w:color="auto"/>
                <w:right w:val="none" w:sz="0" w:space="0" w:color="auto"/>
              </w:divBdr>
            </w:div>
            <w:div w:id="1075081020">
              <w:marLeft w:val="0"/>
              <w:marRight w:val="0"/>
              <w:marTop w:val="0"/>
              <w:marBottom w:val="0"/>
              <w:divBdr>
                <w:top w:val="none" w:sz="0" w:space="0" w:color="auto"/>
                <w:left w:val="none" w:sz="0" w:space="0" w:color="auto"/>
                <w:bottom w:val="none" w:sz="0" w:space="0" w:color="auto"/>
                <w:right w:val="none" w:sz="0" w:space="0" w:color="auto"/>
              </w:divBdr>
            </w:div>
            <w:div w:id="1083455041">
              <w:marLeft w:val="0"/>
              <w:marRight w:val="0"/>
              <w:marTop w:val="0"/>
              <w:marBottom w:val="0"/>
              <w:divBdr>
                <w:top w:val="none" w:sz="0" w:space="0" w:color="auto"/>
                <w:left w:val="none" w:sz="0" w:space="0" w:color="auto"/>
                <w:bottom w:val="none" w:sz="0" w:space="0" w:color="auto"/>
                <w:right w:val="none" w:sz="0" w:space="0" w:color="auto"/>
              </w:divBdr>
            </w:div>
            <w:div w:id="1091201305">
              <w:marLeft w:val="0"/>
              <w:marRight w:val="0"/>
              <w:marTop w:val="0"/>
              <w:marBottom w:val="0"/>
              <w:divBdr>
                <w:top w:val="none" w:sz="0" w:space="0" w:color="auto"/>
                <w:left w:val="none" w:sz="0" w:space="0" w:color="auto"/>
                <w:bottom w:val="none" w:sz="0" w:space="0" w:color="auto"/>
                <w:right w:val="none" w:sz="0" w:space="0" w:color="auto"/>
              </w:divBdr>
            </w:div>
            <w:div w:id="1094714633">
              <w:marLeft w:val="0"/>
              <w:marRight w:val="0"/>
              <w:marTop w:val="0"/>
              <w:marBottom w:val="0"/>
              <w:divBdr>
                <w:top w:val="none" w:sz="0" w:space="0" w:color="auto"/>
                <w:left w:val="none" w:sz="0" w:space="0" w:color="auto"/>
                <w:bottom w:val="none" w:sz="0" w:space="0" w:color="auto"/>
                <w:right w:val="none" w:sz="0" w:space="0" w:color="auto"/>
              </w:divBdr>
            </w:div>
            <w:div w:id="1115517799">
              <w:marLeft w:val="0"/>
              <w:marRight w:val="0"/>
              <w:marTop w:val="0"/>
              <w:marBottom w:val="0"/>
              <w:divBdr>
                <w:top w:val="none" w:sz="0" w:space="0" w:color="auto"/>
                <w:left w:val="none" w:sz="0" w:space="0" w:color="auto"/>
                <w:bottom w:val="none" w:sz="0" w:space="0" w:color="auto"/>
                <w:right w:val="none" w:sz="0" w:space="0" w:color="auto"/>
              </w:divBdr>
            </w:div>
            <w:div w:id="1134718157">
              <w:marLeft w:val="0"/>
              <w:marRight w:val="0"/>
              <w:marTop w:val="0"/>
              <w:marBottom w:val="0"/>
              <w:divBdr>
                <w:top w:val="none" w:sz="0" w:space="0" w:color="auto"/>
                <w:left w:val="none" w:sz="0" w:space="0" w:color="auto"/>
                <w:bottom w:val="none" w:sz="0" w:space="0" w:color="auto"/>
                <w:right w:val="none" w:sz="0" w:space="0" w:color="auto"/>
              </w:divBdr>
            </w:div>
            <w:div w:id="1140727426">
              <w:marLeft w:val="0"/>
              <w:marRight w:val="0"/>
              <w:marTop w:val="0"/>
              <w:marBottom w:val="0"/>
              <w:divBdr>
                <w:top w:val="none" w:sz="0" w:space="0" w:color="auto"/>
                <w:left w:val="none" w:sz="0" w:space="0" w:color="auto"/>
                <w:bottom w:val="none" w:sz="0" w:space="0" w:color="auto"/>
                <w:right w:val="none" w:sz="0" w:space="0" w:color="auto"/>
              </w:divBdr>
            </w:div>
            <w:div w:id="1162240429">
              <w:marLeft w:val="0"/>
              <w:marRight w:val="0"/>
              <w:marTop w:val="0"/>
              <w:marBottom w:val="0"/>
              <w:divBdr>
                <w:top w:val="none" w:sz="0" w:space="0" w:color="auto"/>
                <w:left w:val="none" w:sz="0" w:space="0" w:color="auto"/>
                <w:bottom w:val="none" w:sz="0" w:space="0" w:color="auto"/>
                <w:right w:val="none" w:sz="0" w:space="0" w:color="auto"/>
              </w:divBdr>
            </w:div>
            <w:div w:id="1176533873">
              <w:marLeft w:val="0"/>
              <w:marRight w:val="0"/>
              <w:marTop w:val="0"/>
              <w:marBottom w:val="0"/>
              <w:divBdr>
                <w:top w:val="none" w:sz="0" w:space="0" w:color="auto"/>
                <w:left w:val="none" w:sz="0" w:space="0" w:color="auto"/>
                <w:bottom w:val="none" w:sz="0" w:space="0" w:color="auto"/>
                <w:right w:val="none" w:sz="0" w:space="0" w:color="auto"/>
              </w:divBdr>
            </w:div>
            <w:div w:id="1199661418">
              <w:marLeft w:val="0"/>
              <w:marRight w:val="0"/>
              <w:marTop w:val="0"/>
              <w:marBottom w:val="0"/>
              <w:divBdr>
                <w:top w:val="none" w:sz="0" w:space="0" w:color="auto"/>
                <w:left w:val="none" w:sz="0" w:space="0" w:color="auto"/>
                <w:bottom w:val="none" w:sz="0" w:space="0" w:color="auto"/>
                <w:right w:val="none" w:sz="0" w:space="0" w:color="auto"/>
              </w:divBdr>
            </w:div>
            <w:div w:id="1204443270">
              <w:marLeft w:val="0"/>
              <w:marRight w:val="0"/>
              <w:marTop w:val="0"/>
              <w:marBottom w:val="0"/>
              <w:divBdr>
                <w:top w:val="none" w:sz="0" w:space="0" w:color="auto"/>
                <w:left w:val="none" w:sz="0" w:space="0" w:color="auto"/>
                <w:bottom w:val="none" w:sz="0" w:space="0" w:color="auto"/>
                <w:right w:val="none" w:sz="0" w:space="0" w:color="auto"/>
              </w:divBdr>
            </w:div>
            <w:div w:id="1206604968">
              <w:marLeft w:val="0"/>
              <w:marRight w:val="0"/>
              <w:marTop w:val="0"/>
              <w:marBottom w:val="0"/>
              <w:divBdr>
                <w:top w:val="none" w:sz="0" w:space="0" w:color="auto"/>
                <w:left w:val="none" w:sz="0" w:space="0" w:color="auto"/>
                <w:bottom w:val="none" w:sz="0" w:space="0" w:color="auto"/>
                <w:right w:val="none" w:sz="0" w:space="0" w:color="auto"/>
              </w:divBdr>
            </w:div>
            <w:div w:id="1213470038">
              <w:marLeft w:val="0"/>
              <w:marRight w:val="0"/>
              <w:marTop w:val="0"/>
              <w:marBottom w:val="0"/>
              <w:divBdr>
                <w:top w:val="none" w:sz="0" w:space="0" w:color="auto"/>
                <w:left w:val="none" w:sz="0" w:space="0" w:color="auto"/>
                <w:bottom w:val="none" w:sz="0" w:space="0" w:color="auto"/>
                <w:right w:val="none" w:sz="0" w:space="0" w:color="auto"/>
              </w:divBdr>
            </w:div>
            <w:div w:id="1223903785">
              <w:marLeft w:val="0"/>
              <w:marRight w:val="0"/>
              <w:marTop w:val="0"/>
              <w:marBottom w:val="0"/>
              <w:divBdr>
                <w:top w:val="none" w:sz="0" w:space="0" w:color="auto"/>
                <w:left w:val="none" w:sz="0" w:space="0" w:color="auto"/>
                <w:bottom w:val="none" w:sz="0" w:space="0" w:color="auto"/>
                <w:right w:val="none" w:sz="0" w:space="0" w:color="auto"/>
              </w:divBdr>
            </w:div>
            <w:div w:id="1226717387">
              <w:marLeft w:val="0"/>
              <w:marRight w:val="0"/>
              <w:marTop w:val="0"/>
              <w:marBottom w:val="0"/>
              <w:divBdr>
                <w:top w:val="none" w:sz="0" w:space="0" w:color="auto"/>
                <w:left w:val="none" w:sz="0" w:space="0" w:color="auto"/>
                <w:bottom w:val="none" w:sz="0" w:space="0" w:color="auto"/>
                <w:right w:val="none" w:sz="0" w:space="0" w:color="auto"/>
              </w:divBdr>
            </w:div>
            <w:div w:id="1254709155">
              <w:marLeft w:val="0"/>
              <w:marRight w:val="0"/>
              <w:marTop w:val="0"/>
              <w:marBottom w:val="0"/>
              <w:divBdr>
                <w:top w:val="none" w:sz="0" w:space="0" w:color="auto"/>
                <w:left w:val="none" w:sz="0" w:space="0" w:color="auto"/>
                <w:bottom w:val="none" w:sz="0" w:space="0" w:color="auto"/>
                <w:right w:val="none" w:sz="0" w:space="0" w:color="auto"/>
              </w:divBdr>
            </w:div>
            <w:div w:id="1265378344">
              <w:marLeft w:val="0"/>
              <w:marRight w:val="0"/>
              <w:marTop w:val="0"/>
              <w:marBottom w:val="0"/>
              <w:divBdr>
                <w:top w:val="none" w:sz="0" w:space="0" w:color="auto"/>
                <w:left w:val="none" w:sz="0" w:space="0" w:color="auto"/>
                <w:bottom w:val="none" w:sz="0" w:space="0" w:color="auto"/>
                <w:right w:val="none" w:sz="0" w:space="0" w:color="auto"/>
              </w:divBdr>
            </w:div>
            <w:div w:id="1265725653">
              <w:marLeft w:val="0"/>
              <w:marRight w:val="0"/>
              <w:marTop w:val="0"/>
              <w:marBottom w:val="0"/>
              <w:divBdr>
                <w:top w:val="none" w:sz="0" w:space="0" w:color="auto"/>
                <w:left w:val="none" w:sz="0" w:space="0" w:color="auto"/>
                <w:bottom w:val="none" w:sz="0" w:space="0" w:color="auto"/>
                <w:right w:val="none" w:sz="0" w:space="0" w:color="auto"/>
              </w:divBdr>
            </w:div>
            <w:div w:id="1273243072">
              <w:marLeft w:val="0"/>
              <w:marRight w:val="0"/>
              <w:marTop w:val="0"/>
              <w:marBottom w:val="0"/>
              <w:divBdr>
                <w:top w:val="none" w:sz="0" w:space="0" w:color="auto"/>
                <w:left w:val="none" w:sz="0" w:space="0" w:color="auto"/>
                <w:bottom w:val="none" w:sz="0" w:space="0" w:color="auto"/>
                <w:right w:val="none" w:sz="0" w:space="0" w:color="auto"/>
              </w:divBdr>
            </w:div>
            <w:div w:id="1289049284">
              <w:marLeft w:val="0"/>
              <w:marRight w:val="0"/>
              <w:marTop w:val="0"/>
              <w:marBottom w:val="0"/>
              <w:divBdr>
                <w:top w:val="none" w:sz="0" w:space="0" w:color="auto"/>
                <w:left w:val="none" w:sz="0" w:space="0" w:color="auto"/>
                <w:bottom w:val="none" w:sz="0" w:space="0" w:color="auto"/>
                <w:right w:val="none" w:sz="0" w:space="0" w:color="auto"/>
              </w:divBdr>
            </w:div>
            <w:div w:id="1296446977">
              <w:marLeft w:val="0"/>
              <w:marRight w:val="0"/>
              <w:marTop w:val="0"/>
              <w:marBottom w:val="0"/>
              <w:divBdr>
                <w:top w:val="none" w:sz="0" w:space="0" w:color="auto"/>
                <w:left w:val="none" w:sz="0" w:space="0" w:color="auto"/>
                <w:bottom w:val="none" w:sz="0" w:space="0" w:color="auto"/>
                <w:right w:val="none" w:sz="0" w:space="0" w:color="auto"/>
              </w:divBdr>
            </w:div>
            <w:div w:id="1298532043">
              <w:marLeft w:val="0"/>
              <w:marRight w:val="0"/>
              <w:marTop w:val="0"/>
              <w:marBottom w:val="0"/>
              <w:divBdr>
                <w:top w:val="none" w:sz="0" w:space="0" w:color="auto"/>
                <w:left w:val="none" w:sz="0" w:space="0" w:color="auto"/>
                <w:bottom w:val="none" w:sz="0" w:space="0" w:color="auto"/>
                <w:right w:val="none" w:sz="0" w:space="0" w:color="auto"/>
              </w:divBdr>
            </w:div>
            <w:div w:id="1301308698">
              <w:marLeft w:val="0"/>
              <w:marRight w:val="0"/>
              <w:marTop w:val="0"/>
              <w:marBottom w:val="0"/>
              <w:divBdr>
                <w:top w:val="none" w:sz="0" w:space="0" w:color="auto"/>
                <w:left w:val="none" w:sz="0" w:space="0" w:color="auto"/>
                <w:bottom w:val="none" w:sz="0" w:space="0" w:color="auto"/>
                <w:right w:val="none" w:sz="0" w:space="0" w:color="auto"/>
              </w:divBdr>
            </w:div>
            <w:div w:id="1329096803">
              <w:marLeft w:val="0"/>
              <w:marRight w:val="0"/>
              <w:marTop w:val="0"/>
              <w:marBottom w:val="0"/>
              <w:divBdr>
                <w:top w:val="none" w:sz="0" w:space="0" w:color="auto"/>
                <w:left w:val="none" w:sz="0" w:space="0" w:color="auto"/>
                <w:bottom w:val="none" w:sz="0" w:space="0" w:color="auto"/>
                <w:right w:val="none" w:sz="0" w:space="0" w:color="auto"/>
              </w:divBdr>
            </w:div>
            <w:div w:id="1329359229">
              <w:marLeft w:val="0"/>
              <w:marRight w:val="0"/>
              <w:marTop w:val="0"/>
              <w:marBottom w:val="0"/>
              <w:divBdr>
                <w:top w:val="none" w:sz="0" w:space="0" w:color="auto"/>
                <w:left w:val="none" w:sz="0" w:space="0" w:color="auto"/>
                <w:bottom w:val="none" w:sz="0" w:space="0" w:color="auto"/>
                <w:right w:val="none" w:sz="0" w:space="0" w:color="auto"/>
              </w:divBdr>
            </w:div>
            <w:div w:id="1332830703">
              <w:marLeft w:val="0"/>
              <w:marRight w:val="0"/>
              <w:marTop w:val="0"/>
              <w:marBottom w:val="0"/>
              <w:divBdr>
                <w:top w:val="none" w:sz="0" w:space="0" w:color="auto"/>
                <w:left w:val="none" w:sz="0" w:space="0" w:color="auto"/>
                <w:bottom w:val="none" w:sz="0" w:space="0" w:color="auto"/>
                <w:right w:val="none" w:sz="0" w:space="0" w:color="auto"/>
              </w:divBdr>
            </w:div>
            <w:div w:id="1346203054">
              <w:marLeft w:val="0"/>
              <w:marRight w:val="0"/>
              <w:marTop w:val="0"/>
              <w:marBottom w:val="0"/>
              <w:divBdr>
                <w:top w:val="none" w:sz="0" w:space="0" w:color="auto"/>
                <w:left w:val="none" w:sz="0" w:space="0" w:color="auto"/>
                <w:bottom w:val="none" w:sz="0" w:space="0" w:color="auto"/>
                <w:right w:val="none" w:sz="0" w:space="0" w:color="auto"/>
              </w:divBdr>
            </w:div>
            <w:div w:id="1358697856">
              <w:marLeft w:val="0"/>
              <w:marRight w:val="0"/>
              <w:marTop w:val="0"/>
              <w:marBottom w:val="0"/>
              <w:divBdr>
                <w:top w:val="none" w:sz="0" w:space="0" w:color="auto"/>
                <w:left w:val="none" w:sz="0" w:space="0" w:color="auto"/>
                <w:bottom w:val="none" w:sz="0" w:space="0" w:color="auto"/>
                <w:right w:val="none" w:sz="0" w:space="0" w:color="auto"/>
              </w:divBdr>
            </w:div>
            <w:div w:id="1375273988">
              <w:marLeft w:val="0"/>
              <w:marRight w:val="0"/>
              <w:marTop w:val="0"/>
              <w:marBottom w:val="0"/>
              <w:divBdr>
                <w:top w:val="none" w:sz="0" w:space="0" w:color="auto"/>
                <w:left w:val="none" w:sz="0" w:space="0" w:color="auto"/>
                <w:bottom w:val="none" w:sz="0" w:space="0" w:color="auto"/>
                <w:right w:val="none" w:sz="0" w:space="0" w:color="auto"/>
              </w:divBdr>
            </w:div>
            <w:div w:id="1388382067">
              <w:marLeft w:val="0"/>
              <w:marRight w:val="0"/>
              <w:marTop w:val="0"/>
              <w:marBottom w:val="0"/>
              <w:divBdr>
                <w:top w:val="none" w:sz="0" w:space="0" w:color="auto"/>
                <w:left w:val="none" w:sz="0" w:space="0" w:color="auto"/>
                <w:bottom w:val="none" w:sz="0" w:space="0" w:color="auto"/>
                <w:right w:val="none" w:sz="0" w:space="0" w:color="auto"/>
              </w:divBdr>
            </w:div>
            <w:div w:id="1389915312">
              <w:marLeft w:val="0"/>
              <w:marRight w:val="0"/>
              <w:marTop w:val="0"/>
              <w:marBottom w:val="0"/>
              <w:divBdr>
                <w:top w:val="none" w:sz="0" w:space="0" w:color="auto"/>
                <w:left w:val="none" w:sz="0" w:space="0" w:color="auto"/>
                <w:bottom w:val="none" w:sz="0" w:space="0" w:color="auto"/>
                <w:right w:val="none" w:sz="0" w:space="0" w:color="auto"/>
              </w:divBdr>
            </w:div>
            <w:div w:id="1397434933">
              <w:marLeft w:val="0"/>
              <w:marRight w:val="0"/>
              <w:marTop w:val="0"/>
              <w:marBottom w:val="0"/>
              <w:divBdr>
                <w:top w:val="none" w:sz="0" w:space="0" w:color="auto"/>
                <w:left w:val="none" w:sz="0" w:space="0" w:color="auto"/>
                <w:bottom w:val="none" w:sz="0" w:space="0" w:color="auto"/>
                <w:right w:val="none" w:sz="0" w:space="0" w:color="auto"/>
              </w:divBdr>
            </w:div>
            <w:div w:id="1398624076">
              <w:marLeft w:val="0"/>
              <w:marRight w:val="0"/>
              <w:marTop w:val="0"/>
              <w:marBottom w:val="0"/>
              <w:divBdr>
                <w:top w:val="none" w:sz="0" w:space="0" w:color="auto"/>
                <w:left w:val="none" w:sz="0" w:space="0" w:color="auto"/>
                <w:bottom w:val="none" w:sz="0" w:space="0" w:color="auto"/>
                <w:right w:val="none" w:sz="0" w:space="0" w:color="auto"/>
              </w:divBdr>
            </w:div>
            <w:div w:id="1401323464">
              <w:marLeft w:val="0"/>
              <w:marRight w:val="0"/>
              <w:marTop w:val="0"/>
              <w:marBottom w:val="0"/>
              <w:divBdr>
                <w:top w:val="none" w:sz="0" w:space="0" w:color="auto"/>
                <w:left w:val="none" w:sz="0" w:space="0" w:color="auto"/>
                <w:bottom w:val="none" w:sz="0" w:space="0" w:color="auto"/>
                <w:right w:val="none" w:sz="0" w:space="0" w:color="auto"/>
              </w:divBdr>
            </w:div>
            <w:div w:id="1409158737">
              <w:marLeft w:val="0"/>
              <w:marRight w:val="0"/>
              <w:marTop w:val="0"/>
              <w:marBottom w:val="0"/>
              <w:divBdr>
                <w:top w:val="none" w:sz="0" w:space="0" w:color="auto"/>
                <w:left w:val="none" w:sz="0" w:space="0" w:color="auto"/>
                <w:bottom w:val="none" w:sz="0" w:space="0" w:color="auto"/>
                <w:right w:val="none" w:sz="0" w:space="0" w:color="auto"/>
              </w:divBdr>
            </w:div>
            <w:div w:id="1414006819">
              <w:marLeft w:val="0"/>
              <w:marRight w:val="0"/>
              <w:marTop w:val="0"/>
              <w:marBottom w:val="0"/>
              <w:divBdr>
                <w:top w:val="none" w:sz="0" w:space="0" w:color="auto"/>
                <w:left w:val="none" w:sz="0" w:space="0" w:color="auto"/>
                <w:bottom w:val="none" w:sz="0" w:space="0" w:color="auto"/>
                <w:right w:val="none" w:sz="0" w:space="0" w:color="auto"/>
              </w:divBdr>
            </w:div>
            <w:div w:id="1419331869">
              <w:marLeft w:val="0"/>
              <w:marRight w:val="0"/>
              <w:marTop w:val="0"/>
              <w:marBottom w:val="0"/>
              <w:divBdr>
                <w:top w:val="none" w:sz="0" w:space="0" w:color="auto"/>
                <w:left w:val="none" w:sz="0" w:space="0" w:color="auto"/>
                <w:bottom w:val="none" w:sz="0" w:space="0" w:color="auto"/>
                <w:right w:val="none" w:sz="0" w:space="0" w:color="auto"/>
              </w:divBdr>
            </w:div>
            <w:div w:id="1423990380">
              <w:marLeft w:val="0"/>
              <w:marRight w:val="0"/>
              <w:marTop w:val="0"/>
              <w:marBottom w:val="0"/>
              <w:divBdr>
                <w:top w:val="none" w:sz="0" w:space="0" w:color="auto"/>
                <w:left w:val="none" w:sz="0" w:space="0" w:color="auto"/>
                <w:bottom w:val="none" w:sz="0" w:space="0" w:color="auto"/>
                <w:right w:val="none" w:sz="0" w:space="0" w:color="auto"/>
              </w:divBdr>
            </w:div>
            <w:div w:id="1445614468">
              <w:marLeft w:val="0"/>
              <w:marRight w:val="0"/>
              <w:marTop w:val="0"/>
              <w:marBottom w:val="0"/>
              <w:divBdr>
                <w:top w:val="none" w:sz="0" w:space="0" w:color="auto"/>
                <w:left w:val="none" w:sz="0" w:space="0" w:color="auto"/>
                <w:bottom w:val="none" w:sz="0" w:space="0" w:color="auto"/>
                <w:right w:val="none" w:sz="0" w:space="0" w:color="auto"/>
              </w:divBdr>
            </w:div>
            <w:div w:id="1460951422">
              <w:marLeft w:val="0"/>
              <w:marRight w:val="0"/>
              <w:marTop w:val="0"/>
              <w:marBottom w:val="0"/>
              <w:divBdr>
                <w:top w:val="none" w:sz="0" w:space="0" w:color="auto"/>
                <w:left w:val="none" w:sz="0" w:space="0" w:color="auto"/>
                <w:bottom w:val="none" w:sz="0" w:space="0" w:color="auto"/>
                <w:right w:val="none" w:sz="0" w:space="0" w:color="auto"/>
              </w:divBdr>
            </w:div>
            <w:div w:id="1477648911">
              <w:marLeft w:val="0"/>
              <w:marRight w:val="0"/>
              <w:marTop w:val="0"/>
              <w:marBottom w:val="0"/>
              <w:divBdr>
                <w:top w:val="none" w:sz="0" w:space="0" w:color="auto"/>
                <w:left w:val="none" w:sz="0" w:space="0" w:color="auto"/>
                <w:bottom w:val="none" w:sz="0" w:space="0" w:color="auto"/>
                <w:right w:val="none" w:sz="0" w:space="0" w:color="auto"/>
              </w:divBdr>
            </w:div>
            <w:div w:id="1479376118">
              <w:marLeft w:val="0"/>
              <w:marRight w:val="0"/>
              <w:marTop w:val="0"/>
              <w:marBottom w:val="0"/>
              <w:divBdr>
                <w:top w:val="none" w:sz="0" w:space="0" w:color="auto"/>
                <w:left w:val="none" w:sz="0" w:space="0" w:color="auto"/>
                <w:bottom w:val="none" w:sz="0" w:space="0" w:color="auto"/>
                <w:right w:val="none" w:sz="0" w:space="0" w:color="auto"/>
              </w:divBdr>
            </w:div>
            <w:div w:id="1481267025">
              <w:marLeft w:val="0"/>
              <w:marRight w:val="0"/>
              <w:marTop w:val="0"/>
              <w:marBottom w:val="0"/>
              <w:divBdr>
                <w:top w:val="none" w:sz="0" w:space="0" w:color="auto"/>
                <w:left w:val="none" w:sz="0" w:space="0" w:color="auto"/>
                <w:bottom w:val="none" w:sz="0" w:space="0" w:color="auto"/>
                <w:right w:val="none" w:sz="0" w:space="0" w:color="auto"/>
              </w:divBdr>
            </w:div>
            <w:div w:id="1511794653">
              <w:marLeft w:val="0"/>
              <w:marRight w:val="0"/>
              <w:marTop w:val="0"/>
              <w:marBottom w:val="0"/>
              <w:divBdr>
                <w:top w:val="none" w:sz="0" w:space="0" w:color="auto"/>
                <w:left w:val="none" w:sz="0" w:space="0" w:color="auto"/>
                <w:bottom w:val="none" w:sz="0" w:space="0" w:color="auto"/>
                <w:right w:val="none" w:sz="0" w:space="0" w:color="auto"/>
              </w:divBdr>
            </w:div>
            <w:div w:id="1519735556">
              <w:marLeft w:val="0"/>
              <w:marRight w:val="0"/>
              <w:marTop w:val="0"/>
              <w:marBottom w:val="0"/>
              <w:divBdr>
                <w:top w:val="none" w:sz="0" w:space="0" w:color="auto"/>
                <w:left w:val="none" w:sz="0" w:space="0" w:color="auto"/>
                <w:bottom w:val="none" w:sz="0" w:space="0" w:color="auto"/>
                <w:right w:val="none" w:sz="0" w:space="0" w:color="auto"/>
              </w:divBdr>
            </w:div>
            <w:div w:id="1532261869">
              <w:marLeft w:val="0"/>
              <w:marRight w:val="0"/>
              <w:marTop w:val="0"/>
              <w:marBottom w:val="0"/>
              <w:divBdr>
                <w:top w:val="none" w:sz="0" w:space="0" w:color="auto"/>
                <w:left w:val="none" w:sz="0" w:space="0" w:color="auto"/>
                <w:bottom w:val="none" w:sz="0" w:space="0" w:color="auto"/>
                <w:right w:val="none" w:sz="0" w:space="0" w:color="auto"/>
              </w:divBdr>
            </w:div>
            <w:div w:id="1535115733">
              <w:marLeft w:val="0"/>
              <w:marRight w:val="0"/>
              <w:marTop w:val="0"/>
              <w:marBottom w:val="0"/>
              <w:divBdr>
                <w:top w:val="none" w:sz="0" w:space="0" w:color="auto"/>
                <w:left w:val="none" w:sz="0" w:space="0" w:color="auto"/>
                <w:bottom w:val="none" w:sz="0" w:space="0" w:color="auto"/>
                <w:right w:val="none" w:sz="0" w:space="0" w:color="auto"/>
              </w:divBdr>
            </w:div>
            <w:div w:id="1536506047">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541360293">
              <w:marLeft w:val="0"/>
              <w:marRight w:val="0"/>
              <w:marTop w:val="0"/>
              <w:marBottom w:val="0"/>
              <w:divBdr>
                <w:top w:val="none" w:sz="0" w:space="0" w:color="auto"/>
                <w:left w:val="none" w:sz="0" w:space="0" w:color="auto"/>
                <w:bottom w:val="none" w:sz="0" w:space="0" w:color="auto"/>
                <w:right w:val="none" w:sz="0" w:space="0" w:color="auto"/>
              </w:divBdr>
            </w:div>
            <w:div w:id="1560434816">
              <w:marLeft w:val="0"/>
              <w:marRight w:val="0"/>
              <w:marTop w:val="0"/>
              <w:marBottom w:val="0"/>
              <w:divBdr>
                <w:top w:val="none" w:sz="0" w:space="0" w:color="auto"/>
                <w:left w:val="none" w:sz="0" w:space="0" w:color="auto"/>
                <w:bottom w:val="none" w:sz="0" w:space="0" w:color="auto"/>
                <w:right w:val="none" w:sz="0" w:space="0" w:color="auto"/>
              </w:divBdr>
            </w:div>
            <w:div w:id="1563366132">
              <w:marLeft w:val="0"/>
              <w:marRight w:val="0"/>
              <w:marTop w:val="0"/>
              <w:marBottom w:val="0"/>
              <w:divBdr>
                <w:top w:val="none" w:sz="0" w:space="0" w:color="auto"/>
                <w:left w:val="none" w:sz="0" w:space="0" w:color="auto"/>
                <w:bottom w:val="none" w:sz="0" w:space="0" w:color="auto"/>
                <w:right w:val="none" w:sz="0" w:space="0" w:color="auto"/>
              </w:divBdr>
            </w:div>
            <w:div w:id="1565485177">
              <w:marLeft w:val="0"/>
              <w:marRight w:val="0"/>
              <w:marTop w:val="0"/>
              <w:marBottom w:val="0"/>
              <w:divBdr>
                <w:top w:val="none" w:sz="0" w:space="0" w:color="auto"/>
                <w:left w:val="none" w:sz="0" w:space="0" w:color="auto"/>
                <w:bottom w:val="none" w:sz="0" w:space="0" w:color="auto"/>
                <w:right w:val="none" w:sz="0" w:space="0" w:color="auto"/>
              </w:divBdr>
            </w:div>
            <w:div w:id="1574001492">
              <w:marLeft w:val="0"/>
              <w:marRight w:val="0"/>
              <w:marTop w:val="0"/>
              <w:marBottom w:val="0"/>
              <w:divBdr>
                <w:top w:val="none" w:sz="0" w:space="0" w:color="auto"/>
                <w:left w:val="none" w:sz="0" w:space="0" w:color="auto"/>
                <w:bottom w:val="none" w:sz="0" w:space="0" w:color="auto"/>
                <w:right w:val="none" w:sz="0" w:space="0" w:color="auto"/>
              </w:divBdr>
            </w:div>
            <w:div w:id="1586181582">
              <w:marLeft w:val="0"/>
              <w:marRight w:val="0"/>
              <w:marTop w:val="0"/>
              <w:marBottom w:val="0"/>
              <w:divBdr>
                <w:top w:val="none" w:sz="0" w:space="0" w:color="auto"/>
                <w:left w:val="none" w:sz="0" w:space="0" w:color="auto"/>
                <w:bottom w:val="none" w:sz="0" w:space="0" w:color="auto"/>
                <w:right w:val="none" w:sz="0" w:space="0" w:color="auto"/>
              </w:divBdr>
            </w:div>
            <w:div w:id="1594361993">
              <w:marLeft w:val="0"/>
              <w:marRight w:val="0"/>
              <w:marTop w:val="0"/>
              <w:marBottom w:val="0"/>
              <w:divBdr>
                <w:top w:val="none" w:sz="0" w:space="0" w:color="auto"/>
                <w:left w:val="none" w:sz="0" w:space="0" w:color="auto"/>
                <w:bottom w:val="none" w:sz="0" w:space="0" w:color="auto"/>
                <w:right w:val="none" w:sz="0" w:space="0" w:color="auto"/>
              </w:divBdr>
            </w:div>
            <w:div w:id="1607957881">
              <w:marLeft w:val="0"/>
              <w:marRight w:val="0"/>
              <w:marTop w:val="0"/>
              <w:marBottom w:val="0"/>
              <w:divBdr>
                <w:top w:val="none" w:sz="0" w:space="0" w:color="auto"/>
                <w:left w:val="none" w:sz="0" w:space="0" w:color="auto"/>
                <w:bottom w:val="none" w:sz="0" w:space="0" w:color="auto"/>
                <w:right w:val="none" w:sz="0" w:space="0" w:color="auto"/>
              </w:divBdr>
            </w:div>
            <w:div w:id="1623851747">
              <w:marLeft w:val="0"/>
              <w:marRight w:val="0"/>
              <w:marTop w:val="0"/>
              <w:marBottom w:val="0"/>
              <w:divBdr>
                <w:top w:val="none" w:sz="0" w:space="0" w:color="auto"/>
                <w:left w:val="none" w:sz="0" w:space="0" w:color="auto"/>
                <w:bottom w:val="none" w:sz="0" w:space="0" w:color="auto"/>
                <w:right w:val="none" w:sz="0" w:space="0" w:color="auto"/>
              </w:divBdr>
            </w:div>
            <w:div w:id="1625388185">
              <w:marLeft w:val="0"/>
              <w:marRight w:val="0"/>
              <w:marTop w:val="0"/>
              <w:marBottom w:val="0"/>
              <w:divBdr>
                <w:top w:val="none" w:sz="0" w:space="0" w:color="auto"/>
                <w:left w:val="none" w:sz="0" w:space="0" w:color="auto"/>
                <w:bottom w:val="none" w:sz="0" w:space="0" w:color="auto"/>
                <w:right w:val="none" w:sz="0" w:space="0" w:color="auto"/>
              </w:divBdr>
            </w:div>
            <w:div w:id="1629356248">
              <w:marLeft w:val="0"/>
              <w:marRight w:val="0"/>
              <w:marTop w:val="0"/>
              <w:marBottom w:val="0"/>
              <w:divBdr>
                <w:top w:val="none" w:sz="0" w:space="0" w:color="auto"/>
                <w:left w:val="none" w:sz="0" w:space="0" w:color="auto"/>
                <w:bottom w:val="none" w:sz="0" w:space="0" w:color="auto"/>
                <w:right w:val="none" w:sz="0" w:space="0" w:color="auto"/>
              </w:divBdr>
            </w:div>
            <w:div w:id="1629630703">
              <w:marLeft w:val="0"/>
              <w:marRight w:val="0"/>
              <w:marTop w:val="0"/>
              <w:marBottom w:val="0"/>
              <w:divBdr>
                <w:top w:val="none" w:sz="0" w:space="0" w:color="auto"/>
                <w:left w:val="none" w:sz="0" w:space="0" w:color="auto"/>
                <w:bottom w:val="none" w:sz="0" w:space="0" w:color="auto"/>
                <w:right w:val="none" w:sz="0" w:space="0" w:color="auto"/>
              </w:divBdr>
            </w:div>
            <w:div w:id="1641687712">
              <w:marLeft w:val="0"/>
              <w:marRight w:val="0"/>
              <w:marTop w:val="0"/>
              <w:marBottom w:val="0"/>
              <w:divBdr>
                <w:top w:val="none" w:sz="0" w:space="0" w:color="auto"/>
                <w:left w:val="none" w:sz="0" w:space="0" w:color="auto"/>
                <w:bottom w:val="none" w:sz="0" w:space="0" w:color="auto"/>
                <w:right w:val="none" w:sz="0" w:space="0" w:color="auto"/>
              </w:divBdr>
            </w:div>
            <w:div w:id="1646620818">
              <w:marLeft w:val="0"/>
              <w:marRight w:val="0"/>
              <w:marTop w:val="0"/>
              <w:marBottom w:val="0"/>
              <w:divBdr>
                <w:top w:val="none" w:sz="0" w:space="0" w:color="auto"/>
                <w:left w:val="none" w:sz="0" w:space="0" w:color="auto"/>
                <w:bottom w:val="none" w:sz="0" w:space="0" w:color="auto"/>
                <w:right w:val="none" w:sz="0" w:space="0" w:color="auto"/>
              </w:divBdr>
            </w:div>
            <w:div w:id="1649240152">
              <w:marLeft w:val="0"/>
              <w:marRight w:val="0"/>
              <w:marTop w:val="0"/>
              <w:marBottom w:val="0"/>
              <w:divBdr>
                <w:top w:val="none" w:sz="0" w:space="0" w:color="auto"/>
                <w:left w:val="none" w:sz="0" w:space="0" w:color="auto"/>
                <w:bottom w:val="none" w:sz="0" w:space="0" w:color="auto"/>
                <w:right w:val="none" w:sz="0" w:space="0" w:color="auto"/>
              </w:divBdr>
            </w:div>
            <w:div w:id="1672759660">
              <w:marLeft w:val="0"/>
              <w:marRight w:val="0"/>
              <w:marTop w:val="0"/>
              <w:marBottom w:val="0"/>
              <w:divBdr>
                <w:top w:val="none" w:sz="0" w:space="0" w:color="auto"/>
                <w:left w:val="none" w:sz="0" w:space="0" w:color="auto"/>
                <w:bottom w:val="none" w:sz="0" w:space="0" w:color="auto"/>
                <w:right w:val="none" w:sz="0" w:space="0" w:color="auto"/>
              </w:divBdr>
            </w:div>
            <w:div w:id="1677879377">
              <w:marLeft w:val="0"/>
              <w:marRight w:val="0"/>
              <w:marTop w:val="0"/>
              <w:marBottom w:val="0"/>
              <w:divBdr>
                <w:top w:val="none" w:sz="0" w:space="0" w:color="auto"/>
                <w:left w:val="none" w:sz="0" w:space="0" w:color="auto"/>
                <w:bottom w:val="none" w:sz="0" w:space="0" w:color="auto"/>
                <w:right w:val="none" w:sz="0" w:space="0" w:color="auto"/>
              </w:divBdr>
            </w:div>
            <w:div w:id="1681153701">
              <w:marLeft w:val="0"/>
              <w:marRight w:val="0"/>
              <w:marTop w:val="0"/>
              <w:marBottom w:val="0"/>
              <w:divBdr>
                <w:top w:val="none" w:sz="0" w:space="0" w:color="auto"/>
                <w:left w:val="none" w:sz="0" w:space="0" w:color="auto"/>
                <w:bottom w:val="none" w:sz="0" w:space="0" w:color="auto"/>
                <w:right w:val="none" w:sz="0" w:space="0" w:color="auto"/>
              </w:divBdr>
            </w:div>
            <w:div w:id="1683436299">
              <w:marLeft w:val="0"/>
              <w:marRight w:val="0"/>
              <w:marTop w:val="0"/>
              <w:marBottom w:val="0"/>
              <w:divBdr>
                <w:top w:val="none" w:sz="0" w:space="0" w:color="auto"/>
                <w:left w:val="none" w:sz="0" w:space="0" w:color="auto"/>
                <w:bottom w:val="none" w:sz="0" w:space="0" w:color="auto"/>
                <w:right w:val="none" w:sz="0" w:space="0" w:color="auto"/>
              </w:divBdr>
            </w:div>
            <w:div w:id="1685088069">
              <w:marLeft w:val="0"/>
              <w:marRight w:val="0"/>
              <w:marTop w:val="0"/>
              <w:marBottom w:val="0"/>
              <w:divBdr>
                <w:top w:val="none" w:sz="0" w:space="0" w:color="auto"/>
                <w:left w:val="none" w:sz="0" w:space="0" w:color="auto"/>
                <w:bottom w:val="none" w:sz="0" w:space="0" w:color="auto"/>
                <w:right w:val="none" w:sz="0" w:space="0" w:color="auto"/>
              </w:divBdr>
            </w:div>
            <w:div w:id="1699700018">
              <w:marLeft w:val="0"/>
              <w:marRight w:val="0"/>
              <w:marTop w:val="0"/>
              <w:marBottom w:val="0"/>
              <w:divBdr>
                <w:top w:val="none" w:sz="0" w:space="0" w:color="auto"/>
                <w:left w:val="none" w:sz="0" w:space="0" w:color="auto"/>
                <w:bottom w:val="none" w:sz="0" w:space="0" w:color="auto"/>
                <w:right w:val="none" w:sz="0" w:space="0" w:color="auto"/>
              </w:divBdr>
            </w:div>
            <w:div w:id="1706640073">
              <w:marLeft w:val="0"/>
              <w:marRight w:val="0"/>
              <w:marTop w:val="0"/>
              <w:marBottom w:val="0"/>
              <w:divBdr>
                <w:top w:val="none" w:sz="0" w:space="0" w:color="auto"/>
                <w:left w:val="none" w:sz="0" w:space="0" w:color="auto"/>
                <w:bottom w:val="none" w:sz="0" w:space="0" w:color="auto"/>
                <w:right w:val="none" w:sz="0" w:space="0" w:color="auto"/>
              </w:divBdr>
            </w:div>
            <w:div w:id="1708675036">
              <w:marLeft w:val="0"/>
              <w:marRight w:val="0"/>
              <w:marTop w:val="0"/>
              <w:marBottom w:val="0"/>
              <w:divBdr>
                <w:top w:val="none" w:sz="0" w:space="0" w:color="auto"/>
                <w:left w:val="none" w:sz="0" w:space="0" w:color="auto"/>
                <w:bottom w:val="none" w:sz="0" w:space="0" w:color="auto"/>
                <w:right w:val="none" w:sz="0" w:space="0" w:color="auto"/>
              </w:divBdr>
            </w:div>
            <w:div w:id="1714576995">
              <w:marLeft w:val="0"/>
              <w:marRight w:val="0"/>
              <w:marTop w:val="0"/>
              <w:marBottom w:val="0"/>
              <w:divBdr>
                <w:top w:val="none" w:sz="0" w:space="0" w:color="auto"/>
                <w:left w:val="none" w:sz="0" w:space="0" w:color="auto"/>
                <w:bottom w:val="none" w:sz="0" w:space="0" w:color="auto"/>
                <w:right w:val="none" w:sz="0" w:space="0" w:color="auto"/>
              </w:divBdr>
            </w:div>
            <w:div w:id="1714841836">
              <w:marLeft w:val="0"/>
              <w:marRight w:val="0"/>
              <w:marTop w:val="0"/>
              <w:marBottom w:val="0"/>
              <w:divBdr>
                <w:top w:val="none" w:sz="0" w:space="0" w:color="auto"/>
                <w:left w:val="none" w:sz="0" w:space="0" w:color="auto"/>
                <w:bottom w:val="none" w:sz="0" w:space="0" w:color="auto"/>
                <w:right w:val="none" w:sz="0" w:space="0" w:color="auto"/>
              </w:divBdr>
            </w:div>
            <w:div w:id="1734886391">
              <w:marLeft w:val="0"/>
              <w:marRight w:val="0"/>
              <w:marTop w:val="0"/>
              <w:marBottom w:val="0"/>
              <w:divBdr>
                <w:top w:val="none" w:sz="0" w:space="0" w:color="auto"/>
                <w:left w:val="none" w:sz="0" w:space="0" w:color="auto"/>
                <w:bottom w:val="none" w:sz="0" w:space="0" w:color="auto"/>
                <w:right w:val="none" w:sz="0" w:space="0" w:color="auto"/>
              </w:divBdr>
            </w:div>
            <w:div w:id="1752510589">
              <w:marLeft w:val="0"/>
              <w:marRight w:val="0"/>
              <w:marTop w:val="0"/>
              <w:marBottom w:val="0"/>
              <w:divBdr>
                <w:top w:val="none" w:sz="0" w:space="0" w:color="auto"/>
                <w:left w:val="none" w:sz="0" w:space="0" w:color="auto"/>
                <w:bottom w:val="none" w:sz="0" w:space="0" w:color="auto"/>
                <w:right w:val="none" w:sz="0" w:space="0" w:color="auto"/>
              </w:divBdr>
            </w:div>
            <w:div w:id="1766489066">
              <w:marLeft w:val="0"/>
              <w:marRight w:val="0"/>
              <w:marTop w:val="0"/>
              <w:marBottom w:val="0"/>
              <w:divBdr>
                <w:top w:val="none" w:sz="0" w:space="0" w:color="auto"/>
                <w:left w:val="none" w:sz="0" w:space="0" w:color="auto"/>
                <w:bottom w:val="none" w:sz="0" w:space="0" w:color="auto"/>
                <w:right w:val="none" w:sz="0" w:space="0" w:color="auto"/>
              </w:divBdr>
            </w:div>
            <w:div w:id="1781216857">
              <w:marLeft w:val="0"/>
              <w:marRight w:val="0"/>
              <w:marTop w:val="0"/>
              <w:marBottom w:val="0"/>
              <w:divBdr>
                <w:top w:val="none" w:sz="0" w:space="0" w:color="auto"/>
                <w:left w:val="none" w:sz="0" w:space="0" w:color="auto"/>
                <w:bottom w:val="none" w:sz="0" w:space="0" w:color="auto"/>
                <w:right w:val="none" w:sz="0" w:space="0" w:color="auto"/>
              </w:divBdr>
            </w:div>
            <w:div w:id="1785535734">
              <w:marLeft w:val="0"/>
              <w:marRight w:val="0"/>
              <w:marTop w:val="0"/>
              <w:marBottom w:val="0"/>
              <w:divBdr>
                <w:top w:val="none" w:sz="0" w:space="0" w:color="auto"/>
                <w:left w:val="none" w:sz="0" w:space="0" w:color="auto"/>
                <w:bottom w:val="none" w:sz="0" w:space="0" w:color="auto"/>
                <w:right w:val="none" w:sz="0" w:space="0" w:color="auto"/>
              </w:divBdr>
            </w:div>
            <w:div w:id="1795824728">
              <w:marLeft w:val="0"/>
              <w:marRight w:val="0"/>
              <w:marTop w:val="0"/>
              <w:marBottom w:val="0"/>
              <w:divBdr>
                <w:top w:val="none" w:sz="0" w:space="0" w:color="auto"/>
                <w:left w:val="none" w:sz="0" w:space="0" w:color="auto"/>
                <w:bottom w:val="none" w:sz="0" w:space="0" w:color="auto"/>
                <w:right w:val="none" w:sz="0" w:space="0" w:color="auto"/>
              </w:divBdr>
            </w:div>
            <w:div w:id="1807962982">
              <w:marLeft w:val="0"/>
              <w:marRight w:val="0"/>
              <w:marTop w:val="0"/>
              <w:marBottom w:val="0"/>
              <w:divBdr>
                <w:top w:val="none" w:sz="0" w:space="0" w:color="auto"/>
                <w:left w:val="none" w:sz="0" w:space="0" w:color="auto"/>
                <w:bottom w:val="none" w:sz="0" w:space="0" w:color="auto"/>
                <w:right w:val="none" w:sz="0" w:space="0" w:color="auto"/>
              </w:divBdr>
            </w:div>
            <w:div w:id="1815414113">
              <w:marLeft w:val="0"/>
              <w:marRight w:val="0"/>
              <w:marTop w:val="0"/>
              <w:marBottom w:val="0"/>
              <w:divBdr>
                <w:top w:val="none" w:sz="0" w:space="0" w:color="auto"/>
                <w:left w:val="none" w:sz="0" w:space="0" w:color="auto"/>
                <w:bottom w:val="none" w:sz="0" w:space="0" w:color="auto"/>
                <w:right w:val="none" w:sz="0" w:space="0" w:color="auto"/>
              </w:divBdr>
            </w:div>
            <w:div w:id="1821537971">
              <w:marLeft w:val="0"/>
              <w:marRight w:val="0"/>
              <w:marTop w:val="0"/>
              <w:marBottom w:val="0"/>
              <w:divBdr>
                <w:top w:val="none" w:sz="0" w:space="0" w:color="auto"/>
                <w:left w:val="none" w:sz="0" w:space="0" w:color="auto"/>
                <w:bottom w:val="none" w:sz="0" w:space="0" w:color="auto"/>
                <w:right w:val="none" w:sz="0" w:space="0" w:color="auto"/>
              </w:divBdr>
            </w:div>
            <w:div w:id="1827935718">
              <w:marLeft w:val="0"/>
              <w:marRight w:val="0"/>
              <w:marTop w:val="0"/>
              <w:marBottom w:val="0"/>
              <w:divBdr>
                <w:top w:val="none" w:sz="0" w:space="0" w:color="auto"/>
                <w:left w:val="none" w:sz="0" w:space="0" w:color="auto"/>
                <w:bottom w:val="none" w:sz="0" w:space="0" w:color="auto"/>
                <w:right w:val="none" w:sz="0" w:space="0" w:color="auto"/>
              </w:divBdr>
            </w:div>
            <w:div w:id="1836143528">
              <w:marLeft w:val="0"/>
              <w:marRight w:val="0"/>
              <w:marTop w:val="0"/>
              <w:marBottom w:val="0"/>
              <w:divBdr>
                <w:top w:val="none" w:sz="0" w:space="0" w:color="auto"/>
                <w:left w:val="none" w:sz="0" w:space="0" w:color="auto"/>
                <w:bottom w:val="none" w:sz="0" w:space="0" w:color="auto"/>
                <w:right w:val="none" w:sz="0" w:space="0" w:color="auto"/>
              </w:divBdr>
            </w:div>
            <w:div w:id="1852716399">
              <w:marLeft w:val="0"/>
              <w:marRight w:val="0"/>
              <w:marTop w:val="0"/>
              <w:marBottom w:val="0"/>
              <w:divBdr>
                <w:top w:val="none" w:sz="0" w:space="0" w:color="auto"/>
                <w:left w:val="none" w:sz="0" w:space="0" w:color="auto"/>
                <w:bottom w:val="none" w:sz="0" w:space="0" w:color="auto"/>
                <w:right w:val="none" w:sz="0" w:space="0" w:color="auto"/>
              </w:divBdr>
            </w:div>
            <w:div w:id="1876886740">
              <w:marLeft w:val="0"/>
              <w:marRight w:val="0"/>
              <w:marTop w:val="0"/>
              <w:marBottom w:val="0"/>
              <w:divBdr>
                <w:top w:val="none" w:sz="0" w:space="0" w:color="auto"/>
                <w:left w:val="none" w:sz="0" w:space="0" w:color="auto"/>
                <w:bottom w:val="none" w:sz="0" w:space="0" w:color="auto"/>
                <w:right w:val="none" w:sz="0" w:space="0" w:color="auto"/>
              </w:divBdr>
            </w:div>
            <w:div w:id="1886677677">
              <w:marLeft w:val="0"/>
              <w:marRight w:val="0"/>
              <w:marTop w:val="0"/>
              <w:marBottom w:val="0"/>
              <w:divBdr>
                <w:top w:val="none" w:sz="0" w:space="0" w:color="auto"/>
                <w:left w:val="none" w:sz="0" w:space="0" w:color="auto"/>
                <w:bottom w:val="none" w:sz="0" w:space="0" w:color="auto"/>
                <w:right w:val="none" w:sz="0" w:space="0" w:color="auto"/>
              </w:divBdr>
            </w:div>
            <w:div w:id="1891114462">
              <w:marLeft w:val="0"/>
              <w:marRight w:val="0"/>
              <w:marTop w:val="0"/>
              <w:marBottom w:val="0"/>
              <w:divBdr>
                <w:top w:val="none" w:sz="0" w:space="0" w:color="auto"/>
                <w:left w:val="none" w:sz="0" w:space="0" w:color="auto"/>
                <w:bottom w:val="none" w:sz="0" w:space="0" w:color="auto"/>
                <w:right w:val="none" w:sz="0" w:space="0" w:color="auto"/>
              </w:divBdr>
            </w:div>
            <w:div w:id="1893730524">
              <w:marLeft w:val="0"/>
              <w:marRight w:val="0"/>
              <w:marTop w:val="0"/>
              <w:marBottom w:val="0"/>
              <w:divBdr>
                <w:top w:val="none" w:sz="0" w:space="0" w:color="auto"/>
                <w:left w:val="none" w:sz="0" w:space="0" w:color="auto"/>
                <w:bottom w:val="none" w:sz="0" w:space="0" w:color="auto"/>
                <w:right w:val="none" w:sz="0" w:space="0" w:color="auto"/>
              </w:divBdr>
            </w:div>
            <w:div w:id="1900356660">
              <w:marLeft w:val="0"/>
              <w:marRight w:val="0"/>
              <w:marTop w:val="0"/>
              <w:marBottom w:val="0"/>
              <w:divBdr>
                <w:top w:val="none" w:sz="0" w:space="0" w:color="auto"/>
                <w:left w:val="none" w:sz="0" w:space="0" w:color="auto"/>
                <w:bottom w:val="none" w:sz="0" w:space="0" w:color="auto"/>
                <w:right w:val="none" w:sz="0" w:space="0" w:color="auto"/>
              </w:divBdr>
            </w:div>
            <w:div w:id="1933708007">
              <w:marLeft w:val="0"/>
              <w:marRight w:val="0"/>
              <w:marTop w:val="0"/>
              <w:marBottom w:val="0"/>
              <w:divBdr>
                <w:top w:val="none" w:sz="0" w:space="0" w:color="auto"/>
                <w:left w:val="none" w:sz="0" w:space="0" w:color="auto"/>
                <w:bottom w:val="none" w:sz="0" w:space="0" w:color="auto"/>
                <w:right w:val="none" w:sz="0" w:space="0" w:color="auto"/>
              </w:divBdr>
            </w:div>
            <w:div w:id="1951163976">
              <w:marLeft w:val="0"/>
              <w:marRight w:val="0"/>
              <w:marTop w:val="0"/>
              <w:marBottom w:val="0"/>
              <w:divBdr>
                <w:top w:val="none" w:sz="0" w:space="0" w:color="auto"/>
                <w:left w:val="none" w:sz="0" w:space="0" w:color="auto"/>
                <w:bottom w:val="none" w:sz="0" w:space="0" w:color="auto"/>
                <w:right w:val="none" w:sz="0" w:space="0" w:color="auto"/>
              </w:divBdr>
            </w:div>
            <w:div w:id="1964386436">
              <w:marLeft w:val="0"/>
              <w:marRight w:val="0"/>
              <w:marTop w:val="0"/>
              <w:marBottom w:val="0"/>
              <w:divBdr>
                <w:top w:val="none" w:sz="0" w:space="0" w:color="auto"/>
                <w:left w:val="none" w:sz="0" w:space="0" w:color="auto"/>
                <w:bottom w:val="none" w:sz="0" w:space="0" w:color="auto"/>
                <w:right w:val="none" w:sz="0" w:space="0" w:color="auto"/>
              </w:divBdr>
            </w:div>
            <w:div w:id="1986547215">
              <w:marLeft w:val="0"/>
              <w:marRight w:val="0"/>
              <w:marTop w:val="0"/>
              <w:marBottom w:val="0"/>
              <w:divBdr>
                <w:top w:val="none" w:sz="0" w:space="0" w:color="auto"/>
                <w:left w:val="none" w:sz="0" w:space="0" w:color="auto"/>
                <w:bottom w:val="none" w:sz="0" w:space="0" w:color="auto"/>
                <w:right w:val="none" w:sz="0" w:space="0" w:color="auto"/>
              </w:divBdr>
            </w:div>
            <w:div w:id="2008827913">
              <w:marLeft w:val="0"/>
              <w:marRight w:val="0"/>
              <w:marTop w:val="0"/>
              <w:marBottom w:val="0"/>
              <w:divBdr>
                <w:top w:val="none" w:sz="0" w:space="0" w:color="auto"/>
                <w:left w:val="none" w:sz="0" w:space="0" w:color="auto"/>
                <w:bottom w:val="none" w:sz="0" w:space="0" w:color="auto"/>
                <w:right w:val="none" w:sz="0" w:space="0" w:color="auto"/>
              </w:divBdr>
            </w:div>
            <w:div w:id="2034647115">
              <w:marLeft w:val="0"/>
              <w:marRight w:val="0"/>
              <w:marTop w:val="0"/>
              <w:marBottom w:val="0"/>
              <w:divBdr>
                <w:top w:val="none" w:sz="0" w:space="0" w:color="auto"/>
                <w:left w:val="none" w:sz="0" w:space="0" w:color="auto"/>
                <w:bottom w:val="none" w:sz="0" w:space="0" w:color="auto"/>
                <w:right w:val="none" w:sz="0" w:space="0" w:color="auto"/>
              </w:divBdr>
            </w:div>
            <w:div w:id="2035106824">
              <w:marLeft w:val="0"/>
              <w:marRight w:val="0"/>
              <w:marTop w:val="0"/>
              <w:marBottom w:val="0"/>
              <w:divBdr>
                <w:top w:val="none" w:sz="0" w:space="0" w:color="auto"/>
                <w:left w:val="none" w:sz="0" w:space="0" w:color="auto"/>
                <w:bottom w:val="none" w:sz="0" w:space="0" w:color="auto"/>
                <w:right w:val="none" w:sz="0" w:space="0" w:color="auto"/>
              </w:divBdr>
            </w:div>
            <w:div w:id="2050717143">
              <w:marLeft w:val="0"/>
              <w:marRight w:val="0"/>
              <w:marTop w:val="0"/>
              <w:marBottom w:val="0"/>
              <w:divBdr>
                <w:top w:val="none" w:sz="0" w:space="0" w:color="auto"/>
                <w:left w:val="none" w:sz="0" w:space="0" w:color="auto"/>
                <w:bottom w:val="none" w:sz="0" w:space="0" w:color="auto"/>
                <w:right w:val="none" w:sz="0" w:space="0" w:color="auto"/>
              </w:divBdr>
            </w:div>
            <w:div w:id="2057193843">
              <w:marLeft w:val="0"/>
              <w:marRight w:val="0"/>
              <w:marTop w:val="0"/>
              <w:marBottom w:val="0"/>
              <w:divBdr>
                <w:top w:val="none" w:sz="0" w:space="0" w:color="auto"/>
                <w:left w:val="none" w:sz="0" w:space="0" w:color="auto"/>
                <w:bottom w:val="none" w:sz="0" w:space="0" w:color="auto"/>
                <w:right w:val="none" w:sz="0" w:space="0" w:color="auto"/>
              </w:divBdr>
            </w:div>
            <w:div w:id="2057772802">
              <w:marLeft w:val="0"/>
              <w:marRight w:val="0"/>
              <w:marTop w:val="0"/>
              <w:marBottom w:val="0"/>
              <w:divBdr>
                <w:top w:val="none" w:sz="0" w:space="0" w:color="auto"/>
                <w:left w:val="none" w:sz="0" w:space="0" w:color="auto"/>
                <w:bottom w:val="none" w:sz="0" w:space="0" w:color="auto"/>
                <w:right w:val="none" w:sz="0" w:space="0" w:color="auto"/>
              </w:divBdr>
            </w:div>
            <w:div w:id="2129155240">
              <w:marLeft w:val="0"/>
              <w:marRight w:val="0"/>
              <w:marTop w:val="0"/>
              <w:marBottom w:val="0"/>
              <w:divBdr>
                <w:top w:val="none" w:sz="0" w:space="0" w:color="auto"/>
                <w:left w:val="none" w:sz="0" w:space="0" w:color="auto"/>
                <w:bottom w:val="none" w:sz="0" w:space="0" w:color="auto"/>
                <w:right w:val="none" w:sz="0" w:space="0" w:color="auto"/>
              </w:divBdr>
            </w:div>
            <w:div w:id="213092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84596">
      <w:bodyDiv w:val="1"/>
      <w:marLeft w:val="0"/>
      <w:marRight w:val="0"/>
      <w:marTop w:val="0"/>
      <w:marBottom w:val="0"/>
      <w:divBdr>
        <w:top w:val="none" w:sz="0" w:space="0" w:color="auto"/>
        <w:left w:val="none" w:sz="0" w:space="0" w:color="auto"/>
        <w:bottom w:val="none" w:sz="0" w:space="0" w:color="auto"/>
        <w:right w:val="none" w:sz="0" w:space="0" w:color="auto"/>
      </w:divBdr>
      <w:divsChild>
        <w:div w:id="174461721">
          <w:marLeft w:val="0"/>
          <w:marRight w:val="0"/>
          <w:marTop w:val="0"/>
          <w:marBottom w:val="0"/>
          <w:divBdr>
            <w:top w:val="none" w:sz="0" w:space="0" w:color="auto"/>
            <w:left w:val="none" w:sz="0" w:space="0" w:color="auto"/>
            <w:bottom w:val="none" w:sz="0" w:space="0" w:color="auto"/>
            <w:right w:val="none" w:sz="0" w:space="0" w:color="auto"/>
          </w:divBdr>
          <w:divsChild>
            <w:div w:id="8455170">
              <w:marLeft w:val="0"/>
              <w:marRight w:val="0"/>
              <w:marTop w:val="0"/>
              <w:marBottom w:val="0"/>
              <w:divBdr>
                <w:top w:val="none" w:sz="0" w:space="0" w:color="auto"/>
                <w:left w:val="none" w:sz="0" w:space="0" w:color="auto"/>
                <w:bottom w:val="none" w:sz="0" w:space="0" w:color="auto"/>
                <w:right w:val="none" w:sz="0" w:space="0" w:color="auto"/>
              </w:divBdr>
            </w:div>
            <w:div w:id="9844110">
              <w:marLeft w:val="0"/>
              <w:marRight w:val="0"/>
              <w:marTop w:val="0"/>
              <w:marBottom w:val="0"/>
              <w:divBdr>
                <w:top w:val="none" w:sz="0" w:space="0" w:color="auto"/>
                <w:left w:val="none" w:sz="0" w:space="0" w:color="auto"/>
                <w:bottom w:val="none" w:sz="0" w:space="0" w:color="auto"/>
                <w:right w:val="none" w:sz="0" w:space="0" w:color="auto"/>
              </w:divBdr>
            </w:div>
            <w:div w:id="11418137">
              <w:marLeft w:val="0"/>
              <w:marRight w:val="0"/>
              <w:marTop w:val="0"/>
              <w:marBottom w:val="0"/>
              <w:divBdr>
                <w:top w:val="none" w:sz="0" w:space="0" w:color="auto"/>
                <w:left w:val="none" w:sz="0" w:space="0" w:color="auto"/>
                <w:bottom w:val="none" w:sz="0" w:space="0" w:color="auto"/>
                <w:right w:val="none" w:sz="0" w:space="0" w:color="auto"/>
              </w:divBdr>
            </w:div>
            <w:div w:id="13456812">
              <w:marLeft w:val="0"/>
              <w:marRight w:val="0"/>
              <w:marTop w:val="0"/>
              <w:marBottom w:val="0"/>
              <w:divBdr>
                <w:top w:val="none" w:sz="0" w:space="0" w:color="auto"/>
                <w:left w:val="none" w:sz="0" w:space="0" w:color="auto"/>
                <w:bottom w:val="none" w:sz="0" w:space="0" w:color="auto"/>
                <w:right w:val="none" w:sz="0" w:space="0" w:color="auto"/>
              </w:divBdr>
            </w:div>
            <w:div w:id="30617965">
              <w:marLeft w:val="0"/>
              <w:marRight w:val="0"/>
              <w:marTop w:val="0"/>
              <w:marBottom w:val="0"/>
              <w:divBdr>
                <w:top w:val="none" w:sz="0" w:space="0" w:color="auto"/>
                <w:left w:val="none" w:sz="0" w:space="0" w:color="auto"/>
                <w:bottom w:val="none" w:sz="0" w:space="0" w:color="auto"/>
                <w:right w:val="none" w:sz="0" w:space="0" w:color="auto"/>
              </w:divBdr>
            </w:div>
            <w:div w:id="84351807">
              <w:marLeft w:val="0"/>
              <w:marRight w:val="0"/>
              <w:marTop w:val="0"/>
              <w:marBottom w:val="0"/>
              <w:divBdr>
                <w:top w:val="none" w:sz="0" w:space="0" w:color="auto"/>
                <w:left w:val="none" w:sz="0" w:space="0" w:color="auto"/>
                <w:bottom w:val="none" w:sz="0" w:space="0" w:color="auto"/>
                <w:right w:val="none" w:sz="0" w:space="0" w:color="auto"/>
              </w:divBdr>
            </w:div>
            <w:div w:id="86390936">
              <w:marLeft w:val="0"/>
              <w:marRight w:val="0"/>
              <w:marTop w:val="0"/>
              <w:marBottom w:val="0"/>
              <w:divBdr>
                <w:top w:val="none" w:sz="0" w:space="0" w:color="auto"/>
                <w:left w:val="none" w:sz="0" w:space="0" w:color="auto"/>
                <w:bottom w:val="none" w:sz="0" w:space="0" w:color="auto"/>
                <w:right w:val="none" w:sz="0" w:space="0" w:color="auto"/>
              </w:divBdr>
            </w:div>
            <w:div w:id="92629537">
              <w:marLeft w:val="0"/>
              <w:marRight w:val="0"/>
              <w:marTop w:val="0"/>
              <w:marBottom w:val="0"/>
              <w:divBdr>
                <w:top w:val="none" w:sz="0" w:space="0" w:color="auto"/>
                <w:left w:val="none" w:sz="0" w:space="0" w:color="auto"/>
                <w:bottom w:val="none" w:sz="0" w:space="0" w:color="auto"/>
                <w:right w:val="none" w:sz="0" w:space="0" w:color="auto"/>
              </w:divBdr>
            </w:div>
            <w:div w:id="112948980">
              <w:marLeft w:val="0"/>
              <w:marRight w:val="0"/>
              <w:marTop w:val="0"/>
              <w:marBottom w:val="0"/>
              <w:divBdr>
                <w:top w:val="none" w:sz="0" w:space="0" w:color="auto"/>
                <w:left w:val="none" w:sz="0" w:space="0" w:color="auto"/>
                <w:bottom w:val="none" w:sz="0" w:space="0" w:color="auto"/>
                <w:right w:val="none" w:sz="0" w:space="0" w:color="auto"/>
              </w:divBdr>
            </w:div>
            <w:div w:id="118183604">
              <w:marLeft w:val="0"/>
              <w:marRight w:val="0"/>
              <w:marTop w:val="0"/>
              <w:marBottom w:val="0"/>
              <w:divBdr>
                <w:top w:val="none" w:sz="0" w:space="0" w:color="auto"/>
                <w:left w:val="none" w:sz="0" w:space="0" w:color="auto"/>
                <w:bottom w:val="none" w:sz="0" w:space="0" w:color="auto"/>
                <w:right w:val="none" w:sz="0" w:space="0" w:color="auto"/>
              </w:divBdr>
            </w:div>
            <w:div w:id="120850362">
              <w:marLeft w:val="0"/>
              <w:marRight w:val="0"/>
              <w:marTop w:val="0"/>
              <w:marBottom w:val="0"/>
              <w:divBdr>
                <w:top w:val="none" w:sz="0" w:space="0" w:color="auto"/>
                <w:left w:val="none" w:sz="0" w:space="0" w:color="auto"/>
                <w:bottom w:val="none" w:sz="0" w:space="0" w:color="auto"/>
                <w:right w:val="none" w:sz="0" w:space="0" w:color="auto"/>
              </w:divBdr>
            </w:div>
            <w:div w:id="140970424">
              <w:marLeft w:val="0"/>
              <w:marRight w:val="0"/>
              <w:marTop w:val="0"/>
              <w:marBottom w:val="0"/>
              <w:divBdr>
                <w:top w:val="none" w:sz="0" w:space="0" w:color="auto"/>
                <w:left w:val="none" w:sz="0" w:space="0" w:color="auto"/>
                <w:bottom w:val="none" w:sz="0" w:space="0" w:color="auto"/>
                <w:right w:val="none" w:sz="0" w:space="0" w:color="auto"/>
              </w:divBdr>
            </w:div>
            <w:div w:id="167522184">
              <w:marLeft w:val="0"/>
              <w:marRight w:val="0"/>
              <w:marTop w:val="0"/>
              <w:marBottom w:val="0"/>
              <w:divBdr>
                <w:top w:val="none" w:sz="0" w:space="0" w:color="auto"/>
                <w:left w:val="none" w:sz="0" w:space="0" w:color="auto"/>
                <w:bottom w:val="none" w:sz="0" w:space="0" w:color="auto"/>
                <w:right w:val="none" w:sz="0" w:space="0" w:color="auto"/>
              </w:divBdr>
            </w:div>
            <w:div w:id="229927167">
              <w:marLeft w:val="0"/>
              <w:marRight w:val="0"/>
              <w:marTop w:val="0"/>
              <w:marBottom w:val="0"/>
              <w:divBdr>
                <w:top w:val="none" w:sz="0" w:space="0" w:color="auto"/>
                <w:left w:val="none" w:sz="0" w:space="0" w:color="auto"/>
                <w:bottom w:val="none" w:sz="0" w:space="0" w:color="auto"/>
                <w:right w:val="none" w:sz="0" w:space="0" w:color="auto"/>
              </w:divBdr>
            </w:div>
            <w:div w:id="263735151">
              <w:marLeft w:val="0"/>
              <w:marRight w:val="0"/>
              <w:marTop w:val="0"/>
              <w:marBottom w:val="0"/>
              <w:divBdr>
                <w:top w:val="none" w:sz="0" w:space="0" w:color="auto"/>
                <w:left w:val="none" w:sz="0" w:space="0" w:color="auto"/>
                <w:bottom w:val="none" w:sz="0" w:space="0" w:color="auto"/>
                <w:right w:val="none" w:sz="0" w:space="0" w:color="auto"/>
              </w:divBdr>
            </w:div>
            <w:div w:id="264963150">
              <w:marLeft w:val="0"/>
              <w:marRight w:val="0"/>
              <w:marTop w:val="0"/>
              <w:marBottom w:val="0"/>
              <w:divBdr>
                <w:top w:val="none" w:sz="0" w:space="0" w:color="auto"/>
                <w:left w:val="none" w:sz="0" w:space="0" w:color="auto"/>
                <w:bottom w:val="none" w:sz="0" w:space="0" w:color="auto"/>
                <w:right w:val="none" w:sz="0" w:space="0" w:color="auto"/>
              </w:divBdr>
            </w:div>
            <w:div w:id="266085275">
              <w:marLeft w:val="0"/>
              <w:marRight w:val="0"/>
              <w:marTop w:val="0"/>
              <w:marBottom w:val="0"/>
              <w:divBdr>
                <w:top w:val="none" w:sz="0" w:space="0" w:color="auto"/>
                <w:left w:val="none" w:sz="0" w:space="0" w:color="auto"/>
                <w:bottom w:val="none" w:sz="0" w:space="0" w:color="auto"/>
                <w:right w:val="none" w:sz="0" w:space="0" w:color="auto"/>
              </w:divBdr>
            </w:div>
            <w:div w:id="281888994">
              <w:marLeft w:val="0"/>
              <w:marRight w:val="0"/>
              <w:marTop w:val="0"/>
              <w:marBottom w:val="0"/>
              <w:divBdr>
                <w:top w:val="none" w:sz="0" w:space="0" w:color="auto"/>
                <w:left w:val="none" w:sz="0" w:space="0" w:color="auto"/>
                <w:bottom w:val="none" w:sz="0" w:space="0" w:color="auto"/>
                <w:right w:val="none" w:sz="0" w:space="0" w:color="auto"/>
              </w:divBdr>
            </w:div>
            <w:div w:id="286207639">
              <w:marLeft w:val="0"/>
              <w:marRight w:val="0"/>
              <w:marTop w:val="0"/>
              <w:marBottom w:val="0"/>
              <w:divBdr>
                <w:top w:val="none" w:sz="0" w:space="0" w:color="auto"/>
                <w:left w:val="none" w:sz="0" w:space="0" w:color="auto"/>
                <w:bottom w:val="none" w:sz="0" w:space="0" w:color="auto"/>
                <w:right w:val="none" w:sz="0" w:space="0" w:color="auto"/>
              </w:divBdr>
            </w:div>
            <w:div w:id="287510211">
              <w:marLeft w:val="0"/>
              <w:marRight w:val="0"/>
              <w:marTop w:val="0"/>
              <w:marBottom w:val="0"/>
              <w:divBdr>
                <w:top w:val="none" w:sz="0" w:space="0" w:color="auto"/>
                <w:left w:val="none" w:sz="0" w:space="0" w:color="auto"/>
                <w:bottom w:val="none" w:sz="0" w:space="0" w:color="auto"/>
                <w:right w:val="none" w:sz="0" w:space="0" w:color="auto"/>
              </w:divBdr>
            </w:div>
            <w:div w:id="289559494">
              <w:marLeft w:val="0"/>
              <w:marRight w:val="0"/>
              <w:marTop w:val="0"/>
              <w:marBottom w:val="0"/>
              <w:divBdr>
                <w:top w:val="none" w:sz="0" w:space="0" w:color="auto"/>
                <w:left w:val="none" w:sz="0" w:space="0" w:color="auto"/>
                <w:bottom w:val="none" w:sz="0" w:space="0" w:color="auto"/>
                <w:right w:val="none" w:sz="0" w:space="0" w:color="auto"/>
              </w:divBdr>
            </w:div>
            <w:div w:id="302584238">
              <w:marLeft w:val="0"/>
              <w:marRight w:val="0"/>
              <w:marTop w:val="0"/>
              <w:marBottom w:val="0"/>
              <w:divBdr>
                <w:top w:val="none" w:sz="0" w:space="0" w:color="auto"/>
                <w:left w:val="none" w:sz="0" w:space="0" w:color="auto"/>
                <w:bottom w:val="none" w:sz="0" w:space="0" w:color="auto"/>
                <w:right w:val="none" w:sz="0" w:space="0" w:color="auto"/>
              </w:divBdr>
            </w:div>
            <w:div w:id="304506274">
              <w:marLeft w:val="0"/>
              <w:marRight w:val="0"/>
              <w:marTop w:val="0"/>
              <w:marBottom w:val="0"/>
              <w:divBdr>
                <w:top w:val="none" w:sz="0" w:space="0" w:color="auto"/>
                <w:left w:val="none" w:sz="0" w:space="0" w:color="auto"/>
                <w:bottom w:val="none" w:sz="0" w:space="0" w:color="auto"/>
                <w:right w:val="none" w:sz="0" w:space="0" w:color="auto"/>
              </w:divBdr>
            </w:div>
            <w:div w:id="324667594">
              <w:marLeft w:val="0"/>
              <w:marRight w:val="0"/>
              <w:marTop w:val="0"/>
              <w:marBottom w:val="0"/>
              <w:divBdr>
                <w:top w:val="none" w:sz="0" w:space="0" w:color="auto"/>
                <w:left w:val="none" w:sz="0" w:space="0" w:color="auto"/>
                <w:bottom w:val="none" w:sz="0" w:space="0" w:color="auto"/>
                <w:right w:val="none" w:sz="0" w:space="0" w:color="auto"/>
              </w:divBdr>
            </w:div>
            <w:div w:id="330958622">
              <w:marLeft w:val="0"/>
              <w:marRight w:val="0"/>
              <w:marTop w:val="0"/>
              <w:marBottom w:val="0"/>
              <w:divBdr>
                <w:top w:val="none" w:sz="0" w:space="0" w:color="auto"/>
                <w:left w:val="none" w:sz="0" w:space="0" w:color="auto"/>
                <w:bottom w:val="none" w:sz="0" w:space="0" w:color="auto"/>
                <w:right w:val="none" w:sz="0" w:space="0" w:color="auto"/>
              </w:divBdr>
            </w:div>
            <w:div w:id="335498355">
              <w:marLeft w:val="0"/>
              <w:marRight w:val="0"/>
              <w:marTop w:val="0"/>
              <w:marBottom w:val="0"/>
              <w:divBdr>
                <w:top w:val="none" w:sz="0" w:space="0" w:color="auto"/>
                <w:left w:val="none" w:sz="0" w:space="0" w:color="auto"/>
                <w:bottom w:val="none" w:sz="0" w:space="0" w:color="auto"/>
                <w:right w:val="none" w:sz="0" w:space="0" w:color="auto"/>
              </w:divBdr>
            </w:div>
            <w:div w:id="339432137">
              <w:marLeft w:val="0"/>
              <w:marRight w:val="0"/>
              <w:marTop w:val="0"/>
              <w:marBottom w:val="0"/>
              <w:divBdr>
                <w:top w:val="none" w:sz="0" w:space="0" w:color="auto"/>
                <w:left w:val="none" w:sz="0" w:space="0" w:color="auto"/>
                <w:bottom w:val="none" w:sz="0" w:space="0" w:color="auto"/>
                <w:right w:val="none" w:sz="0" w:space="0" w:color="auto"/>
              </w:divBdr>
            </w:div>
            <w:div w:id="382486104">
              <w:marLeft w:val="0"/>
              <w:marRight w:val="0"/>
              <w:marTop w:val="0"/>
              <w:marBottom w:val="0"/>
              <w:divBdr>
                <w:top w:val="none" w:sz="0" w:space="0" w:color="auto"/>
                <w:left w:val="none" w:sz="0" w:space="0" w:color="auto"/>
                <w:bottom w:val="none" w:sz="0" w:space="0" w:color="auto"/>
                <w:right w:val="none" w:sz="0" w:space="0" w:color="auto"/>
              </w:divBdr>
            </w:div>
            <w:div w:id="403064169">
              <w:marLeft w:val="0"/>
              <w:marRight w:val="0"/>
              <w:marTop w:val="0"/>
              <w:marBottom w:val="0"/>
              <w:divBdr>
                <w:top w:val="none" w:sz="0" w:space="0" w:color="auto"/>
                <w:left w:val="none" w:sz="0" w:space="0" w:color="auto"/>
                <w:bottom w:val="none" w:sz="0" w:space="0" w:color="auto"/>
                <w:right w:val="none" w:sz="0" w:space="0" w:color="auto"/>
              </w:divBdr>
            </w:div>
            <w:div w:id="403571619">
              <w:marLeft w:val="0"/>
              <w:marRight w:val="0"/>
              <w:marTop w:val="0"/>
              <w:marBottom w:val="0"/>
              <w:divBdr>
                <w:top w:val="none" w:sz="0" w:space="0" w:color="auto"/>
                <w:left w:val="none" w:sz="0" w:space="0" w:color="auto"/>
                <w:bottom w:val="none" w:sz="0" w:space="0" w:color="auto"/>
                <w:right w:val="none" w:sz="0" w:space="0" w:color="auto"/>
              </w:divBdr>
            </w:div>
            <w:div w:id="430203266">
              <w:marLeft w:val="0"/>
              <w:marRight w:val="0"/>
              <w:marTop w:val="0"/>
              <w:marBottom w:val="0"/>
              <w:divBdr>
                <w:top w:val="none" w:sz="0" w:space="0" w:color="auto"/>
                <w:left w:val="none" w:sz="0" w:space="0" w:color="auto"/>
                <w:bottom w:val="none" w:sz="0" w:space="0" w:color="auto"/>
                <w:right w:val="none" w:sz="0" w:space="0" w:color="auto"/>
              </w:divBdr>
            </w:div>
            <w:div w:id="437067258">
              <w:marLeft w:val="0"/>
              <w:marRight w:val="0"/>
              <w:marTop w:val="0"/>
              <w:marBottom w:val="0"/>
              <w:divBdr>
                <w:top w:val="none" w:sz="0" w:space="0" w:color="auto"/>
                <w:left w:val="none" w:sz="0" w:space="0" w:color="auto"/>
                <w:bottom w:val="none" w:sz="0" w:space="0" w:color="auto"/>
                <w:right w:val="none" w:sz="0" w:space="0" w:color="auto"/>
              </w:divBdr>
            </w:div>
            <w:div w:id="446706244">
              <w:marLeft w:val="0"/>
              <w:marRight w:val="0"/>
              <w:marTop w:val="0"/>
              <w:marBottom w:val="0"/>
              <w:divBdr>
                <w:top w:val="none" w:sz="0" w:space="0" w:color="auto"/>
                <w:left w:val="none" w:sz="0" w:space="0" w:color="auto"/>
                <w:bottom w:val="none" w:sz="0" w:space="0" w:color="auto"/>
                <w:right w:val="none" w:sz="0" w:space="0" w:color="auto"/>
              </w:divBdr>
            </w:div>
            <w:div w:id="454297873">
              <w:marLeft w:val="0"/>
              <w:marRight w:val="0"/>
              <w:marTop w:val="0"/>
              <w:marBottom w:val="0"/>
              <w:divBdr>
                <w:top w:val="none" w:sz="0" w:space="0" w:color="auto"/>
                <w:left w:val="none" w:sz="0" w:space="0" w:color="auto"/>
                <w:bottom w:val="none" w:sz="0" w:space="0" w:color="auto"/>
                <w:right w:val="none" w:sz="0" w:space="0" w:color="auto"/>
              </w:divBdr>
            </w:div>
            <w:div w:id="463546760">
              <w:marLeft w:val="0"/>
              <w:marRight w:val="0"/>
              <w:marTop w:val="0"/>
              <w:marBottom w:val="0"/>
              <w:divBdr>
                <w:top w:val="none" w:sz="0" w:space="0" w:color="auto"/>
                <w:left w:val="none" w:sz="0" w:space="0" w:color="auto"/>
                <w:bottom w:val="none" w:sz="0" w:space="0" w:color="auto"/>
                <w:right w:val="none" w:sz="0" w:space="0" w:color="auto"/>
              </w:divBdr>
            </w:div>
            <w:div w:id="466893505">
              <w:marLeft w:val="0"/>
              <w:marRight w:val="0"/>
              <w:marTop w:val="0"/>
              <w:marBottom w:val="0"/>
              <w:divBdr>
                <w:top w:val="none" w:sz="0" w:space="0" w:color="auto"/>
                <w:left w:val="none" w:sz="0" w:space="0" w:color="auto"/>
                <w:bottom w:val="none" w:sz="0" w:space="0" w:color="auto"/>
                <w:right w:val="none" w:sz="0" w:space="0" w:color="auto"/>
              </w:divBdr>
            </w:div>
            <w:div w:id="497431172">
              <w:marLeft w:val="0"/>
              <w:marRight w:val="0"/>
              <w:marTop w:val="0"/>
              <w:marBottom w:val="0"/>
              <w:divBdr>
                <w:top w:val="none" w:sz="0" w:space="0" w:color="auto"/>
                <w:left w:val="none" w:sz="0" w:space="0" w:color="auto"/>
                <w:bottom w:val="none" w:sz="0" w:space="0" w:color="auto"/>
                <w:right w:val="none" w:sz="0" w:space="0" w:color="auto"/>
              </w:divBdr>
            </w:div>
            <w:div w:id="510461407">
              <w:marLeft w:val="0"/>
              <w:marRight w:val="0"/>
              <w:marTop w:val="0"/>
              <w:marBottom w:val="0"/>
              <w:divBdr>
                <w:top w:val="none" w:sz="0" w:space="0" w:color="auto"/>
                <w:left w:val="none" w:sz="0" w:space="0" w:color="auto"/>
                <w:bottom w:val="none" w:sz="0" w:space="0" w:color="auto"/>
                <w:right w:val="none" w:sz="0" w:space="0" w:color="auto"/>
              </w:divBdr>
            </w:div>
            <w:div w:id="515467075">
              <w:marLeft w:val="0"/>
              <w:marRight w:val="0"/>
              <w:marTop w:val="0"/>
              <w:marBottom w:val="0"/>
              <w:divBdr>
                <w:top w:val="none" w:sz="0" w:space="0" w:color="auto"/>
                <w:left w:val="none" w:sz="0" w:space="0" w:color="auto"/>
                <w:bottom w:val="none" w:sz="0" w:space="0" w:color="auto"/>
                <w:right w:val="none" w:sz="0" w:space="0" w:color="auto"/>
              </w:divBdr>
            </w:div>
            <w:div w:id="552886480">
              <w:marLeft w:val="0"/>
              <w:marRight w:val="0"/>
              <w:marTop w:val="0"/>
              <w:marBottom w:val="0"/>
              <w:divBdr>
                <w:top w:val="none" w:sz="0" w:space="0" w:color="auto"/>
                <w:left w:val="none" w:sz="0" w:space="0" w:color="auto"/>
                <w:bottom w:val="none" w:sz="0" w:space="0" w:color="auto"/>
                <w:right w:val="none" w:sz="0" w:space="0" w:color="auto"/>
              </w:divBdr>
            </w:div>
            <w:div w:id="554590315">
              <w:marLeft w:val="0"/>
              <w:marRight w:val="0"/>
              <w:marTop w:val="0"/>
              <w:marBottom w:val="0"/>
              <w:divBdr>
                <w:top w:val="none" w:sz="0" w:space="0" w:color="auto"/>
                <w:left w:val="none" w:sz="0" w:space="0" w:color="auto"/>
                <w:bottom w:val="none" w:sz="0" w:space="0" w:color="auto"/>
                <w:right w:val="none" w:sz="0" w:space="0" w:color="auto"/>
              </w:divBdr>
            </w:div>
            <w:div w:id="559174329">
              <w:marLeft w:val="0"/>
              <w:marRight w:val="0"/>
              <w:marTop w:val="0"/>
              <w:marBottom w:val="0"/>
              <w:divBdr>
                <w:top w:val="none" w:sz="0" w:space="0" w:color="auto"/>
                <w:left w:val="none" w:sz="0" w:space="0" w:color="auto"/>
                <w:bottom w:val="none" w:sz="0" w:space="0" w:color="auto"/>
                <w:right w:val="none" w:sz="0" w:space="0" w:color="auto"/>
              </w:divBdr>
            </w:div>
            <w:div w:id="571740978">
              <w:marLeft w:val="0"/>
              <w:marRight w:val="0"/>
              <w:marTop w:val="0"/>
              <w:marBottom w:val="0"/>
              <w:divBdr>
                <w:top w:val="none" w:sz="0" w:space="0" w:color="auto"/>
                <w:left w:val="none" w:sz="0" w:space="0" w:color="auto"/>
                <w:bottom w:val="none" w:sz="0" w:space="0" w:color="auto"/>
                <w:right w:val="none" w:sz="0" w:space="0" w:color="auto"/>
              </w:divBdr>
            </w:div>
            <w:div w:id="577712446">
              <w:marLeft w:val="0"/>
              <w:marRight w:val="0"/>
              <w:marTop w:val="0"/>
              <w:marBottom w:val="0"/>
              <w:divBdr>
                <w:top w:val="none" w:sz="0" w:space="0" w:color="auto"/>
                <w:left w:val="none" w:sz="0" w:space="0" w:color="auto"/>
                <w:bottom w:val="none" w:sz="0" w:space="0" w:color="auto"/>
                <w:right w:val="none" w:sz="0" w:space="0" w:color="auto"/>
              </w:divBdr>
            </w:div>
            <w:div w:id="599990223">
              <w:marLeft w:val="0"/>
              <w:marRight w:val="0"/>
              <w:marTop w:val="0"/>
              <w:marBottom w:val="0"/>
              <w:divBdr>
                <w:top w:val="none" w:sz="0" w:space="0" w:color="auto"/>
                <w:left w:val="none" w:sz="0" w:space="0" w:color="auto"/>
                <w:bottom w:val="none" w:sz="0" w:space="0" w:color="auto"/>
                <w:right w:val="none" w:sz="0" w:space="0" w:color="auto"/>
              </w:divBdr>
            </w:div>
            <w:div w:id="600375372">
              <w:marLeft w:val="0"/>
              <w:marRight w:val="0"/>
              <w:marTop w:val="0"/>
              <w:marBottom w:val="0"/>
              <w:divBdr>
                <w:top w:val="none" w:sz="0" w:space="0" w:color="auto"/>
                <w:left w:val="none" w:sz="0" w:space="0" w:color="auto"/>
                <w:bottom w:val="none" w:sz="0" w:space="0" w:color="auto"/>
                <w:right w:val="none" w:sz="0" w:space="0" w:color="auto"/>
              </w:divBdr>
            </w:div>
            <w:div w:id="608708189">
              <w:marLeft w:val="0"/>
              <w:marRight w:val="0"/>
              <w:marTop w:val="0"/>
              <w:marBottom w:val="0"/>
              <w:divBdr>
                <w:top w:val="none" w:sz="0" w:space="0" w:color="auto"/>
                <w:left w:val="none" w:sz="0" w:space="0" w:color="auto"/>
                <w:bottom w:val="none" w:sz="0" w:space="0" w:color="auto"/>
                <w:right w:val="none" w:sz="0" w:space="0" w:color="auto"/>
              </w:divBdr>
            </w:div>
            <w:div w:id="634918011">
              <w:marLeft w:val="0"/>
              <w:marRight w:val="0"/>
              <w:marTop w:val="0"/>
              <w:marBottom w:val="0"/>
              <w:divBdr>
                <w:top w:val="none" w:sz="0" w:space="0" w:color="auto"/>
                <w:left w:val="none" w:sz="0" w:space="0" w:color="auto"/>
                <w:bottom w:val="none" w:sz="0" w:space="0" w:color="auto"/>
                <w:right w:val="none" w:sz="0" w:space="0" w:color="auto"/>
              </w:divBdr>
            </w:div>
            <w:div w:id="635766582">
              <w:marLeft w:val="0"/>
              <w:marRight w:val="0"/>
              <w:marTop w:val="0"/>
              <w:marBottom w:val="0"/>
              <w:divBdr>
                <w:top w:val="none" w:sz="0" w:space="0" w:color="auto"/>
                <w:left w:val="none" w:sz="0" w:space="0" w:color="auto"/>
                <w:bottom w:val="none" w:sz="0" w:space="0" w:color="auto"/>
                <w:right w:val="none" w:sz="0" w:space="0" w:color="auto"/>
              </w:divBdr>
            </w:div>
            <w:div w:id="646320334">
              <w:marLeft w:val="0"/>
              <w:marRight w:val="0"/>
              <w:marTop w:val="0"/>
              <w:marBottom w:val="0"/>
              <w:divBdr>
                <w:top w:val="none" w:sz="0" w:space="0" w:color="auto"/>
                <w:left w:val="none" w:sz="0" w:space="0" w:color="auto"/>
                <w:bottom w:val="none" w:sz="0" w:space="0" w:color="auto"/>
                <w:right w:val="none" w:sz="0" w:space="0" w:color="auto"/>
              </w:divBdr>
            </w:div>
            <w:div w:id="647975658">
              <w:marLeft w:val="0"/>
              <w:marRight w:val="0"/>
              <w:marTop w:val="0"/>
              <w:marBottom w:val="0"/>
              <w:divBdr>
                <w:top w:val="none" w:sz="0" w:space="0" w:color="auto"/>
                <w:left w:val="none" w:sz="0" w:space="0" w:color="auto"/>
                <w:bottom w:val="none" w:sz="0" w:space="0" w:color="auto"/>
                <w:right w:val="none" w:sz="0" w:space="0" w:color="auto"/>
              </w:divBdr>
            </w:div>
            <w:div w:id="656999358">
              <w:marLeft w:val="0"/>
              <w:marRight w:val="0"/>
              <w:marTop w:val="0"/>
              <w:marBottom w:val="0"/>
              <w:divBdr>
                <w:top w:val="none" w:sz="0" w:space="0" w:color="auto"/>
                <w:left w:val="none" w:sz="0" w:space="0" w:color="auto"/>
                <w:bottom w:val="none" w:sz="0" w:space="0" w:color="auto"/>
                <w:right w:val="none" w:sz="0" w:space="0" w:color="auto"/>
              </w:divBdr>
            </w:div>
            <w:div w:id="686298888">
              <w:marLeft w:val="0"/>
              <w:marRight w:val="0"/>
              <w:marTop w:val="0"/>
              <w:marBottom w:val="0"/>
              <w:divBdr>
                <w:top w:val="none" w:sz="0" w:space="0" w:color="auto"/>
                <w:left w:val="none" w:sz="0" w:space="0" w:color="auto"/>
                <w:bottom w:val="none" w:sz="0" w:space="0" w:color="auto"/>
                <w:right w:val="none" w:sz="0" w:space="0" w:color="auto"/>
              </w:divBdr>
            </w:div>
            <w:div w:id="715469759">
              <w:marLeft w:val="0"/>
              <w:marRight w:val="0"/>
              <w:marTop w:val="0"/>
              <w:marBottom w:val="0"/>
              <w:divBdr>
                <w:top w:val="none" w:sz="0" w:space="0" w:color="auto"/>
                <w:left w:val="none" w:sz="0" w:space="0" w:color="auto"/>
                <w:bottom w:val="none" w:sz="0" w:space="0" w:color="auto"/>
                <w:right w:val="none" w:sz="0" w:space="0" w:color="auto"/>
              </w:divBdr>
            </w:div>
            <w:div w:id="722096905">
              <w:marLeft w:val="0"/>
              <w:marRight w:val="0"/>
              <w:marTop w:val="0"/>
              <w:marBottom w:val="0"/>
              <w:divBdr>
                <w:top w:val="none" w:sz="0" w:space="0" w:color="auto"/>
                <w:left w:val="none" w:sz="0" w:space="0" w:color="auto"/>
                <w:bottom w:val="none" w:sz="0" w:space="0" w:color="auto"/>
                <w:right w:val="none" w:sz="0" w:space="0" w:color="auto"/>
              </w:divBdr>
            </w:div>
            <w:div w:id="741954448">
              <w:marLeft w:val="0"/>
              <w:marRight w:val="0"/>
              <w:marTop w:val="0"/>
              <w:marBottom w:val="0"/>
              <w:divBdr>
                <w:top w:val="none" w:sz="0" w:space="0" w:color="auto"/>
                <w:left w:val="none" w:sz="0" w:space="0" w:color="auto"/>
                <w:bottom w:val="none" w:sz="0" w:space="0" w:color="auto"/>
                <w:right w:val="none" w:sz="0" w:space="0" w:color="auto"/>
              </w:divBdr>
            </w:div>
            <w:div w:id="755129924">
              <w:marLeft w:val="0"/>
              <w:marRight w:val="0"/>
              <w:marTop w:val="0"/>
              <w:marBottom w:val="0"/>
              <w:divBdr>
                <w:top w:val="none" w:sz="0" w:space="0" w:color="auto"/>
                <w:left w:val="none" w:sz="0" w:space="0" w:color="auto"/>
                <w:bottom w:val="none" w:sz="0" w:space="0" w:color="auto"/>
                <w:right w:val="none" w:sz="0" w:space="0" w:color="auto"/>
              </w:divBdr>
            </w:div>
            <w:div w:id="764687172">
              <w:marLeft w:val="0"/>
              <w:marRight w:val="0"/>
              <w:marTop w:val="0"/>
              <w:marBottom w:val="0"/>
              <w:divBdr>
                <w:top w:val="none" w:sz="0" w:space="0" w:color="auto"/>
                <w:left w:val="none" w:sz="0" w:space="0" w:color="auto"/>
                <w:bottom w:val="none" w:sz="0" w:space="0" w:color="auto"/>
                <w:right w:val="none" w:sz="0" w:space="0" w:color="auto"/>
              </w:divBdr>
            </w:div>
            <w:div w:id="782769704">
              <w:marLeft w:val="0"/>
              <w:marRight w:val="0"/>
              <w:marTop w:val="0"/>
              <w:marBottom w:val="0"/>
              <w:divBdr>
                <w:top w:val="none" w:sz="0" w:space="0" w:color="auto"/>
                <w:left w:val="none" w:sz="0" w:space="0" w:color="auto"/>
                <w:bottom w:val="none" w:sz="0" w:space="0" w:color="auto"/>
                <w:right w:val="none" w:sz="0" w:space="0" w:color="auto"/>
              </w:divBdr>
            </w:div>
            <w:div w:id="796686152">
              <w:marLeft w:val="0"/>
              <w:marRight w:val="0"/>
              <w:marTop w:val="0"/>
              <w:marBottom w:val="0"/>
              <w:divBdr>
                <w:top w:val="none" w:sz="0" w:space="0" w:color="auto"/>
                <w:left w:val="none" w:sz="0" w:space="0" w:color="auto"/>
                <w:bottom w:val="none" w:sz="0" w:space="0" w:color="auto"/>
                <w:right w:val="none" w:sz="0" w:space="0" w:color="auto"/>
              </w:divBdr>
            </w:div>
            <w:div w:id="796947202">
              <w:marLeft w:val="0"/>
              <w:marRight w:val="0"/>
              <w:marTop w:val="0"/>
              <w:marBottom w:val="0"/>
              <w:divBdr>
                <w:top w:val="none" w:sz="0" w:space="0" w:color="auto"/>
                <w:left w:val="none" w:sz="0" w:space="0" w:color="auto"/>
                <w:bottom w:val="none" w:sz="0" w:space="0" w:color="auto"/>
                <w:right w:val="none" w:sz="0" w:space="0" w:color="auto"/>
              </w:divBdr>
            </w:div>
            <w:div w:id="804930633">
              <w:marLeft w:val="0"/>
              <w:marRight w:val="0"/>
              <w:marTop w:val="0"/>
              <w:marBottom w:val="0"/>
              <w:divBdr>
                <w:top w:val="none" w:sz="0" w:space="0" w:color="auto"/>
                <w:left w:val="none" w:sz="0" w:space="0" w:color="auto"/>
                <w:bottom w:val="none" w:sz="0" w:space="0" w:color="auto"/>
                <w:right w:val="none" w:sz="0" w:space="0" w:color="auto"/>
              </w:divBdr>
            </w:div>
            <w:div w:id="824131721">
              <w:marLeft w:val="0"/>
              <w:marRight w:val="0"/>
              <w:marTop w:val="0"/>
              <w:marBottom w:val="0"/>
              <w:divBdr>
                <w:top w:val="none" w:sz="0" w:space="0" w:color="auto"/>
                <w:left w:val="none" w:sz="0" w:space="0" w:color="auto"/>
                <w:bottom w:val="none" w:sz="0" w:space="0" w:color="auto"/>
                <w:right w:val="none" w:sz="0" w:space="0" w:color="auto"/>
              </w:divBdr>
            </w:div>
            <w:div w:id="830369602">
              <w:marLeft w:val="0"/>
              <w:marRight w:val="0"/>
              <w:marTop w:val="0"/>
              <w:marBottom w:val="0"/>
              <w:divBdr>
                <w:top w:val="none" w:sz="0" w:space="0" w:color="auto"/>
                <w:left w:val="none" w:sz="0" w:space="0" w:color="auto"/>
                <w:bottom w:val="none" w:sz="0" w:space="0" w:color="auto"/>
                <w:right w:val="none" w:sz="0" w:space="0" w:color="auto"/>
              </w:divBdr>
            </w:div>
            <w:div w:id="848526456">
              <w:marLeft w:val="0"/>
              <w:marRight w:val="0"/>
              <w:marTop w:val="0"/>
              <w:marBottom w:val="0"/>
              <w:divBdr>
                <w:top w:val="none" w:sz="0" w:space="0" w:color="auto"/>
                <w:left w:val="none" w:sz="0" w:space="0" w:color="auto"/>
                <w:bottom w:val="none" w:sz="0" w:space="0" w:color="auto"/>
                <w:right w:val="none" w:sz="0" w:space="0" w:color="auto"/>
              </w:divBdr>
            </w:div>
            <w:div w:id="880441079">
              <w:marLeft w:val="0"/>
              <w:marRight w:val="0"/>
              <w:marTop w:val="0"/>
              <w:marBottom w:val="0"/>
              <w:divBdr>
                <w:top w:val="none" w:sz="0" w:space="0" w:color="auto"/>
                <w:left w:val="none" w:sz="0" w:space="0" w:color="auto"/>
                <w:bottom w:val="none" w:sz="0" w:space="0" w:color="auto"/>
                <w:right w:val="none" w:sz="0" w:space="0" w:color="auto"/>
              </w:divBdr>
            </w:div>
            <w:div w:id="886376405">
              <w:marLeft w:val="0"/>
              <w:marRight w:val="0"/>
              <w:marTop w:val="0"/>
              <w:marBottom w:val="0"/>
              <w:divBdr>
                <w:top w:val="none" w:sz="0" w:space="0" w:color="auto"/>
                <w:left w:val="none" w:sz="0" w:space="0" w:color="auto"/>
                <w:bottom w:val="none" w:sz="0" w:space="0" w:color="auto"/>
                <w:right w:val="none" w:sz="0" w:space="0" w:color="auto"/>
              </w:divBdr>
            </w:div>
            <w:div w:id="913319939">
              <w:marLeft w:val="0"/>
              <w:marRight w:val="0"/>
              <w:marTop w:val="0"/>
              <w:marBottom w:val="0"/>
              <w:divBdr>
                <w:top w:val="none" w:sz="0" w:space="0" w:color="auto"/>
                <w:left w:val="none" w:sz="0" w:space="0" w:color="auto"/>
                <w:bottom w:val="none" w:sz="0" w:space="0" w:color="auto"/>
                <w:right w:val="none" w:sz="0" w:space="0" w:color="auto"/>
              </w:divBdr>
            </w:div>
            <w:div w:id="915169184">
              <w:marLeft w:val="0"/>
              <w:marRight w:val="0"/>
              <w:marTop w:val="0"/>
              <w:marBottom w:val="0"/>
              <w:divBdr>
                <w:top w:val="none" w:sz="0" w:space="0" w:color="auto"/>
                <w:left w:val="none" w:sz="0" w:space="0" w:color="auto"/>
                <w:bottom w:val="none" w:sz="0" w:space="0" w:color="auto"/>
                <w:right w:val="none" w:sz="0" w:space="0" w:color="auto"/>
              </w:divBdr>
            </w:div>
            <w:div w:id="920213711">
              <w:marLeft w:val="0"/>
              <w:marRight w:val="0"/>
              <w:marTop w:val="0"/>
              <w:marBottom w:val="0"/>
              <w:divBdr>
                <w:top w:val="none" w:sz="0" w:space="0" w:color="auto"/>
                <w:left w:val="none" w:sz="0" w:space="0" w:color="auto"/>
                <w:bottom w:val="none" w:sz="0" w:space="0" w:color="auto"/>
                <w:right w:val="none" w:sz="0" w:space="0" w:color="auto"/>
              </w:divBdr>
            </w:div>
            <w:div w:id="929463484">
              <w:marLeft w:val="0"/>
              <w:marRight w:val="0"/>
              <w:marTop w:val="0"/>
              <w:marBottom w:val="0"/>
              <w:divBdr>
                <w:top w:val="none" w:sz="0" w:space="0" w:color="auto"/>
                <w:left w:val="none" w:sz="0" w:space="0" w:color="auto"/>
                <w:bottom w:val="none" w:sz="0" w:space="0" w:color="auto"/>
                <w:right w:val="none" w:sz="0" w:space="0" w:color="auto"/>
              </w:divBdr>
            </w:div>
            <w:div w:id="937367294">
              <w:marLeft w:val="0"/>
              <w:marRight w:val="0"/>
              <w:marTop w:val="0"/>
              <w:marBottom w:val="0"/>
              <w:divBdr>
                <w:top w:val="none" w:sz="0" w:space="0" w:color="auto"/>
                <w:left w:val="none" w:sz="0" w:space="0" w:color="auto"/>
                <w:bottom w:val="none" w:sz="0" w:space="0" w:color="auto"/>
                <w:right w:val="none" w:sz="0" w:space="0" w:color="auto"/>
              </w:divBdr>
            </w:div>
            <w:div w:id="959458516">
              <w:marLeft w:val="0"/>
              <w:marRight w:val="0"/>
              <w:marTop w:val="0"/>
              <w:marBottom w:val="0"/>
              <w:divBdr>
                <w:top w:val="none" w:sz="0" w:space="0" w:color="auto"/>
                <w:left w:val="none" w:sz="0" w:space="0" w:color="auto"/>
                <w:bottom w:val="none" w:sz="0" w:space="0" w:color="auto"/>
                <w:right w:val="none" w:sz="0" w:space="0" w:color="auto"/>
              </w:divBdr>
            </w:div>
            <w:div w:id="1010571474">
              <w:marLeft w:val="0"/>
              <w:marRight w:val="0"/>
              <w:marTop w:val="0"/>
              <w:marBottom w:val="0"/>
              <w:divBdr>
                <w:top w:val="none" w:sz="0" w:space="0" w:color="auto"/>
                <w:left w:val="none" w:sz="0" w:space="0" w:color="auto"/>
                <w:bottom w:val="none" w:sz="0" w:space="0" w:color="auto"/>
                <w:right w:val="none" w:sz="0" w:space="0" w:color="auto"/>
              </w:divBdr>
            </w:div>
            <w:div w:id="1014957299">
              <w:marLeft w:val="0"/>
              <w:marRight w:val="0"/>
              <w:marTop w:val="0"/>
              <w:marBottom w:val="0"/>
              <w:divBdr>
                <w:top w:val="none" w:sz="0" w:space="0" w:color="auto"/>
                <w:left w:val="none" w:sz="0" w:space="0" w:color="auto"/>
                <w:bottom w:val="none" w:sz="0" w:space="0" w:color="auto"/>
                <w:right w:val="none" w:sz="0" w:space="0" w:color="auto"/>
              </w:divBdr>
            </w:div>
            <w:div w:id="1024210094">
              <w:marLeft w:val="0"/>
              <w:marRight w:val="0"/>
              <w:marTop w:val="0"/>
              <w:marBottom w:val="0"/>
              <w:divBdr>
                <w:top w:val="none" w:sz="0" w:space="0" w:color="auto"/>
                <w:left w:val="none" w:sz="0" w:space="0" w:color="auto"/>
                <w:bottom w:val="none" w:sz="0" w:space="0" w:color="auto"/>
                <w:right w:val="none" w:sz="0" w:space="0" w:color="auto"/>
              </w:divBdr>
            </w:div>
            <w:div w:id="1025449902">
              <w:marLeft w:val="0"/>
              <w:marRight w:val="0"/>
              <w:marTop w:val="0"/>
              <w:marBottom w:val="0"/>
              <w:divBdr>
                <w:top w:val="none" w:sz="0" w:space="0" w:color="auto"/>
                <w:left w:val="none" w:sz="0" w:space="0" w:color="auto"/>
                <w:bottom w:val="none" w:sz="0" w:space="0" w:color="auto"/>
                <w:right w:val="none" w:sz="0" w:space="0" w:color="auto"/>
              </w:divBdr>
            </w:div>
            <w:div w:id="1033506688">
              <w:marLeft w:val="0"/>
              <w:marRight w:val="0"/>
              <w:marTop w:val="0"/>
              <w:marBottom w:val="0"/>
              <w:divBdr>
                <w:top w:val="none" w:sz="0" w:space="0" w:color="auto"/>
                <w:left w:val="none" w:sz="0" w:space="0" w:color="auto"/>
                <w:bottom w:val="none" w:sz="0" w:space="0" w:color="auto"/>
                <w:right w:val="none" w:sz="0" w:space="0" w:color="auto"/>
              </w:divBdr>
            </w:div>
            <w:div w:id="1056513736">
              <w:marLeft w:val="0"/>
              <w:marRight w:val="0"/>
              <w:marTop w:val="0"/>
              <w:marBottom w:val="0"/>
              <w:divBdr>
                <w:top w:val="none" w:sz="0" w:space="0" w:color="auto"/>
                <w:left w:val="none" w:sz="0" w:space="0" w:color="auto"/>
                <w:bottom w:val="none" w:sz="0" w:space="0" w:color="auto"/>
                <w:right w:val="none" w:sz="0" w:space="0" w:color="auto"/>
              </w:divBdr>
            </w:div>
            <w:div w:id="1068040562">
              <w:marLeft w:val="0"/>
              <w:marRight w:val="0"/>
              <w:marTop w:val="0"/>
              <w:marBottom w:val="0"/>
              <w:divBdr>
                <w:top w:val="none" w:sz="0" w:space="0" w:color="auto"/>
                <w:left w:val="none" w:sz="0" w:space="0" w:color="auto"/>
                <w:bottom w:val="none" w:sz="0" w:space="0" w:color="auto"/>
                <w:right w:val="none" w:sz="0" w:space="0" w:color="auto"/>
              </w:divBdr>
            </w:div>
            <w:div w:id="1086414037">
              <w:marLeft w:val="0"/>
              <w:marRight w:val="0"/>
              <w:marTop w:val="0"/>
              <w:marBottom w:val="0"/>
              <w:divBdr>
                <w:top w:val="none" w:sz="0" w:space="0" w:color="auto"/>
                <w:left w:val="none" w:sz="0" w:space="0" w:color="auto"/>
                <w:bottom w:val="none" w:sz="0" w:space="0" w:color="auto"/>
                <w:right w:val="none" w:sz="0" w:space="0" w:color="auto"/>
              </w:divBdr>
            </w:div>
            <w:div w:id="1091465976">
              <w:marLeft w:val="0"/>
              <w:marRight w:val="0"/>
              <w:marTop w:val="0"/>
              <w:marBottom w:val="0"/>
              <w:divBdr>
                <w:top w:val="none" w:sz="0" w:space="0" w:color="auto"/>
                <w:left w:val="none" w:sz="0" w:space="0" w:color="auto"/>
                <w:bottom w:val="none" w:sz="0" w:space="0" w:color="auto"/>
                <w:right w:val="none" w:sz="0" w:space="0" w:color="auto"/>
              </w:divBdr>
            </w:div>
            <w:div w:id="1095980481">
              <w:marLeft w:val="0"/>
              <w:marRight w:val="0"/>
              <w:marTop w:val="0"/>
              <w:marBottom w:val="0"/>
              <w:divBdr>
                <w:top w:val="none" w:sz="0" w:space="0" w:color="auto"/>
                <w:left w:val="none" w:sz="0" w:space="0" w:color="auto"/>
                <w:bottom w:val="none" w:sz="0" w:space="0" w:color="auto"/>
                <w:right w:val="none" w:sz="0" w:space="0" w:color="auto"/>
              </w:divBdr>
            </w:div>
            <w:div w:id="1097097300">
              <w:marLeft w:val="0"/>
              <w:marRight w:val="0"/>
              <w:marTop w:val="0"/>
              <w:marBottom w:val="0"/>
              <w:divBdr>
                <w:top w:val="none" w:sz="0" w:space="0" w:color="auto"/>
                <w:left w:val="none" w:sz="0" w:space="0" w:color="auto"/>
                <w:bottom w:val="none" w:sz="0" w:space="0" w:color="auto"/>
                <w:right w:val="none" w:sz="0" w:space="0" w:color="auto"/>
              </w:divBdr>
            </w:div>
            <w:div w:id="1114134978">
              <w:marLeft w:val="0"/>
              <w:marRight w:val="0"/>
              <w:marTop w:val="0"/>
              <w:marBottom w:val="0"/>
              <w:divBdr>
                <w:top w:val="none" w:sz="0" w:space="0" w:color="auto"/>
                <w:left w:val="none" w:sz="0" w:space="0" w:color="auto"/>
                <w:bottom w:val="none" w:sz="0" w:space="0" w:color="auto"/>
                <w:right w:val="none" w:sz="0" w:space="0" w:color="auto"/>
              </w:divBdr>
            </w:div>
            <w:div w:id="1128358386">
              <w:marLeft w:val="0"/>
              <w:marRight w:val="0"/>
              <w:marTop w:val="0"/>
              <w:marBottom w:val="0"/>
              <w:divBdr>
                <w:top w:val="none" w:sz="0" w:space="0" w:color="auto"/>
                <w:left w:val="none" w:sz="0" w:space="0" w:color="auto"/>
                <w:bottom w:val="none" w:sz="0" w:space="0" w:color="auto"/>
                <w:right w:val="none" w:sz="0" w:space="0" w:color="auto"/>
              </w:divBdr>
            </w:div>
            <w:div w:id="1132214280">
              <w:marLeft w:val="0"/>
              <w:marRight w:val="0"/>
              <w:marTop w:val="0"/>
              <w:marBottom w:val="0"/>
              <w:divBdr>
                <w:top w:val="none" w:sz="0" w:space="0" w:color="auto"/>
                <w:left w:val="none" w:sz="0" w:space="0" w:color="auto"/>
                <w:bottom w:val="none" w:sz="0" w:space="0" w:color="auto"/>
                <w:right w:val="none" w:sz="0" w:space="0" w:color="auto"/>
              </w:divBdr>
            </w:div>
            <w:div w:id="1132332965">
              <w:marLeft w:val="0"/>
              <w:marRight w:val="0"/>
              <w:marTop w:val="0"/>
              <w:marBottom w:val="0"/>
              <w:divBdr>
                <w:top w:val="none" w:sz="0" w:space="0" w:color="auto"/>
                <w:left w:val="none" w:sz="0" w:space="0" w:color="auto"/>
                <w:bottom w:val="none" w:sz="0" w:space="0" w:color="auto"/>
                <w:right w:val="none" w:sz="0" w:space="0" w:color="auto"/>
              </w:divBdr>
            </w:div>
            <w:div w:id="1136408782">
              <w:marLeft w:val="0"/>
              <w:marRight w:val="0"/>
              <w:marTop w:val="0"/>
              <w:marBottom w:val="0"/>
              <w:divBdr>
                <w:top w:val="none" w:sz="0" w:space="0" w:color="auto"/>
                <w:left w:val="none" w:sz="0" w:space="0" w:color="auto"/>
                <w:bottom w:val="none" w:sz="0" w:space="0" w:color="auto"/>
                <w:right w:val="none" w:sz="0" w:space="0" w:color="auto"/>
              </w:divBdr>
            </w:div>
            <w:div w:id="1143276375">
              <w:marLeft w:val="0"/>
              <w:marRight w:val="0"/>
              <w:marTop w:val="0"/>
              <w:marBottom w:val="0"/>
              <w:divBdr>
                <w:top w:val="none" w:sz="0" w:space="0" w:color="auto"/>
                <w:left w:val="none" w:sz="0" w:space="0" w:color="auto"/>
                <w:bottom w:val="none" w:sz="0" w:space="0" w:color="auto"/>
                <w:right w:val="none" w:sz="0" w:space="0" w:color="auto"/>
              </w:divBdr>
            </w:div>
            <w:div w:id="1187133380">
              <w:marLeft w:val="0"/>
              <w:marRight w:val="0"/>
              <w:marTop w:val="0"/>
              <w:marBottom w:val="0"/>
              <w:divBdr>
                <w:top w:val="none" w:sz="0" w:space="0" w:color="auto"/>
                <w:left w:val="none" w:sz="0" w:space="0" w:color="auto"/>
                <w:bottom w:val="none" w:sz="0" w:space="0" w:color="auto"/>
                <w:right w:val="none" w:sz="0" w:space="0" w:color="auto"/>
              </w:divBdr>
            </w:div>
            <w:div w:id="1243881014">
              <w:marLeft w:val="0"/>
              <w:marRight w:val="0"/>
              <w:marTop w:val="0"/>
              <w:marBottom w:val="0"/>
              <w:divBdr>
                <w:top w:val="none" w:sz="0" w:space="0" w:color="auto"/>
                <w:left w:val="none" w:sz="0" w:space="0" w:color="auto"/>
                <w:bottom w:val="none" w:sz="0" w:space="0" w:color="auto"/>
                <w:right w:val="none" w:sz="0" w:space="0" w:color="auto"/>
              </w:divBdr>
            </w:div>
            <w:div w:id="1251351505">
              <w:marLeft w:val="0"/>
              <w:marRight w:val="0"/>
              <w:marTop w:val="0"/>
              <w:marBottom w:val="0"/>
              <w:divBdr>
                <w:top w:val="none" w:sz="0" w:space="0" w:color="auto"/>
                <w:left w:val="none" w:sz="0" w:space="0" w:color="auto"/>
                <w:bottom w:val="none" w:sz="0" w:space="0" w:color="auto"/>
                <w:right w:val="none" w:sz="0" w:space="0" w:color="auto"/>
              </w:divBdr>
            </w:div>
            <w:div w:id="1257327783">
              <w:marLeft w:val="0"/>
              <w:marRight w:val="0"/>
              <w:marTop w:val="0"/>
              <w:marBottom w:val="0"/>
              <w:divBdr>
                <w:top w:val="none" w:sz="0" w:space="0" w:color="auto"/>
                <w:left w:val="none" w:sz="0" w:space="0" w:color="auto"/>
                <w:bottom w:val="none" w:sz="0" w:space="0" w:color="auto"/>
                <w:right w:val="none" w:sz="0" w:space="0" w:color="auto"/>
              </w:divBdr>
            </w:div>
            <w:div w:id="1272081944">
              <w:marLeft w:val="0"/>
              <w:marRight w:val="0"/>
              <w:marTop w:val="0"/>
              <w:marBottom w:val="0"/>
              <w:divBdr>
                <w:top w:val="none" w:sz="0" w:space="0" w:color="auto"/>
                <w:left w:val="none" w:sz="0" w:space="0" w:color="auto"/>
                <w:bottom w:val="none" w:sz="0" w:space="0" w:color="auto"/>
                <w:right w:val="none" w:sz="0" w:space="0" w:color="auto"/>
              </w:divBdr>
            </w:div>
            <w:div w:id="1305550071">
              <w:marLeft w:val="0"/>
              <w:marRight w:val="0"/>
              <w:marTop w:val="0"/>
              <w:marBottom w:val="0"/>
              <w:divBdr>
                <w:top w:val="none" w:sz="0" w:space="0" w:color="auto"/>
                <w:left w:val="none" w:sz="0" w:space="0" w:color="auto"/>
                <w:bottom w:val="none" w:sz="0" w:space="0" w:color="auto"/>
                <w:right w:val="none" w:sz="0" w:space="0" w:color="auto"/>
              </w:divBdr>
            </w:div>
            <w:div w:id="1306736801">
              <w:marLeft w:val="0"/>
              <w:marRight w:val="0"/>
              <w:marTop w:val="0"/>
              <w:marBottom w:val="0"/>
              <w:divBdr>
                <w:top w:val="none" w:sz="0" w:space="0" w:color="auto"/>
                <w:left w:val="none" w:sz="0" w:space="0" w:color="auto"/>
                <w:bottom w:val="none" w:sz="0" w:space="0" w:color="auto"/>
                <w:right w:val="none" w:sz="0" w:space="0" w:color="auto"/>
              </w:divBdr>
            </w:div>
            <w:div w:id="1337808480">
              <w:marLeft w:val="0"/>
              <w:marRight w:val="0"/>
              <w:marTop w:val="0"/>
              <w:marBottom w:val="0"/>
              <w:divBdr>
                <w:top w:val="none" w:sz="0" w:space="0" w:color="auto"/>
                <w:left w:val="none" w:sz="0" w:space="0" w:color="auto"/>
                <w:bottom w:val="none" w:sz="0" w:space="0" w:color="auto"/>
                <w:right w:val="none" w:sz="0" w:space="0" w:color="auto"/>
              </w:divBdr>
            </w:div>
            <w:div w:id="1343122774">
              <w:marLeft w:val="0"/>
              <w:marRight w:val="0"/>
              <w:marTop w:val="0"/>
              <w:marBottom w:val="0"/>
              <w:divBdr>
                <w:top w:val="none" w:sz="0" w:space="0" w:color="auto"/>
                <w:left w:val="none" w:sz="0" w:space="0" w:color="auto"/>
                <w:bottom w:val="none" w:sz="0" w:space="0" w:color="auto"/>
                <w:right w:val="none" w:sz="0" w:space="0" w:color="auto"/>
              </w:divBdr>
            </w:div>
            <w:div w:id="1344278641">
              <w:marLeft w:val="0"/>
              <w:marRight w:val="0"/>
              <w:marTop w:val="0"/>
              <w:marBottom w:val="0"/>
              <w:divBdr>
                <w:top w:val="none" w:sz="0" w:space="0" w:color="auto"/>
                <w:left w:val="none" w:sz="0" w:space="0" w:color="auto"/>
                <w:bottom w:val="none" w:sz="0" w:space="0" w:color="auto"/>
                <w:right w:val="none" w:sz="0" w:space="0" w:color="auto"/>
              </w:divBdr>
            </w:div>
            <w:div w:id="1360472147">
              <w:marLeft w:val="0"/>
              <w:marRight w:val="0"/>
              <w:marTop w:val="0"/>
              <w:marBottom w:val="0"/>
              <w:divBdr>
                <w:top w:val="none" w:sz="0" w:space="0" w:color="auto"/>
                <w:left w:val="none" w:sz="0" w:space="0" w:color="auto"/>
                <w:bottom w:val="none" w:sz="0" w:space="0" w:color="auto"/>
                <w:right w:val="none" w:sz="0" w:space="0" w:color="auto"/>
              </w:divBdr>
            </w:div>
            <w:div w:id="1366442820">
              <w:marLeft w:val="0"/>
              <w:marRight w:val="0"/>
              <w:marTop w:val="0"/>
              <w:marBottom w:val="0"/>
              <w:divBdr>
                <w:top w:val="none" w:sz="0" w:space="0" w:color="auto"/>
                <w:left w:val="none" w:sz="0" w:space="0" w:color="auto"/>
                <w:bottom w:val="none" w:sz="0" w:space="0" w:color="auto"/>
                <w:right w:val="none" w:sz="0" w:space="0" w:color="auto"/>
              </w:divBdr>
            </w:div>
            <w:div w:id="1376658857">
              <w:marLeft w:val="0"/>
              <w:marRight w:val="0"/>
              <w:marTop w:val="0"/>
              <w:marBottom w:val="0"/>
              <w:divBdr>
                <w:top w:val="none" w:sz="0" w:space="0" w:color="auto"/>
                <w:left w:val="none" w:sz="0" w:space="0" w:color="auto"/>
                <w:bottom w:val="none" w:sz="0" w:space="0" w:color="auto"/>
                <w:right w:val="none" w:sz="0" w:space="0" w:color="auto"/>
              </w:divBdr>
            </w:div>
            <w:div w:id="1380470322">
              <w:marLeft w:val="0"/>
              <w:marRight w:val="0"/>
              <w:marTop w:val="0"/>
              <w:marBottom w:val="0"/>
              <w:divBdr>
                <w:top w:val="none" w:sz="0" w:space="0" w:color="auto"/>
                <w:left w:val="none" w:sz="0" w:space="0" w:color="auto"/>
                <w:bottom w:val="none" w:sz="0" w:space="0" w:color="auto"/>
                <w:right w:val="none" w:sz="0" w:space="0" w:color="auto"/>
              </w:divBdr>
            </w:div>
            <w:div w:id="1383090954">
              <w:marLeft w:val="0"/>
              <w:marRight w:val="0"/>
              <w:marTop w:val="0"/>
              <w:marBottom w:val="0"/>
              <w:divBdr>
                <w:top w:val="none" w:sz="0" w:space="0" w:color="auto"/>
                <w:left w:val="none" w:sz="0" w:space="0" w:color="auto"/>
                <w:bottom w:val="none" w:sz="0" w:space="0" w:color="auto"/>
                <w:right w:val="none" w:sz="0" w:space="0" w:color="auto"/>
              </w:divBdr>
            </w:div>
            <w:div w:id="1383824239">
              <w:marLeft w:val="0"/>
              <w:marRight w:val="0"/>
              <w:marTop w:val="0"/>
              <w:marBottom w:val="0"/>
              <w:divBdr>
                <w:top w:val="none" w:sz="0" w:space="0" w:color="auto"/>
                <w:left w:val="none" w:sz="0" w:space="0" w:color="auto"/>
                <w:bottom w:val="none" w:sz="0" w:space="0" w:color="auto"/>
                <w:right w:val="none" w:sz="0" w:space="0" w:color="auto"/>
              </w:divBdr>
            </w:div>
            <w:div w:id="1386837312">
              <w:marLeft w:val="0"/>
              <w:marRight w:val="0"/>
              <w:marTop w:val="0"/>
              <w:marBottom w:val="0"/>
              <w:divBdr>
                <w:top w:val="none" w:sz="0" w:space="0" w:color="auto"/>
                <w:left w:val="none" w:sz="0" w:space="0" w:color="auto"/>
                <w:bottom w:val="none" w:sz="0" w:space="0" w:color="auto"/>
                <w:right w:val="none" w:sz="0" w:space="0" w:color="auto"/>
              </w:divBdr>
            </w:div>
            <w:div w:id="1388064718">
              <w:marLeft w:val="0"/>
              <w:marRight w:val="0"/>
              <w:marTop w:val="0"/>
              <w:marBottom w:val="0"/>
              <w:divBdr>
                <w:top w:val="none" w:sz="0" w:space="0" w:color="auto"/>
                <w:left w:val="none" w:sz="0" w:space="0" w:color="auto"/>
                <w:bottom w:val="none" w:sz="0" w:space="0" w:color="auto"/>
                <w:right w:val="none" w:sz="0" w:space="0" w:color="auto"/>
              </w:divBdr>
            </w:div>
            <w:div w:id="1390568567">
              <w:marLeft w:val="0"/>
              <w:marRight w:val="0"/>
              <w:marTop w:val="0"/>
              <w:marBottom w:val="0"/>
              <w:divBdr>
                <w:top w:val="none" w:sz="0" w:space="0" w:color="auto"/>
                <w:left w:val="none" w:sz="0" w:space="0" w:color="auto"/>
                <w:bottom w:val="none" w:sz="0" w:space="0" w:color="auto"/>
                <w:right w:val="none" w:sz="0" w:space="0" w:color="auto"/>
              </w:divBdr>
            </w:div>
            <w:div w:id="1393580094">
              <w:marLeft w:val="0"/>
              <w:marRight w:val="0"/>
              <w:marTop w:val="0"/>
              <w:marBottom w:val="0"/>
              <w:divBdr>
                <w:top w:val="none" w:sz="0" w:space="0" w:color="auto"/>
                <w:left w:val="none" w:sz="0" w:space="0" w:color="auto"/>
                <w:bottom w:val="none" w:sz="0" w:space="0" w:color="auto"/>
                <w:right w:val="none" w:sz="0" w:space="0" w:color="auto"/>
              </w:divBdr>
            </w:div>
            <w:div w:id="1403092874">
              <w:marLeft w:val="0"/>
              <w:marRight w:val="0"/>
              <w:marTop w:val="0"/>
              <w:marBottom w:val="0"/>
              <w:divBdr>
                <w:top w:val="none" w:sz="0" w:space="0" w:color="auto"/>
                <w:left w:val="none" w:sz="0" w:space="0" w:color="auto"/>
                <w:bottom w:val="none" w:sz="0" w:space="0" w:color="auto"/>
                <w:right w:val="none" w:sz="0" w:space="0" w:color="auto"/>
              </w:divBdr>
            </w:div>
            <w:div w:id="1403988455">
              <w:marLeft w:val="0"/>
              <w:marRight w:val="0"/>
              <w:marTop w:val="0"/>
              <w:marBottom w:val="0"/>
              <w:divBdr>
                <w:top w:val="none" w:sz="0" w:space="0" w:color="auto"/>
                <w:left w:val="none" w:sz="0" w:space="0" w:color="auto"/>
                <w:bottom w:val="none" w:sz="0" w:space="0" w:color="auto"/>
                <w:right w:val="none" w:sz="0" w:space="0" w:color="auto"/>
              </w:divBdr>
            </w:div>
            <w:div w:id="1418480322">
              <w:marLeft w:val="0"/>
              <w:marRight w:val="0"/>
              <w:marTop w:val="0"/>
              <w:marBottom w:val="0"/>
              <w:divBdr>
                <w:top w:val="none" w:sz="0" w:space="0" w:color="auto"/>
                <w:left w:val="none" w:sz="0" w:space="0" w:color="auto"/>
                <w:bottom w:val="none" w:sz="0" w:space="0" w:color="auto"/>
                <w:right w:val="none" w:sz="0" w:space="0" w:color="auto"/>
              </w:divBdr>
            </w:div>
            <w:div w:id="1439334300">
              <w:marLeft w:val="0"/>
              <w:marRight w:val="0"/>
              <w:marTop w:val="0"/>
              <w:marBottom w:val="0"/>
              <w:divBdr>
                <w:top w:val="none" w:sz="0" w:space="0" w:color="auto"/>
                <w:left w:val="none" w:sz="0" w:space="0" w:color="auto"/>
                <w:bottom w:val="none" w:sz="0" w:space="0" w:color="auto"/>
                <w:right w:val="none" w:sz="0" w:space="0" w:color="auto"/>
              </w:divBdr>
            </w:div>
            <w:div w:id="1445222855">
              <w:marLeft w:val="0"/>
              <w:marRight w:val="0"/>
              <w:marTop w:val="0"/>
              <w:marBottom w:val="0"/>
              <w:divBdr>
                <w:top w:val="none" w:sz="0" w:space="0" w:color="auto"/>
                <w:left w:val="none" w:sz="0" w:space="0" w:color="auto"/>
                <w:bottom w:val="none" w:sz="0" w:space="0" w:color="auto"/>
                <w:right w:val="none" w:sz="0" w:space="0" w:color="auto"/>
              </w:divBdr>
            </w:div>
            <w:div w:id="1463498986">
              <w:marLeft w:val="0"/>
              <w:marRight w:val="0"/>
              <w:marTop w:val="0"/>
              <w:marBottom w:val="0"/>
              <w:divBdr>
                <w:top w:val="none" w:sz="0" w:space="0" w:color="auto"/>
                <w:left w:val="none" w:sz="0" w:space="0" w:color="auto"/>
                <w:bottom w:val="none" w:sz="0" w:space="0" w:color="auto"/>
                <w:right w:val="none" w:sz="0" w:space="0" w:color="auto"/>
              </w:divBdr>
            </w:div>
            <w:div w:id="1464542071">
              <w:marLeft w:val="0"/>
              <w:marRight w:val="0"/>
              <w:marTop w:val="0"/>
              <w:marBottom w:val="0"/>
              <w:divBdr>
                <w:top w:val="none" w:sz="0" w:space="0" w:color="auto"/>
                <w:left w:val="none" w:sz="0" w:space="0" w:color="auto"/>
                <w:bottom w:val="none" w:sz="0" w:space="0" w:color="auto"/>
                <w:right w:val="none" w:sz="0" w:space="0" w:color="auto"/>
              </w:divBdr>
            </w:div>
            <w:div w:id="1482622371">
              <w:marLeft w:val="0"/>
              <w:marRight w:val="0"/>
              <w:marTop w:val="0"/>
              <w:marBottom w:val="0"/>
              <w:divBdr>
                <w:top w:val="none" w:sz="0" w:space="0" w:color="auto"/>
                <w:left w:val="none" w:sz="0" w:space="0" w:color="auto"/>
                <w:bottom w:val="none" w:sz="0" w:space="0" w:color="auto"/>
                <w:right w:val="none" w:sz="0" w:space="0" w:color="auto"/>
              </w:divBdr>
            </w:div>
            <w:div w:id="1485925169">
              <w:marLeft w:val="0"/>
              <w:marRight w:val="0"/>
              <w:marTop w:val="0"/>
              <w:marBottom w:val="0"/>
              <w:divBdr>
                <w:top w:val="none" w:sz="0" w:space="0" w:color="auto"/>
                <w:left w:val="none" w:sz="0" w:space="0" w:color="auto"/>
                <w:bottom w:val="none" w:sz="0" w:space="0" w:color="auto"/>
                <w:right w:val="none" w:sz="0" w:space="0" w:color="auto"/>
              </w:divBdr>
            </w:div>
            <w:div w:id="1488981963">
              <w:marLeft w:val="0"/>
              <w:marRight w:val="0"/>
              <w:marTop w:val="0"/>
              <w:marBottom w:val="0"/>
              <w:divBdr>
                <w:top w:val="none" w:sz="0" w:space="0" w:color="auto"/>
                <w:left w:val="none" w:sz="0" w:space="0" w:color="auto"/>
                <w:bottom w:val="none" w:sz="0" w:space="0" w:color="auto"/>
                <w:right w:val="none" w:sz="0" w:space="0" w:color="auto"/>
              </w:divBdr>
            </w:div>
            <w:div w:id="1546218864">
              <w:marLeft w:val="0"/>
              <w:marRight w:val="0"/>
              <w:marTop w:val="0"/>
              <w:marBottom w:val="0"/>
              <w:divBdr>
                <w:top w:val="none" w:sz="0" w:space="0" w:color="auto"/>
                <w:left w:val="none" w:sz="0" w:space="0" w:color="auto"/>
                <w:bottom w:val="none" w:sz="0" w:space="0" w:color="auto"/>
                <w:right w:val="none" w:sz="0" w:space="0" w:color="auto"/>
              </w:divBdr>
            </w:div>
            <w:div w:id="1551915764">
              <w:marLeft w:val="0"/>
              <w:marRight w:val="0"/>
              <w:marTop w:val="0"/>
              <w:marBottom w:val="0"/>
              <w:divBdr>
                <w:top w:val="none" w:sz="0" w:space="0" w:color="auto"/>
                <w:left w:val="none" w:sz="0" w:space="0" w:color="auto"/>
                <w:bottom w:val="none" w:sz="0" w:space="0" w:color="auto"/>
                <w:right w:val="none" w:sz="0" w:space="0" w:color="auto"/>
              </w:divBdr>
            </w:div>
            <w:div w:id="1552955362">
              <w:marLeft w:val="0"/>
              <w:marRight w:val="0"/>
              <w:marTop w:val="0"/>
              <w:marBottom w:val="0"/>
              <w:divBdr>
                <w:top w:val="none" w:sz="0" w:space="0" w:color="auto"/>
                <w:left w:val="none" w:sz="0" w:space="0" w:color="auto"/>
                <w:bottom w:val="none" w:sz="0" w:space="0" w:color="auto"/>
                <w:right w:val="none" w:sz="0" w:space="0" w:color="auto"/>
              </w:divBdr>
            </w:div>
            <w:div w:id="1567909852">
              <w:marLeft w:val="0"/>
              <w:marRight w:val="0"/>
              <w:marTop w:val="0"/>
              <w:marBottom w:val="0"/>
              <w:divBdr>
                <w:top w:val="none" w:sz="0" w:space="0" w:color="auto"/>
                <w:left w:val="none" w:sz="0" w:space="0" w:color="auto"/>
                <w:bottom w:val="none" w:sz="0" w:space="0" w:color="auto"/>
                <w:right w:val="none" w:sz="0" w:space="0" w:color="auto"/>
              </w:divBdr>
            </w:div>
            <w:div w:id="1582525393">
              <w:marLeft w:val="0"/>
              <w:marRight w:val="0"/>
              <w:marTop w:val="0"/>
              <w:marBottom w:val="0"/>
              <w:divBdr>
                <w:top w:val="none" w:sz="0" w:space="0" w:color="auto"/>
                <w:left w:val="none" w:sz="0" w:space="0" w:color="auto"/>
                <w:bottom w:val="none" w:sz="0" w:space="0" w:color="auto"/>
                <w:right w:val="none" w:sz="0" w:space="0" w:color="auto"/>
              </w:divBdr>
            </w:div>
            <w:div w:id="1593465766">
              <w:marLeft w:val="0"/>
              <w:marRight w:val="0"/>
              <w:marTop w:val="0"/>
              <w:marBottom w:val="0"/>
              <w:divBdr>
                <w:top w:val="none" w:sz="0" w:space="0" w:color="auto"/>
                <w:left w:val="none" w:sz="0" w:space="0" w:color="auto"/>
                <w:bottom w:val="none" w:sz="0" w:space="0" w:color="auto"/>
                <w:right w:val="none" w:sz="0" w:space="0" w:color="auto"/>
              </w:divBdr>
            </w:div>
            <w:div w:id="1596478072">
              <w:marLeft w:val="0"/>
              <w:marRight w:val="0"/>
              <w:marTop w:val="0"/>
              <w:marBottom w:val="0"/>
              <w:divBdr>
                <w:top w:val="none" w:sz="0" w:space="0" w:color="auto"/>
                <w:left w:val="none" w:sz="0" w:space="0" w:color="auto"/>
                <w:bottom w:val="none" w:sz="0" w:space="0" w:color="auto"/>
                <w:right w:val="none" w:sz="0" w:space="0" w:color="auto"/>
              </w:divBdr>
            </w:div>
            <w:div w:id="1605726745">
              <w:marLeft w:val="0"/>
              <w:marRight w:val="0"/>
              <w:marTop w:val="0"/>
              <w:marBottom w:val="0"/>
              <w:divBdr>
                <w:top w:val="none" w:sz="0" w:space="0" w:color="auto"/>
                <w:left w:val="none" w:sz="0" w:space="0" w:color="auto"/>
                <w:bottom w:val="none" w:sz="0" w:space="0" w:color="auto"/>
                <w:right w:val="none" w:sz="0" w:space="0" w:color="auto"/>
              </w:divBdr>
            </w:div>
            <w:div w:id="1609266609">
              <w:marLeft w:val="0"/>
              <w:marRight w:val="0"/>
              <w:marTop w:val="0"/>
              <w:marBottom w:val="0"/>
              <w:divBdr>
                <w:top w:val="none" w:sz="0" w:space="0" w:color="auto"/>
                <w:left w:val="none" w:sz="0" w:space="0" w:color="auto"/>
                <w:bottom w:val="none" w:sz="0" w:space="0" w:color="auto"/>
                <w:right w:val="none" w:sz="0" w:space="0" w:color="auto"/>
              </w:divBdr>
            </w:div>
            <w:div w:id="1610698447">
              <w:marLeft w:val="0"/>
              <w:marRight w:val="0"/>
              <w:marTop w:val="0"/>
              <w:marBottom w:val="0"/>
              <w:divBdr>
                <w:top w:val="none" w:sz="0" w:space="0" w:color="auto"/>
                <w:left w:val="none" w:sz="0" w:space="0" w:color="auto"/>
                <w:bottom w:val="none" w:sz="0" w:space="0" w:color="auto"/>
                <w:right w:val="none" w:sz="0" w:space="0" w:color="auto"/>
              </w:divBdr>
            </w:div>
            <w:div w:id="1618873683">
              <w:marLeft w:val="0"/>
              <w:marRight w:val="0"/>
              <w:marTop w:val="0"/>
              <w:marBottom w:val="0"/>
              <w:divBdr>
                <w:top w:val="none" w:sz="0" w:space="0" w:color="auto"/>
                <w:left w:val="none" w:sz="0" w:space="0" w:color="auto"/>
                <w:bottom w:val="none" w:sz="0" w:space="0" w:color="auto"/>
                <w:right w:val="none" w:sz="0" w:space="0" w:color="auto"/>
              </w:divBdr>
            </w:div>
            <w:div w:id="1619988303">
              <w:marLeft w:val="0"/>
              <w:marRight w:val="0"/>
              <w:marTop w:val="0"/>
              <w:marBottom w:val="0"/>
              <w:divBdr>
                <w:top w:val="none" w:sz="0" w:space="0" w:color="auto"/>
                <w:left w:val="none" w:sz="0" w:space="0" w:color="auto"/>
                <w:bottom w:val="none" w:sz="0" w:space="0" w:color="auto"/>
                <w:right w:val="none" w:sz="0" w:space="0" w:color="auto"/>
              </w:divBdr>
            </w:div>
            <w:div w:id="1621456246">
              <w:marLeft w:val="0"/>
              <w:marRight w:val="0"/>
              <w:marTop w:val="0"/>
              <w:marBottom w:val="0"/>
              <w:divBdr>
                <w:top w:val="none" w:sz="0" w:space="0" w:color="auto"/>
                <w:left w:val="none" w:sz="0" w:space="0" w:color="auto"/>
                <w:bottom w:val="none" w:sz="0" w:space="0" w:color="auto"/>
                <w:right w:val="none" w:sz="0" w:space="0" w:color="auto"/>
              </w:divBdr>
            </w:div>
            <w:div w:id="1633635188">
              <w:marLeft w:val="0"/>
              <w:marRight w:val="0"/>
              <w:marTop w:val="0"/>
              <w:marBottom w:val="0"/>
              <w:divBdr>
                <w:top w:val="none" w:sz="0" w:space="0" w:color="auto"/>
                <w:left w:val="none" w:sz="0" w:space="0" w:color="auto"/>
                <w:bottom w:val="none" w:sz="0" w:space="0" w:color="auto"/>
                <w:right w:val="none" w:sz="0" w:space="0" w:color="auto"/>
              </w:divBdr>
            </w:div>
            <w:div w:id="1640770216">
              <w:marLeft w:val="0"/>
              <w:marRight w:val="0"/>
              <w:marTop w:val="0"/>
              <w:marBottom w:val="0"/>
              <w:divBdr>
                <w:top w:val="none" w:sz="0" w:space="0" w:color="auto"/>
                <w:left w:val="none" w:sz="0" w:space="0" w:color="auto"/>
                <w:bottom w:val="none" w:sz="0" w:space="0" w:color="auto"/>
                <w:right w:val="none" w:sz="0" w:space="0" w:color="auto"/>
              </w:divBdr>
            </w:div>
            <w:div w:id="1654871005">
              <w:marLeft w:val="0"/>
              <w:marRight w:val="0"/>
              <w:marTop w:val="0"/>
              <w:marBottom w:val="0"/>
              <w:divBdr>
                <w:top w:val="none" w:sz="0" w:space="0" w:color="auto"/>
                <w:left w:val="none" w:sz="0" w:space="0" w:color="auto"/>
                <w:bottom w:val="none" w:sz="0" w:space="0" w:color="auto"/>
                <w:right w:val="none" w:sz="0" w:space="0" w:color="auto"/>
              </w:divBdr>
            </w:div>
            <w:div w:id="1665548320">
              <w:marLeft w:val="0"/>
              <w:marRight w:val="0"/>
              <w:marTop w:val="0"/>
              <w:marBottom w:val="0"/>
              <w:divBdr>
                <w:top w:val="none" w:sz="0" w:space="0" w:color="auto"/>
                <w:left w:val="none" w:sz="0" w:space="0" w:color="auto"/>
                <w:bottom w:val="none" w:sz="0" w:space="0" w:color="auto"/>
                <w:right w:val="none" w:sz="0" w:space="0" w:color="auto"/>
              </w:divBdr>
            </w:div>
            <w:div w:id="1676423518">
              <w:marLeft w:val="0"/>
              <w:marRight w:val="0"/>
              <w:marTop w:val="0"/>
              <w:marBottom w:val="0"/>
              <w:divBdr>
                <w:top w:val="none" w:sz="0" w:space="0" w:color="auto"/>
                <w:left w:val="none" w:sz="0" w:space="0" w:color="auto"/>
                <w:bottom w:val="none" w:sz="0" w:space="0" w:color="auto"/>
                <w:right w:val="none" w:sz="0" w:space="0" w:color="auto"/>
              </w:divBdr>
            </w:div>
            <w:div w:id="1678802809">
              <w:marLeft w:val="0"/>
              <w:marRight w:val="0"/>
              <w:marTop w:val="0"/>
              <w:marBottom w:val="0"/>
              <w:divBdr>
                <w:top w:val="none" w:sz="0" w:space="0" w:color="auto"/>
                <w:left w:val="none" w:sz="0" w:space="0" w:color="auto"/>
                <w:bottom w:val="none" w:sz="0" w:space="0" w:color="auto"/>
                <w:right w:val="none" w:sz="0" w:space="0" w:color="auto"/>
              </w:divBdr>
            </w:div>
            <w:div w:id="1682511260">
              <w:marLeft w:val="0"/>
              <w:marRight w:val="0"/>
              <w:marTop w:val="0"/>
              <w:marBottom w:val="0"/>
              <w:divBdr>
                <w:top w:val="none" w:sz="0" w:space="0" w:color="auto"/>
                <w:left w:val="none" w:sz="0" w:space="0" w:color="auto"/>
                <w:bottom w:val="none" w:sz="0" w:space="0" w:color="auto"/>
                <w:right w:val="none" w:sz="0" w:space="0" w:color="auto"/>
              </w:divBdr>
            </w:div>
            <w:div w:id="1685521478">
              <w:marLeft w:val="0"/>
              <w:marRight w:val="0"/>
              <w:marTop w:val="0"/>
              <w:marBottom w:val="0"/>
              <w:divBdr>
                <w:top w:val="none" w:sz="0" w:space="0" w:color="auto"/>
                <w:left w:val="none" w:sz="0" w:space="0" w:color="auto"/>
                <w:bottom w:val="none" w:sz="0" w:space="0" w:color="auto"/>
                <w:right w:val="none" w:sz="0" w:space="0" w:color="auto"/>
              </w:divBdr>
            </w:div>
            <w:div w:id="1711758323">
              <w:marLeft w:val="0"/>
              <w:marRight w:val="0"/>
              <w:marTop w:val="0"/>
              <w:marBottom w:val="0"/>
              <w:divBdr>
                <w:top w:val="none" w:sz="0" w:space="0" w:color="auto"/>
                <w:left w:val="none" w:sz="0" w:space="0" w:color="auto"/>
                <w:bottom w:val="none" w:sz="0" w:space="0" w:color="auto"/>
                <w:right w:val="none" w:sz="0" w:space="0" w:color="auto"/>
              </w:divBdr>
            </w:div>
            <w:div w:id="1715697037">
              <w:marLeft w:val="0"/>
              <w:marRight w:val="0"/>
              <w:marTop w:val="0"/>
              <w:marBottom w:val="0"/>
              <w:divBdr>
                <w:top w:val="none" w:sz="0" w:space="0" w:color="auto"/>
                <w:left w:val="none" w:sz="0" w:space="0" w:color="auto"/>
                <w:bottom w:val="none" w:sz="0" w:space="0" w:color="auto"/>
                <w:right w:val="none" w:sz="0" w:space="0" w:color="auto"/>
              </w:divBdr>
            </w:div>
            <w:div w:id="1717196418">
              <w:marLeft w:val="0"/>
              <w:marRight w:val="0"/>
              <w:marTop w:val="0"/>
              <w:marBottom w:val="0"/>
              <w:divBdr>
                <w:top w:val="none" w:sz="0" w:space="0" w:color="auto"/>
                <w:left w:val="none" w:sz="0" w:space="0" w:color="auto"/>
                <w:bottom w:val="none" w:sz="0" w:space="0" w:color="auto"/>
                <w:right w:val="none" w:sz="0" w:space="0" w:color="auto"/>
              </w:divBdr>
            </w:div>
            <w:div w:id="1745180793">
              <w:marLeft w:val="0"/>
              <w:marRight w:val="0"/>
              <w:marTop w:val="0"/>
              <w:marBottom w:val="0"/>
              <w:divBdr>
                <w:top w:val="none" w:sz="0" w:space="0" w:color="auto"/>
                <w:left w:val="none" w:sz="0" w:space="0" w:color="auto"/>
                <w:bottom w:val="none" w:sz="0" w:space="0" w:color="auto"/>
                <w:right w:val="none" w:sz="0" w:space="0" w:color="auto"/>
              </w:divBdr>
            </w:div>
            <w:div w:id="1753891416">
              <w:marLeft w:val="0"/>
              <w:marRight w:val="0"/>
              <w:marTop w:val="0"/>
              <w:marBottom w:val="0"/>
              <w:divBdr>
                <w:top w:val="none" w:sz="0" w:space="0" w:color="auto"/>
                <w:left w:val="none" w:sz="0" w:space="0" w:color="auto"/>
                <w:bottom w:val="none" w:sz="0" w:space="0" w:color="auto"/>
                <w:right w:val="none" w:sz="0" w:space="0" w:color="auto"/>
              </w:divBdr>
            </w:div>
            <w:div w:id="1759517945">
              <w:marLeft w:val="0"/>
              <w:marRight w:val="0"/>
              <w:marTop w:val="0"/>
              <w:marBottom w:val="0"/>
              <w:divBdr>
                <w:top w:val="none" w:sz="0" w:space="0" w:color="auto"/>
                <w:left w:val="none" w:sz="0" w:space="0" w:color="auto"/>
                <w:bottom w:val="none" w:sz="0" w:space="0" w:color="auto"/>
                <w:right w:val="none" w:sz="0" w:space="0" w:color="auto"/>
              </w:divBdr>
            </w:div>
            <w:div w:id="1762292709">
              <w:marLeft w:val="0"/>
              <w:marRight w:val="0"/>
              <w:marTop w:val="0"/>
              <w:marBottom w:val="0"/>
              <w:divBdr>
                <w:top w:val="none" w:sz="0" w:space="0" w:color="auto"/>
                <w:left w:val="none" w:sz="0" w:space="0" w:color="auto"/>
                <w:bottom w:val="none" w:sz="0" w:space="0" w:color="auto"/>
                <w:right w:val="none" w:sz="0" w:space="0" w:color="auto"/>
              </w:divBdr>
            </w:div>
            <w:div w:id="1763913220">
              <w:marLeft w:val="0"/>
              <w:marRight w:val="0"/>
              <w:marTop w:val="0"/>
              <w:marBottom w:val="0"/>
              <w:divBdr>
                <w:top w:val="none" w:sz="0" w:space="0" w:color="auto"/>
                <w:left w:val="none" w:sz="0" w:space="0" w:color="auto"/>
                <w:bottom w:val="none" w:sz="0" w:space="0" w:color="auto"/>
                <w:right w:val="none" w:sz="0" w:space="0" w:color="auto"/>
              </w:divBdr>
            </w:div>
            <w:div w:id="1767580774">
              <w:marLeft w:val="0"/>
              <w:marRight w:val="0"/>
              <w:marTop w:val="0"/>
              <w:marBottom w:val="0"/>
              <w:divBdr>
                <w:top w:val="none" w:sz="0" w:space="0" w:color="auto"/>
                <w:left w:val="none" w:sz="0" w:space="0" w:color="auto"/>
                <w:bottom w:val="none" w:sz="0" w:space="0" w:color="auto"/>
                <w:right w:val="none" w:sz="0" w:space="0" w:color="auto"/>
              </w:divBdr>
            </w:div>
            <w:div w:id="1768428385">
              <w:marLeft w:val="0"/>
              <w:marRight w:val="0"/>
              <w:marTop w:val="0"/>
              <w:marBottom w:val="0"/>
              <w:divBdr>
                <w:top w:val="none" w:sz="0" w:space="0" w:color="auto"/>
                <w:left w:val="none" w:sz="0" w:space="0" w:color="auto"/>
                <w:bottom w:val="none" w:sz="0" w:space="0" w:color="auto"/>
                <w:right w:val="none" w:sz="0" w:space="0" w:color="auto"/>
              </w:divBdr>
            </w:div>
            <w:div w:id="1786998152">
              <w:marLeft w:val="0"/>
              <w:marRight w:val="0"/>
              <w:marTop w:val="0"/>
              <w:marBottom w:val="0"/>
              <w:divBdr>
                <w:top w:val="none" w:sz="0" w:space="0" w:color="auto"/>
                <w:left w:val="none" w:sz="0" w:space="0" w:color="auto"/>
                <w:bottom w:val="none" w:sz="0" w:space="0" w:color="auto"/>
                <w:right w:val="none" w:sz="0" w:space="0" w:color="auto"/>
              </w:divBdr>
            </w:div>
            <w:div w:id="1792892431">
              <w:marLeft w:val="0"/>
              <w:marRight w:val="0"/>
              <w:marTop w:val="0"/>
              <w:marBottom w:val="0"/>
              <w:divBdr>
                <w:top w:val="none" w:sz="0" w:space="0" w:color="auto"/>
                <w:left w:val="none" w:sz="0" w:space="0" w:color="auto"/>
                <w:bottom w:val="none" w:sz="0" w:space="0" w:color="auto"/>
                <w:right w:val="none" w:sz="0" w:space="0" w:color="auto"/>
              </w:divBdr>
            </w:div>
            <w:div w:id="1798986270">
              <w:marLeft w:val="0"/>
              <w:marRight w:val="0"/>
              <w:marTop w:val="0"/>
              <w:marBottom w:val="0"/>
              <w:divBdr>
                <w:top w:val="none" w:sz="0" w:space="0" w:color="auto"/>
                <w:left w:val="none" w:sz="0" w:space="0" w:color="auto"/>
                <w:bottom w:val="none" w:sz="0" w:space="0" w:color="auto"/>
                <w:right w:val="none" w:sz="0" w:space="0" w:color="auto"/>
              </w:divBdr>
            </w:div>
            <w:div w:id="1803038479">
              <w:marLeft w:val="0"/>
              <w:marRight w:val="0"/>
              <w:marTop w:val="0"/>
              <w:marBottom w:val="0"/>
              <w:divBdr>
                <w:top w:val="none" w:sz="0" w:space="0" w:color="auto"/>
                <w:left w:val="none" w:sz="0" w:space="0" w:color="auto"/>
                <w:bottom w:val="none" w:sz="0" w:space="0" w:color="auto"/>
                <w:right w:val="none" w:sz="0" w:space="0" w:color="auto"/>
              </w:divBdr>
            </w:div>
            <w:div w:id="1831292085">
              <w:marLeft w:val="0"/>
              <w:marRight w:val="0"/>
              <w:marTop w:val="0"/>
              <w:marBottom w:val="0"/>
              <w:divBdr>
                <w:top w:val="none" w:sz="0" w:space="0" w:color="auto"/>
                <w:left w:val="none" w:sz="0" w:space="0" w:color="auto"/>
                <w:bottom w:val="none" w:sz="0" w:space="0" w:color="auto"/>
                <w:right w:val="none" w:sz="0" w:space="0" w:color="auto"/>
              </w:divBdr>
            </w:div>
            <w:div w:id="1837530366">
              <w:marLeft w:val="0"/>
              <w:marRight w:val="0"/>
              <w:marTop w:val="0"/>
              <w:marBottom w:val="0"/>
              <w:divBdr>
                <w:top w:val="none" w:sz="0" w:space="0" w:color="auto"/>
                <w:left w:val="none" w:sz="0" w:space="0" w:color="auto"/>
                <w:bottom w:val="none" w:sz="0" w:space="0" w:color="auto"/>
                <w:right w:val="none" w:sz="0" w:space="0" w:color="auto"/>
              </w:divBdr>
            </w:div>
            <w:div w:id="1842575523">
              <w:marLeft w:val="0"/>
              <w:marRight w:val="0"/>
              <w:marTop w:val="0"/>
              <w:marBottom w:val="0"/>
              <w:divBdr>
                <w:top w:val="none" w:sz="0" w:space="0" w:color="auto"/>
                <w:left w:val="none" w:sz="0" w:space="0" w:color="auto"/>
                <w:bottom w:val="none" w:sz="0" w:space="0" w:color="auto"/>
                <w:right w:val="none" w:sz="0" w:space="0" w:color="auto"/>
              </w:divBdr>
            </w:div>
            <w:div w:id="1859271672">
              <w:marLeft w:val="0"/>
              <w:marRight w:val="0"/>
              <w:marTop w:val="0"/>
              <w:marBottom w:val="0"/>
              <w:divBdr>
                <w:top w:val="none" w:sz="0" w:space="0" w:color="auto"/>
                <w:left w:val="none" w:sz="0" w:space="0" w:color="auto"/>
                <w:bottom w:val="none" w:sz="0" w:space="0" w:color="auto"/>
                <w:right w:val="none" w:sz="0" w:space="0" w:color="auto"/>
              </w:divBdr>
            </w:div>
            <w:div w:id="1870407293">
              <w:marLeft w:val="0"/>
              <w:marRight w:val="0"/>
              <w:marTop w:val="0"/>
              <w:marBottom w:val="0"/>
              <w:divBdr>
                <w:top w:val="none" w:sz="0" w:space="0" w:color="auto"/>
                <w:left w:val="none" w:sz="0" w:space="0" w:color="auto"/>
                <w:bottom w:val="none" w:sz="0" w:space="0" w:color="auto"/>
                <w:right w:val="none" w:sz="0" w:space="0" w:color="auto"/>
              </w:divBdr>
            </w:div>
            <w:div w:id="1876964988">
              <w:marLeft w:val="0"/>
              <w:marRight w:val="0"/>
              <w:marTop w:val="0"/>
              <w:marBottom w:val="0"/>
              <w:divBdr>
                <w:top w:val="none" w:sz="0" w:space="0" w:color="auto"/>
                <w:left w:val="none" w:sz="0" w:space="0" w:color="auto"/>
                <w:bottom w:val="none" w:sz="0" w:space="0" w:color="auto"/>
                <w:right w:val="none" w:sz="0" w:space="0" w:color="auto"/>
              </w:divBdr>
            </w:div>
            <w:div w:id="1878661346">
              <w:marLeft w:val="0"/>
              <w:marRight w:val="0"/>
              <w:marTop w:val="0"/>
              <w:marBottom w:val="0"/>
              <w:divBdr>
                <w:top w:val="none" w:sz="0" w:space="0" w:color="auto"/>
                <w:left w:val="none" w:sz="0" w:space="0" w:color="auto"/>
                <w:bottom w:val="none" w:sz="0" w:space="0" w:color="auto"/>
                <w:right w:val="none" w:sz="0" w:space="0" w:color="auto"/>
              </w:divBdr>
            </w:div>
            <w:div w:id="1884125394">
              <w:marLeft w:val="0"/>
              <w:marRight w:val="0"/>
              <w:marTop w:val="0"/>
              <w:marBottom w:val="0"/>
              <w:divBdr>
                <w:top w:val="none" w:sz="0" w:space="0" w:color="auto"/>
                <w:left w:val="none" w:sz="0" w:space="0" w:color="auto"/>
                <w:bottom w:val="none" w:sz="0" w:space="0" w:color="auto"/>
                <w:right w:val="none" w:sz="0" w:space="0" w:color="auto"/>
              </w:divBdr>
            </w:div>
            <w:div w:id="1916933734">
              <w:marLeft w:val="0"/>
              <w:marRight w:val="0"/>
              <w:marTop w:val="0"/>
              <w:marBottom w:val="0"/>
              <w:divBdr>
                <w:top w:val="none" w:sz="0" w:space="0" w:color="auto"/>
                <w:left w:val="none" w:sz="0" w:space="0" w:color="auto"/>
                <w:bottom w:val="none" w:sz="0" w:space="0" w:color="auto"/>
                <w:right w:val="none" w:sz="0" w:space="0" w:color="auto"/>
              </w:divBdr>
            </w:div>
            <w:div w:id="1927768431">
              <w:marLeft w:val="0"/>
              <w:marRight w:val="0"/>
              <w:marTop w:val="0"/>
              <w:marBottom w:val="0"/>
              <w:divBdr>
                <w:top w:val="none" w:sz="0" w:space="0" w:color="auto"/>
                <w:left w:val="none" w:sz="0" w:space="0" w:color="auto"/>
                <w:bottom w:val="none" w:sz="0" w:space="0" w:color="auto"/>
                <w:right w:val="none" w:sz="0" w:space="0" w:color="auto"/>
              </w:divBdr>
            </w:div>
            <w:div w:id="1931160022">
              <w:marLeft w:val="0"/>
              <w:marRight w:val="0"/>
              <w:marTop w:val="0"/>
              <w:marBottom w:val="0"/>
              <w:divBdr>
                <w:top w:val="none" w:sz="0" w:space="0" w:color="auto"/>
                <w:left w:val="none" w:sz="0" w:space="0" w:color="auto"/>
                <w:bottom w:val="none" w:sz="0" w:space="0" w:color="auto"/>
                <w:right w:val="none" w:sz="0" w:space="0" w:color="auto"/>
              </w:divBdr>
            </w:div>
            <w:div w:id="1932616303">
              <w:marLeft w:val="0"/>
              <w:marRight w:val="0"/>
              <w:marTop w:val="0"/>
              <w:marBottom w:val="0"/>
              <w:divBdr>
                <w:top w:val="none" w:sz="0" w:space="0" w:color="auto"/>
                <w:left w:val="none" w:sz="0" w:space="0" w:color="auto"/>
                <w:bottom w:val="none" w:sz="0" w:space="0" w:color="auto"/>
                <w:right w:val="none" w:sz="0" w:space="0" w:color="auto"/>
              </w:divBdr>
            </w:div>
            <w:div w:id="1944608002">
              <w:marLeft w:val="0"/>
              <w:marRight w:val="0"/>
              <w:marTop w:val="0"/>
              <w:marBottom w:val="0"/>
              <w:divBdr>
                <w:top w:val="none" w:sz="0" w:space="0" w:color="auto"/>
                <w:left w:val="none" w:sz="0" w:space="0" w:color="auto"/>
                <w:bottom w:val="none" w:sz="0" w:space="0" w:color="auto"/>
                <w:right w:val="none" w:sz="0" w:space="0" w:color="auto"/>
              </w:divBdr>
            </w:div>
            <w:div w:id="1972905645">
              <w:marLeft w:val="0"/>
              <w:marRight w:val="0"/>
              <w:marTop w:val="0"/>
              <w:marBottom w:val="0"/>
              <w:divBdr>
                <w:top w:val="none" w:sz="0" w:space="0" w:color="auto"/>
                <w:left w:val="none" w:sz="0" w:space="0" w:color="auto"/>
                <w:bottom w:val="none" w:sz="0" w:space="0" w:color="auto"/>
                <w:right w:val="none" w:sz="0" w:space="0" w:color="auto"/>
              </w:divBdr>
            </w:div>
            <w:div w:id="1987314778">
              <w:marLeft w:val="0"/>
              <w:marRight w:val="0"/>
              <w:marTop w:val="0"/>
              <w:marBottom w:val="0"/>
              <w:divBdr>
                <w:top w:val="none" w:sz="0" w:space="0" w:color="auto"/>
                <w:left w:val="none" w:sz="0" w:space="0" w:color="auto"/>
                <w:bottom w:val="none" w:sz="0" w:space="0" w:color="auto"/>
                <w:right w:val="none" w:sz="0" w:space="0" w:color="auto"/>
              </w:divBdr>
            </w:div>
            <w:div w:id="2000184175">
              <w:marLeft w:val="0"/>
              <w:marRight w:val="0"/>
              <w:marTop w:val="0"/>
              <w:marBottom w:val="0"/>
              <w:divBdr>
                <w:top w:val="none" w:sz="0" w:space="0" w:color="auto"/>
                <w:left w:val="none" w:sz="0" w:space="0" w:color="auto"/>
                <w:bottom w:val="none" w:sz="0" w:space="0" w:color="auto"/>
                <w:right w:val="none" w:sz="0" w:space="0" w:color="auto"/>
              </w:divBdr>
            </w:div>
            <w:div w:id="2004509351">
              <w:marLeft w:val="0"/>
              <w:marRight w:val="0"/>
              <w:marTop w:val="0"/>
              <w:marBottom w:val="0"/>
              <w:divBdr>
                <w:top w:val="none" w:sz="0" w:space="0" w:color="auto"/>
                <w:left w:val="none" w:sz="0" w:space="0" w:color="auto"/>
                <w:bottom w:val="none" w:sz="0" w:space="0" w:color="auto"/>
                <w:right w:val="none" w:sz="0" w:space="0" w:color="auto"/>
              </w:divBdr>
            </w:div>
            <w:div w:id="2005892668">
              <w:marLeft w:val="0"/>
              <w:marRight w:val="0"/>
              <w:marTop w:val="0"/>
              <w:marBottom w:val="0"/>
              <w:divBdr>
                <w:top w:val="none" w:sz="0" w:space="0" w:color="auto"/>
                <w:left w:val="none" w:sz="0" w:space="0" w:color="auto"/>
                <w:bottom w:val="none" w:sz="0" w:space="0" w:color="auto"/>
                <w:right w:val="none" w:sz="0" w:space="0" w:color="auto"/>
              </w:divBdr>
            </w:div>
            <w:div w:id="2040624723">
              <w:marLeft w:val="0"/>
              <w:marRight w:val="0"/>
              <w:marTop w:val="0"/>
              <w:marBottom w:val="0"/>
              <w:divBdr>
                <w:top w:val="none" w:sz="0" w:space="0" w:color="auto"/>
                <w:left w:val="none" w:sz="0" w:space="0" w:color="auto"/>
                <w:bottom w:val="none" w:sz="0" w:space="0" w:color="auto"/>
                <w:right w:val="none" w:sz="0" w:space="0" w:color="auto"/>
              </w:divBdr>
            </w:div>
            <w:div w:id="2044673230">
              <w:marLeft w:val="0"/>
              <w:marRight w:val="0"/>
              <w:marTop w:val="0"/>
              <w:marBottom w:val="0"/>
              <w:divBdr>
                <w:top w:val="none" w:sz="0" w:space="0" w:color="auto"/>
                <w:left w:val="none" w:sz="0" w:space="0" w:color="auto"/>
                <w:bottom w:val="none" w:sz="0" w:space="0" w:color="auto"/>
                <w:right w:val="none" w:sz="0" w:space="0" w:color="auto"/>
              </w:divBdr>
            </w:div>
            <w:div w:id="2061785478">
              <w:marLeft w:val="0"/>
              <w:marRight w:val="0"/>
              <w:marTop w:val="0"/>
              <w:marBottom w:val="0"/>
              <w:divBdr>
                <w:top w:val="none" w:sz="0" w:space="0" w:color="auto"/>
                <w:left w:val="none" w:sz="0" w:space="0" w:color="auto"/>
                <w:bottom w:val="none" w:sz="0" w:space="0" w:color="auto"/>
                <w:right w:val="none" w:sz="0" w:space="0" w:color="auto"/>
              </w:divBdr>
            </w:div>
            <w:div w:id="2065904746">
              <w:marLeft w:val="0"/>
              <w:marRight w:val="0"/>
              <w:marTop w:val="0"/>
              <w:marBottom w:val="0"/>
              <w:divBdr>
                <w:top w:val="none" w:sz="0" w:space="0" w:color="auto"/>
                <w:left w:val="none" w:sz="0" w:space="0" w:color="auto"/>
                <w:bottom w:val="none" w:sz="0" w:space="0" w:color="auto"/>
                <w:right w:val="none" w:sz="0" w:space="0" w:color="auto"/>
              </w:divBdr>
            </w:div>
            <w:div w:id="2075548413">
              <w:marLeft w:val="0"/>
              <w:marRight w:val="0"/>
              <w:marTop w:val="0"/>
              <w:marBottom w:val="0"/>
              <w:divBdr>
                <w:top w:val="none" w:sz="0" w:space="0" w:color="auto"/>
                <w:left w:val="none" w:sz="0" w:space="0" w:color="auto"/>
                <w:bottom w:val="none" w:sz="0" w:space="0" w:color="auto"/>
                <w:right w:val="none" w:sz="0" w:space="0" w:color="auto"/>
              </w:divBdr>
            </w:div>
            <w:div w:id="2086367998">
              <w:marLeft w:val="0"/>
              <w:marRight w:val="0"/>
              <w:marTop w:val="0"/>
              <w:marBottom w:val="0"/>
              <w:divBdr>
                <w:top w:val="none" w:sz="0" w:space="0" w:color="auto"/>
                <w:left w:val="none" w:sz="0" w:space="0" w:color="auto"/>
                <w:bottom w:val="none" w:sz="0" w:space="0" w:color="auto"/>
                <w:right w:val="none" w:sz="0" w:space="0" w:color="auto"/>
              </w:divBdr>
            </w:div>
            <w:div w:id="2097044877">
              <w:marLeft w:val="0"/>
              <w:marRight w:val="0"/>
              <w:marTop w:val="0"/>
              <w:marBottom w:val="0"/>
              <w:divBdr>
                <w:top w:val="none" w:sz="0" w:space="0" w:color="auto"/>
                <w:left w:val="none" w:sz="0" w:space="0" w:color="auto"/>
                <w:bottom w:val="none" w:sz="0" w:space="0" w:color="auto"/>
                <w:right w:val="none" w:sz="0" w:space="0" w:color="auto"/>
              </w:divBdr>
            </w:div>
            <w:div w:id="2101482443">
              <w:marLeft w:val="0"/>
              <w:marRight w:val="0"/>
              <w:marTop w:val="0"/>
              <w:marBottom w:val="0"/>
              <w:divBdr>
                <w:top w:val="none" w:sz="0" w:space="0" w:color="auto"/>
                <w:left w:val="none" w:sz="0" w:space="0" w:color="auto"/>
                <w:bottom w:val="none" w:sz="0" w:space="0" w:color="auto"/>
                <w:right w:val="none" w:sz="0" w:space="0" w:color="auto"/>
              </w:divBdr>
            </w:div>
            <w:div w:id="2101834075">
              <w:marLeft w:val="0"/>
              <w:marRight w:val="0"/>
              <w:marTop w:val="0"/>
              <w:marBottom w:val="0"/>
              <w:divBdr>
                <w:top w:val="none" w:sz="0" w:space="0" w:color="auto"/>
                <w:left w:val="none" w:sz="0" w:space="0" w:color="auto"/>
                <w:bottom w:val="none" w:sz="0" w:space="0" w:color="auto"/>
                <w:right w:val="none" w:sz="0" w:space="0" w:color="auto"/>
              </w:divBdr>
            </w:div>
            <w:div w:id="2102751968">
              <w:marLeft w:val="0"/>
              <w:marRight w:val="0"/>
              <w:marTop w:val="0"/>
              <w:marBottom w:val="0"/>
              <w:divBdr>
                <w:top w:val="none" w:sz="0" w:space="0" w:color="auto"/>
                <w:left w:val="none" w:sz="0" w:space="0" w:color="auto"/>
                <w:bottom w:val="none" w:sz="0" w:space="0" w:color="auto"/>
                <w:right w:val="none" w:sz="0" w:space="0" w:color="auto"/>
              </w:divBdr>
            </w:div>
            <w:div w:id="2112972202">
              <w:marLeft w:val="0"/>
              <w:marRight w:val="0"/>
              <w:marTop w:val="0"/>
              <w:marBottom w:val="0"/>
              <w:divBdr>
                <w:top w:val="none" w:sz="0" w:space="0" w:color="auto"/>
                <w:left w:val="none" w:sz="0" w:space="0" w:color="auto"/>
                <w:bottom w:val="none" w:sz="0" w:space="0" w:color="auto"/>
                <w:right w:val="none" w:sz="0" w:space="0" w:color="auto"/>
              </w:divBdr>
            </w:div>
            <w:div w:id="2116560181">
              <w:marLeft w:val="0"/>
              <w:marRight w:val="0"/>
              <w:marTop w:val="0"/>
              <w:marBottom w:val="0"/>
              <w:divBdr>
                <w:top w:val="none" w:sz="0" w:space="0" w:color="auto"/>
                <w:left w:val="none" w:sz="0" w:space="0" w:color="auto"/>
                <w:bottom w:val="none" w:sz="0" w:space="0" w:color="auto"/>
                <w:right w:val="none" w:sz="0" w:space="0" w:color="auto"/>
              </w:divBdr>
            </w:div>
            <w:div w:id="2124028821">
              <w:marLeft w:val="0"/>
              <w:marRight w:val="0"/>
              <w:marTop w:val="0"/>
              <w:marBottom w:val="0"/>
              <w:divBdr>
                <w:top w:val="none" w:sz="0" w:space="0" w:color="auto"/>
                <w:left w:val="none" w:sz="0" w:space="0" w:color="auto"/>
                <w:bottom w:val="none" w:sz="0" w:space="0" w:color="auto"/>
                <w:right w:val="none" w:sz="0" w:space="0" w:color="auto"/>
              </w:divBdr>
            </w:div>
            <w:div w:id="2132161888">
              <w:marLeft w:val="0"/>
              <w:marRight w:val="0"/>
              <w:marTop w:val="0"/>
              <w:marBottom w:val="0"/>
              <w:divBdr>
                <w:top w:val="none" w:sz="0" w:space="0" w:color="auto"/>
                <w:left w:val="none" w:sz="0" w:space="0" w:color="auto"/>
                <w:bottom w:val="none" w:sz="0" w:space="0" w:color="auto"/>
                <w:right w:val="none" w:sz="0" w:space="0" w:color="auto"/>
              </w:divBdr>
            </w:div>
            <w:div w:id="2139764568">
              <w:marLeft w:val="0"/>
              <w:marRight w:val="0"/>
              <w:marTop w:val="0"/>
              <w:marBottom w:val="0"/>
              <w:divBdr>
                <w:top w:val="none" w:sz="0" w:space="0" w:color="auto"/>
                <w:left w:val="none" w:sz="0" w:space="0" w:color="auto"/>
                <w:bottom w:val="none" w:sz="0" w:space="0" w:color="auto"/>
                <w:right w:val="none" w:sz="0" w:space="0" w:color="auto"/>
              </w:divBdr>
            </w:div>
            <w:div w:id="2142455516">
              <w:marLeft w:val="0"/>
              <w:marRight w:val="0"/>
              <w:marTop w:val="0"/>
              <w:marBottom w:val="0"/>
              <w:divBdr>
                <w:top w:val="none" w:sz="0" w:space="0" w:color="auto"/>
                <w:left w:val="none" w:sz="0" w:space="0" w:color="auto"/>
                <w:bottom w:val="none" w:sz="0" w:space="0" w:color="auto"/>
                <w:right w:val="none" w:sz="0" w:space="0" w:color="auto"/>
              </w:divBdr>
            </w:div>
            <w:div w:id="21451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3977">
      <w:bodyDiv w:val="1"/>
      <w:marLeft w:val="0"/>
      <w:marRight w:val="0"/>
      <w:marTop w:val="0"/>
      <w:marBottom w:val="0"/>
      <w:divBdr>
        <w:top w:val="none" w:sz="0" w:space="0" w:color="auto"/>
        <w:left w:val="none" w:sz="0" w:space="0" w:color="auto"/>
        <w:bottom w:val="none" w:sz="0" w:space="0" w:color="auto"/>
        <w:right w:val="none" w:sz="0" w:space="0" w:color="auto"/>
      </w:divBdr>
    </w:div>
    <w:div w:id="1043166779">
      <w:bodyDiv w:val="1"/>
      <w:marLeft w:val="0"/>
      <w:marRight w:val="0"/>
      <w:marTop w:val="0"/>
      <w:marBottom w:val="0"/>
      <w:divBdr>
        <w:top w:val="none" w:sz="0" w:space="0" w:color="auto"/>
        <w:left w:val="none" w:sz="0" w:space="0" w:color="auto"/>
        <w:bottom w:val="none" w:sz="0" w:space="0" w:color="auto"/>
        <w:right w:val="none" w:sz="0" w:space="0" w:color="auto"/>
      </w:divBdr>
      <w:divsChild>
        <w:div w:id="1748109484">
          <w:marLeft w:val="0"/>
          <w:marRight w:val="0"/>
          <w:marTop w:val="0"/>
          <w:marBottom w:val="0"/>
          <w:divBdr>
            <w:top w:val="none" w:sz="0" w:space="0" w:color="auto"/>
            <w:left w:val="none" w:sz="0" w:space="0" w:color="auto"/>
            <w:bottom w:val="none" w:sz="0" w:space="0" w:color="auto"/>
            <w:right w:val="none" w:sz="0" w:space="0" w:color="auto"/>
          </w:divBdr>
          <w:divsChild>
            <w:div w:id="7217238">
              <w:marLeft w:val="0"/>
              <w:marRight w:val="0"/>
              <w:marTop w:val="0"/>
              <w:marBottom w:val="0"/>
              <w:divBdr>
                <w:top w:val="none" w:sz="0" w:space="0" w:color="auto"/>
                <w:left w:val="none" w:sz="0" w:space="0" w:color="auto"/>
                <w:bottom w:val="none" w:sz="0" w:space="0" w:color="auto"/>
                <w:right w:val="none" w:sz="0" w:space="0" w:color="auto"/>
              </w:divBdr>
            </w:div>
            <w:div w:id="26686648">
              <w:marLeft w:val="0"/>
              <w:marRight w:val="0"/>
              <w:marTop w:val="0"/>
              <w:marBottom w:val="0"/>
              <w:divBdr>
                <w:top w:val="none" w:sz="0" w:space="0" w:color="auto"/>
                <w:left w:val="none" w:sz="0" w:space="0" w:color="auto"/>
                <w:bottom w:val="none" w:sz="0" w:space="0" w:color="auto"/>
                <w:right w:val="none" w:sz="0" w:space="0" w:color="auto"/>
              </w:divBdr>
            </w:div>
            <w:div w:id="56822470">
              <w:marLeft w:val="0"/>
              <w:marRight w:val="0"/>
              <w:marTop w:val="0"/>
              <w:marBottom w:val="0"/>
              <w:divBdr>
                <w:top w:val="none" w:sz="0" w:space="0" w:color="auto"/>
                <w:left w:val="none" w:sz="0" w:space="0" w:color="auto"/>
                <w:bottom w:val="none" w:sz="0" w:space="0" w:color="auto"/>
                <w:right w:val="none" w:sz="0" w:space="0" w:color="auto"/>
              </w:divBdr>
            </w:div>
            <w:div w:id="103035122">
              <w:marLeft w:val="0"/>
              <w:marRight w:val="0"/>
              <w:marTop w:val="0"/>
              <w:marBottom w:val="0"/>
              <w:divBdr>
                <w:top w:val="none" w:sz="0" w:space="0" w:color="auto"/>
                <w:left w:val="none" w:sz="0" w:space="0" w:color="auto"/>
                <w:bottom w:val="none" w:sz="0" w:space="0" w:color="auto"/>
                <w:right w:val="none" w:sz="0" w:space="0" w:color="auto"/>
              </w:divBdr>
            </w:div>
            <w:div w:id="111365742">
              <w:marLeft w:val="0"/>
              <w:marRight w:val="0"/>
              <w:marTop w:val="0"/>
              <w:marBottom w:val="0"/>
              <w:divBdr>
                <w:top w:val="none" w:sz="0" w:space="0" w:color="auto"/>
                <w:left w:val="none" w:sz="0" w:space="0" w:color="auto"/>
                <w:bottom w:val="none" w:sz="0" w:space="0" w:color="auto"/>
                <w:right w:val="none" w:sz="0" w:space="0" w:color="auto"/>
              </w:divBdr>
            </w:div>
            <w:div w:id="131757624">
              <w:marLeft w:val="0"/>
              <w:marRight w:val="0"/>
              <w:marTop w:val="0"/>
              <w:marBottom w:val="0"/>
              <w:divBdr>
                <w:top w:val="none" w:sz="0" w:space="0" w:color="auto"/>
                <w:left w:val="none" w:sz="0" w:space="0" w:color="auto"/>
                <w:bottom w:val="none" w:sz="0" w:space="0" w:color="auto"/>
                <w:right w:val="none" w:sz="0" w:space="0" w:color="auto"/>
              </w:divBdr>
            </w:div>
            <w:div w:id="144471194">
              <w:marLeft w:val="0"/>
              <w:marRight w:val="0"/>
              <w:marTop w:val="0"/>
              <w:marBottom w:val="0"/>
              <w:divBdr>
                <w:top w:val="none" w:sz="0" w:space="0" w:color="auto"/>
                <w:left w:val="none" w:sz="0" w:space="0" w:color="auto"/>
                <w:bottom w:val="none" w:sz="0" w:space="0" w:color="auto"/>
                <w:right w:val="none" w:sz="0" w:space="0" w:color="auto"/>
              </w:divBdr>
            </w:div>
            <w:div w:id="151069270">
              <w:marLeft w:val="0"/>
              <w:marRight w:val="0"/>
              <w:marTop w:val="0"/>
              <w:marBottom w:val="0"/>
              <w:divBdr>
                <w:top w:val="none" w:sz="0" w:space="0" w:color="auto"/>
                <w:left w:val="none" w:sz="0" w:space="0" w:color="auto"/>
                <w:bottom w:val="none" w:sz="0" w:space="0" w:color="auto"/>
                <w:right w:val="none" w:sz="0" w:space="0" w:color="auto"/>
              </w:divBdr>
            </w:div>
            <w:div w:id="153616589">
              <w:marLeft w:val="0"/>
              <w:marRight w:val="0"/>
              <w:marTop w:val="0"/>
              <w:marBottom w:val="0"/>
              <w:divBdr>
                <w:top w:val="none" w:sz="0" w:space="0" w:color="auto"/>
                <w:left w:val="none" w:sz="0" w:space="0" w:color="auto"/>
                <w:bottom w:val="none" w:sz="0" w:space="0" w:color="auto"/>
                <w:right w:val="none" w:sz="0" w:space="0" w:color="auto"/>
              </w:divBdr>
            </w:div>
            <w:div w:id="195892026">
              <w:marLeft w:val="0"/>
              <w:marRight w:val="0"/>
              <w:marTop w:val="0"/>
              <w:marBottom w:val="0"/>
              <w:divBdr>
                <w:top w:val="none" w:sz="0" w:space="0" w:color="auto"/>
                <w:left w:val="none" w:sz="0" w:space="0" w:color="auto"/>
                <w:bottom w:val="none" w:sz="0" w:space="0" w:color="auto"/>
                <w:right w:val="none" w:sz="0" w:space="0" w:color="auto"/>
              </w:divBdr>
            </w:div>
            <w:div w:id="200214076">
              <w:marLeft w:val="0"/>
              <w:marRight w:val="0"/>
              <w:marTop w:val="0"/>
              <w:marBottom w:val="0"/>
              <w:divBdr>
                <w:top w:val="none" w:sz="0" w:space="0" w:color="auto"/>
                <w:left w:val="none" w:sz="0" w:space="0" w:color="auto"/>
                <w:bottom w:val="none" w:sz="0" w:space="0" w:color="auto"/>
                <w:right w:val="none" w:sz="0" w:space="0" w:color="auto"/>
              </w:divBdr>
            </w:div>
            <w:div w:id="241834780">
              <w:marLeft w:val="0"/>
              <w:marRight w:val="0"/>
              <w:marTop w:val="0"/>
              <w:marBottom w:val="0"/>
              <w:divBdr>
                <w:top w:val="none" w:sz="0" w:space="0" w:color="auto"/>
                <w:left w:val="none" w:sz="0" w:space="0" w:color="auto"/>
                <w:bottom w:val="none" w:sz="0" w:space="0" w:color="auto"/>
                <w:right w:val="none" w:sz="0" w:space="0" w:color="auto"/>
              </w:divBdr>
            </w:div>
            <w:div w:id="308481159">
              <w:marLeft w:val="0"/>
              <w:marRight w:val="0"/>
              <w:marTop w:val="0"/>
              <w:marBottom w:val="0"/>
              <w:divBdr>
                <w:top w:val="none" w:sz="0" w:space="0" w:color="auto"/>
                <w:left w:val="none" w:sz="0" w:space="0" w:color="auto"/>
                <w:bottom w:val="none" w:sz="0" w:space="0" w:color="auto"/>
                <w:right w:val="none" w:sz="0" w:space="0" w:color="auto"/>
              </w:divBdr>
            </w:div>
            <w:div w:id="359817297">
              <w:marLeft w:val="0"/>
              <w:marRight w:val="0"/>
              <w:marTop w:val="0"/>
              <w:marBottom w:val="0"/>
              <w:divBdr>
                <w:top w:val="none" w:sz="0" w:space="0" w:color="auto"/>
                <w:left w:val="none" w:sz="0" w:space="0" w:color="auto"/>
                <w:bottom w:val="none" w:sz="0" w:space="0" w:color="auto"/>
                <w:right w:val="none" w:sz="0" w:space="0" w:color="auto"/>
              </w:divBdr>
            </w:div>
            <w:div w:id="361786751">
              <w:marLeft w:val="0"/>
              <w:marRight w:val="0"/>
              <w:marTop w:val="0"/>
              <w:marBottom w:val="0"/>
              <w:divBdr>
                <w:top w:val="none" w:sz="0" w:space="0" w:color="auto"/>
                <w:left w:val="none" w:sz="0" w:space="0" w:color="auto"/>
                <w:bottom w:val="none" w:sz="0" w:space="0" w:color="auto"/>
                <w:right w:val="none" w:sz="0" w:space="0" w:color="auto"/>
              </w:divBdr>
            </w:div>
            <w:div w:id="406810258">
              <w:marLeft w:val="0"/>
              <w:marRight w:val="0"/>
              <w:marTop w:val="0"/>
              <w:marBottom w:val="0"/>
              <w:divBdr>
                <w:top w:val="none" w:sz="0" w:space="0" w:color="auto"/>
                <w:left w:val="none" w:sz="0" w:space="0" w:color="auto"/>
                <w:bottom w:val="none" w:sz="0" w:space="0" w:color="auto"/>
                <w:right w:val="none" w:sz="0" w:space="0" w:color="auto"/>
              </w:divBdr>
            </w:div>
            <w:div w:id="407927780">
              <w:marLeft w:val="0"/>
              <w:marRight w:val="0"/>
              <w:marTop w:val="0"/>
              <w:marBottom w:val="0"/>
              <w:divBdr>
                <w:top w:val="none" w:sz="0" w:space="0" w:color="auto"/>
                <w:left w:val="none" w:sz="0" w:space="0" w:color="auto"/>
                <w:bottom w:val="none" w:sz="0" w:space="0" w:color="auto"/>
                <w:right w:val="none" w:sz="0" w:space="0" w:color="auto"/>
              </w:divBdr>
            </w:div>
            <w:div w:id="471487234">
              <w:marLeft w:val="0"/>
              <w:marRight w:val="0"/>
              <w:marTop w:val="0"/>
              <w:marBottom w:val="0"/>
              <w:divBdr>
                <w:top w:val="none" w:sz="0" w:space="0" w:color="auto"/>
                <w:left w:val="none" w:sz="0" w:space="0" w:color="auto"/>
                <w:bottom w:val="none" w:sz="0" w:space="0" w:color="auto"/>
                <w:right w:val="none" w:sz="0" w:space="0" w:color="auto"/>
              </w:divBdr>
            </w:div>
            <w:div w:id="484972468">
              <w:marLeft w:val="0"/>
              <w:marRight w:val="0"/>
              <w:marTop w:val="0"/>
              <w:marBottom w:val="0"/>
              <w:divBdr>
                <w:top w:val="none" w:sz="0" w:space="0" w:color="auto"/>
                <w:left w:val="none" w:sz="0" w:space="0" w:color="auto"/>
                <w:bottom w:val="none" w:sz="0" w:space="0" w:color="auto"/>
                <w:right w:val="none" w:sz="0" w:space="0" w:color="auto"/>
              </w:divBdr>
            </w:div>
            <w:div w:id="496962579">
              <w:marLeft w:val="0"/>
              <w:marRight w:val="0"/>
              <w:marTop w:val="0"/>
              <w:marBottom w:val="0"/>
              <w:divBdr>
                <w:top w:val="none" w:sz="0" w:space="0" w:color="auto"/>
                <w:left w:val="none" w:sz="0" w:space="0" w:color="auto"/>
                <w:bottom w:val="none" w:sz="0" w:space="0" w:color="auto"/>
                <w:right w:val="none" w:sz="0" w:space="0" w:color="auto"/>
              </w:divBdr>
            </w:div>
            <w:div w:id="514998013">
              <w:marLeft w:val="0"/>
              <w:marRight w:val="0"/>
              <w:marTop w:val="0"/>
              <w:marBottom w:val="0"/>
              <w:divBdr>
                <w:top w:val="none" w:sz="0" w:space="0" w:color="auto"/>
                <w:left w:val="none" w:sz="0" w:space="0" w:color="auto"/>
                <w:bottom w:val="none" w:sz="0" w:space="0" w:color="auto"/>
                <w:right w:val="none" w:sz="0" w:space="0" w:color="auto"/>
              </w:divBdr>
            </w:div>
            <w:div w:id="540751808">
              <w:marLeft w:val="0"/>
              <w:marRight w:val="0"/>
              <w:marTop w:val="0"/>
              <w:marBottom w:val="0"/>
              <w:divBdr>
                <w:top w:val="none" w:sz="0" w:space="0" w:color="auto"/>
                <w:left w:val="none" w:sz="0" w:space="0" w:color="auto"/>
                <w:bottom w:val="none" w:sz="0" w:space="0" w:color="auto"/>
                <w:right w:val="none" w:sz="0" w:space="0" w:color="auto"/>
              </w:divBdr>
            </w:div>
            <w:div w:id="541675116">
              <w:marLeft w:val="0"/>
              <w:marRight w:val="0"/>
              <w:marTop w:val="0"/>
              <w:marBottom w:val="0"/>
              <w:divBdr>
                <w:top w:val="none" w:sz="0" w:space="0" w:color="auto"/>
                <w:left w:val="none" w:sz="0" w:space="0" w:color="auto"/>
                <w:bottom w:val="none" w:sz="0" w:space="0" w:color="auto"/>
                <w:right w:val="none" w:sz="0" w:space="0" w:color="auto"/>
              </w:divBdr>
            </w:div>
            <w:div w:id="557129885">
              <w:marLeft w:val="0"/>
              <w:marRight w:val="0"/>
              <w:marTop w:val="0"/>
              <w:marBottom w:val="0"/>
              <w:divBdr>
                <w:top w:val="none" w:sz="0" w:space="0" w:color="auto"/>
                <w:left w:val="none" w:sz="0" w:space="0" w:color="auto"/>
                <w:bottom w:val="none" w:sz="0" w:space="0" w:color="auto"/>
                <w:right w:val="none" w:sz="0" w:space="0" w:color="auto"/>
              </w:divBdr>
            </w:div>
            <w:div w:id="594479930">
              <w:marLeft w:val="0"/>
              <w:marRight w:val="0"/>
              <w:marTop w:val="0"/>
              <w:marBottom w:val="0"/>
              <w:divBdr>
                <w:top w:val="none" w:sz="0" w:space="0" w:color="auto"/>
                <w:left w:val="none" w:sz="0" w:space="0" w:color="auto"/>
                <w:bottom w:val="none" w:sz="0" w:space="0" w:color="auto"/>
                <w:right w:val="none" w:sz="0" w:space="0" w:color="auto"/>
              </w:divBdr>
            </w:div>
            <w:div w:id="642463406">
              <w:marLeft w:val="0"/>
              <w:marRight w:val="0"/>
              <w:marTop w:val="0"/>
              <w:marBottom w:val="0"/>
              <w:divBdr>
                <w:top w:val="none" w:sz="0" w:space="0" w:color="auto"/>
                <w:left w:val="none" w:sz="0" w:space="0" w:color="auto"/>
                <w:bottom w:val="none" w:sz="0" w:space="0" w:color="auto"/>
                <w:right w:val="none" w:sz="0" w:space="0" w:color="auto"/>
              </w:divBdr>
            </w:div>
            <w:div w:id="668682411">
              <w:marLeft w:val="0"/>
              <w:marRight w:val="0"/>
              <w:marTop w:val="0"/>
              <w:marBottom w:val="0"/>
              <w:divBdr>
                <w:top w:val="none" w:sz="0" w:space="0" w:color="auto"/>
                <w:left w:val="none" w:sz="0" w:space="0" w:color="auto"/>
                <w:bottom w:val="none" w:sz="0" w:space="0" w:color="auto"/>
                <w:right w:val="none" w:sz="0" w:space="0" w:color="auto"/>
              </w:divBdr>
            </w:div>
            <w:div w:id="715012985">
              <w:marLeft w:val="0"/>
              <w:marRight w:val="0"/>
              <w:marTop w:val="0"/>
              <w:marBottom w:val="0"/>
              <w:divBdr>
                <w:top w:val="none" w:sz="0" w:space="0" w:color="auto"/>
                <w:left w:val="none" w:sz="0" w:space="0" w:color="auto"/>
                <w:bottom w:val="none" w:sz="0" w:space="0" w:color="auto"/>
                <w:right w:val="none" w:sz="0" w:space="0" w:color="auto"/>
              </w:divBdr>
            </w:div>
            <w:div w:id="799110460">
              <w:marLeft w:val="0"/>
              <w:marRight w:val="0"/>
              <w:marTop w:val="0"/>
              <w:marBottom w:val="0"/>
              <w:divBdr>
                <w:top w:val="none" w:sz="0" w:space="0" w:color="auto"/>
                <w:left w:val="none" w:sz="0" w:space="0" w:color="auto"/>
                <w:bottom w:val="none" w:sz="0" w:space="0" w:color="auto"/>
                <w:right w:val="none" w:sz="0" w:space="0" w:color="auto"/>
              </w:divBdr>
            </w:div>
            <w:div w:id="813067872">
              <w:marLeft w:val="0"/>
              <w:marRight w:val="0"/>
              <w:marTop w:val="0"/>
              <w:marBottom w:val="0"/>
              <w:divBdr>
                <w:top w:val="none" w:sz="0" w:space="0" w:color="auto"/>
                <w:left w:val="none" w:sz="0" w:space="0" w:color="auto"/>
                <w:bottom w:val="none" w:sz="0" w:space="0" w:color="auto"/>
                <w:right w:val="none" w:sz="0" w:space="0" w:color="auto"/>
              </w:divBdr>
            </w:div>
            <w:div w:id="826944045">
              <w:marLeft w:val="0"/>
              <w:marRight w:val="0"/>
              <w:marTop w:val="0"/>
              <w:marBottom w:val="0"/>
              <w:divBdr>
                <w:top w:val="none" w:sz="0" w:space="0" w:color="auto"/>
                <w:left w:val="none" w:sz="0" w:space="0" w:color="auto"/>
                <w:bottom w:val="none" w:sz="0" w:space="0" w:color="auto"/>
                <w:right w:val="none" w:sz="0" w:space="0" w:color="auto"/>
              </w:divBdr>
            </w:div>
            <w:div w:id="856967839">
              <w:marLeft w:val="0"/>
              <w:marRight w:val="0"/>
              <w:marTop w:val="0"/>
              <w:marBottom w:val="0"/>
              <w:divBdr>
                <w:top w:val="none" w:sz="0" w:space="0" w:color="auto"/>
                <w:left w:val="none" w:sz="0" w:space="0" w:color="auto"/>
                <w:bottom w:val="none" w:sz="0" w:space="0" w:color="auto"/>
                <w:right w:val="none" w:sz="0" w:space="0" w:color="auto"/>
              </w:divBdr>
            </w:div>
            <w:div w:id="901910588">
              <w:marLeft w:val="0"/>
              <w:marRight w:val="0"/>
              <w:marTop w:val="0"/>
              <w:marBottom w:val="0"/>
              <w:divBdr>
                <w:top w:val="none" w:sz="0" w:space="0" w:color="auto"/>
                <w:left w:val="none" w:sz="0" w:space="0" w:color="auto"/>
                <w:bottom w:val="none" w:sz="0" w:space="0" w:color="auto"/>
                <w:right w:val="none" w:sz="0" w:space="0" w:color="auto"/>
              </w:divBdr>
            </w:div>
            <w:div w:id="994141709">
              <w:marLeft w:val="0"/>
              <w:marRight w:val="0"/>
              <w:marTop w:val="0"/>
              <w:marBottom w:val="0"/>
              <w:divBdr>
                <w:top w:val="none" w:sz="0" w:space="0" w:color="auto"/>
                <w:left w:val="none" w:sz="0" w:space="0" w:color="auto"/>
                <w:bottom w:val="none" w:sz="0" w:space="0" w:color="auto"/>
                <w:right w:val="none" w:sz="0" w:space="0" w:color="auto"/>
              </w:divBdr>
            </w:div>
            <w:div w:id="1032808375">
              <w:marLeft w:val="0"/>
              <w:marRight w:val="0"/>
              <w:marTop w:val="0"/>
              <w:marBottom w:val="0"/>
              <w:divBdr>
                <w:top w:val="none" w:sz="0" w:space="0" w:color="auto"/>
                <w:left w:val="none" w:sz="0" w:space="0" w:color="auto"/>
                <w:bottom w:val="none" w:sz="0" w:space="0" w:color="auto"/>
                <w:right w:val="none" w:sz="0" w:space="0" w:color="auto"/>
              </w:divBdr>
            </w:div>
            <w:div w:id="1033116024">
              <w:marLeft w:val="0"/>
              <w:marRight w:val="0"/>
              <w:marTop w:val="0"/>
              <w:marBottom w:val="0"/>
              <w:divBdr>
                <w:top w:val="none" w:sz="0" w:space="0" w:color="auto"/>
                <w:left w:val="none" w:sz="0" w:space="0" w:color="auto"/>
                <w:bottom w:val="none" w:sz="0" w:space="0" w:color="auto"/>
                <w:right w:val="none" w:sz="0" w:space="0" w:color="auto"/>
              </w:divBdr>
            </w:div>
            <w:div w:id="1072122590">
              <w:marLeft w:val="0"/>
              <w:marRight w:val="0"/>
              <w:marTop w:val="0"/>
              <w:marBottom w:val="0"/>
              <w:divBdr>
                <w:top w:val="none" w:sz="0" w:space="0" w:color="auto"/>
                <w:left w:val="none" w:sz="0" w:space="0" w:color="auto"/>
                <w:bottom w:val="none" w:sz="0" w:space="0" w:color="auto"/>
                <w:right w:val="none" w:sz="0" w:space="0" w:color="auto"/>
              </w:divBdr>
            </w:div>
            <w:div w:id="1074090018">
              <w:marLeft w:val="0"/>
              <w:marRight w:val="0"/>
              <w:marTop w:val="0"/>
              <w:marBottom w:val="0"/>
              <w:divBdr>
                <w:top w:val="none" w:sz="0" w:space="0" w:color="auto"/>
                <w:left w:val="none" w:sz="0" w:space="0" w:color="auto"/>
                <w:bottom w:val="none" w:sz="0" w:space="0" w:color="auto"/>
                <w:right w:val="none" w:sz="0" w:space="0" w:color="auto"/>
              </w:divBdr>
            </w:div>
            <w:div w:id="1084838290">
              <w:marLeft w:val="0"/>
              <w:marRight w:val="0"/>
              <w:marTop w:val="0"/>
              <w:marBottom w:val="0"/>
              <w:divBdr>
                <w:top w:val="none" w:sz="0" w:space="0" w:color="auto"/>
                <w:left w:val="none" w:sz="0" w:space="0" w:color="auto"/>
                <w:bottom w:val="none" w:sz="0" w:space="0" w:color="auto"/>
                <w:right w:val="none" w:sz="0" w:space="0" w:color="auto"/>
              </w:divBdr>
            </w:div>
            <w:div w:id="1089304444">
              <w:marLeft w:val="0"/>
              <w:marRight w:val="0"/>
              <w:marTop w:val="0"/>
              <w:marBottom w:val="0"/>
              <w:divBdr>
                <w:top w:val="none" w:sz="0" w:space="0" w:color="auto"/>
                <w:left w:val="none" w:sz="0" w:space="0" w:color="auto"/>
                <w:bottom w:val="none" w:sz="0" w:space="0" w:color="auto"/>
                <w:right w:val="none" w:sz="0" w:space="0" w:color="auto"/>
              </w:divBdr>
            </w:div>
            <w:div w:id="1101758036">
              <w:marLeft w:val="0"/>
              <w:marRight w:val="0"/>
              <w:marTop w:val="0"/>
              <w:marBottom w:val="0"/>
              <w:divBdr>
                <w:top w:val="none" w:sz="0" w:space="0" w:color="auto"/>
                <w:left w:val="none" w:sz="0" w:space="0" w:color="auto"/>
                <w:bottom w:val="none" w:sz="0" w:space="0" w:color="auto"/>
                <w:right w:val="none" w:sz="0" w:space="0" w:color="auto"/>
              </w:divBdr>
            </w:div>
            <w:div w:id="1143305141">
              <w:marLeft w:val="0"/>
              <w:marRight w:val="0"/>
              <w:marTop w:val="0"/>
              <w:marBottom w:val="0"/>
              <w:divBdr>
                <w:top w:val="none" w:sz="0" w:space="0" w:color="auto"/>
                <w:left w:val="none" w:sz="0" w:space="0" w:color="auto"/>
                <w:bottom w:val="none" w:sz="0" w:space="0" w:color="auto"/>
                <w:right w:val="none" w:sz="0" w:space="0" w:color="auto"/>
              </w:divBdr>
            </w:div>
            <w:div w:id="1164079664">
              <w:marLeft w:val="0"/>
              <w:marRight w:val="0"/>
              <w:marTop w:val="0"/>
              <w:marBottom w:val="0"/>
              <w:divBdr>
                <w:top w:val="none" w:sz="0" w:space="0" w:color="auto"/>
                <w:left w:val="none" w:sz="0" w:space="0" w:color="auto"/>
                <w:bottom w:val="none" w:sz="0" w:space="0" w:color="auto"/>
                <w:right w:val="none" w:sz="0" w:space="0" w:color="auto"/>
              </w:divBdr>
            </w:div>
            <w:div w:id="1190873458">
              <w:marLeft w:val="0"/>
              <w:marRight w:val="0"/>
              <w:marTop w:val="0"/>
              <w:marBottom w:val="0"/>
              <w:divBdr>
                <w:top w:val="none" w:sz="0" w:space="0" w:color="auto"/>
                <w:left w:val="none" w:sz="0" w:space="0" w:color="auto"/>
                <w:bottom w:val="none" w:sz="0" w:space="0" w:color="auto"/>
                <w:right w:val="none" w:sz="0" w:space="0" w:color="auto"/>
              </w:divBdr>
            </w:div>
            <w:div w:id="1218470948">
              <w:marLeft w:val="0"/>
              <w:marRight w:val="0"/>
              <w:marTop w:val="0"/>
              <w:marBottom w:val="0"/>
              <w:divBdr>
                <w:top w:val="none" w:sz="0" w:space="0" w:color="auto"/>
                <w:left w:val="none" w:sz="0" w:space="0" w:color="auto"/>
                <w:bottom w:val="none" w:sz="0" w:space="0" w:color="auto"/>
                <w:right w:val="none" w:sz="0" w:space="0" w:color="auto"/>
              </w:divBdr>
            </w:div>
            <w:div w:id="1229458123">
              <w:marLeft w:val="0"/>
              <w:marRight w:val="0"/>
              <w:marTop w:val="0"/>
              <w:marBottom w:val="0"/>
              <w:divBdr>
                <w:top w:val="none" w:sz="0" w:space="0" w:color="auto"/>
                <w:left w:val="none" w:sz="0" w:space="0" w:color="auto"/>
                <w:bottom w:val="none" w:sz="0" w:space="0" w:color="auto"/>
                <w:right w:val="none" w:sz="0" w:space="0" w:color="auto"/>
              </w:divBdr>
            </w:div>
            <w:div w:id="1266688876">
              <w:marLeft w:val="0"/>
              <w:marRight w:val="0"/>
              <w:marTop w:val="0"/>
              <w:marBottom w:val="0"/>
              <w:divBdr>
                <w:top w:val="none" w:sz="0" w:space="0" w:color="auto"/>
                <w:left w:val="none" w:sz="0" w:space="0" w:color="auto"/>
                <w:bottom w:val="none" w:sz="0" w:space="0" w:color="auto"/>
                <w:right w:val="none" w:sz="0" w:space="0" w:color="auto"/>
              </w:divBdr>
            </w:div>
            <w:div w:id="1266692564">
              <w:marLeft w:val="0"/>
              <w:marRight w:val="0"/>
              <w:marTop w:val="0"/>
              <w:marBottom w:val="0"/>
              <w:divBdr>
                <w:top w:val="none" w:sz="0" w:space="0" w:color="auto"/>
                <w:left w:val="none" w:sz="0" w:space="0" w:color="auto"/>
                <w:bottom w:val="none" w:sz="0" w:space="0" w:color="auto"/>
                <w:right w:val="none" w:sz="0" w:space="0" w:color="auto"/>
              </w:divBdr>
            </w:div>
            <w:div w:id="1399472926">
              <w:marLeft w:val="0"/>
              <w:marRight w:val="0"/>
              <w:marTop w:val="0"/>
              <w:marBottom w:val="0"/>
              <w:divBdr>
                <w:top w:val="none" w:sz="0" w:space="0" w:color="auto"/>
                <w:left w:val="none" w:sz="0" w:space="0" w:color="auto"/>
                <w:bottom w:val="none" w:sz="0" w:space="0" w:color="auto"/>
                <w:right w:val="none" w:sz="0" w:space="0" w:color="auto"/>
              </w:divBdr>
            </w:div>
            <w:div w:id="1419329786">
              <w:marLeft w:val="0"/>
              <w:marRight w:val="0"/>
              <w:marTop w:val="0"/>
              <w:marBottom w:val="0"/>
              <w:divBdr>
                <w:top w:val="none" w:sz="0" w:space="0" w:color="auto"/>
                <w:left w:val="none" w:sz="0" w:space="0" w:color="auto"/>
                <w:bottom w:val="none" w:sz="0" w:space="0" w:color="auto"/>
                <w:right w:val="none" w:sz="0" w:space="0" w:color="auto"/>
              </w:divBdr>
            </w:div>
            <w:div w:id="1455519101">
              <w:marLeft w:val="0"/>
              <w:marRight w:val="0"/>
              <w:marTop w:val="0"/>
              <w:marBottom w:val="0"/>
              <w:divBdr>
                <w:top w:val="none" w:sz="0" w:space="0" w:color="auto"/>
                <w:left w:val="none" w:sz="0" w:space="0" w:color="auto"/>
                <w:bottom w:val="none" w:sz="0" w:space="0" w:color="auto"/>
                <w:right w:val="none" w:sz="0" w:space="0" w:color="auto"/>
              </w:divBdr>
            </w:div>
            <w:div w:id="1482500676">
              <w:marLeft w:val="0"/>
              <w:marRight w:val="0"/>
              <w:marTop w:val="0"/>
              <w:marBottom w:val="0"/>
              <w:divBdr>
                <w:top w:val="none" w:sz="0" w:space="0" w:color="auto"/>
                <w:left w:val="none" w:sz="0" w:space="0" w:color="auto"/>
                <w:bottom w:val="none" w:sz="0" w:space="0" w:color="auto"/>
                <w:right w:val="none" w:sz="0" w:space="0" w:color="auto"/>
              </w:divBdr>
            </w:div>
            <w:div w:id="1493257272">
              <w:marLeft w:val="0"/>
              <w:marRight w:val="0"/>
              <w:marTop w:val="0"/>
              <w:marBottom w:val="0"/>
              <w:divBdr>
                <w:top w:val="none" w:sz="0" w:space="0" w:color="auto"/>
                <w:left w:val="none" w:sz="0" w:space="0" w:color="auto"/>
                <w:bottom w:val="none" w:sz="0" w:space="0" w:color="auto"/>
                <w:right w:val="none" w:sz="0" w:space="0" w:color="auto"/>
              </w:divBdr>
            </w:div>
            <w:div w:id="1563523664">
              <w:marLeft w:val="0"/>
              <w:marRight w:val="0"/>
              <w:marTop w:val="0"/>
              <w:marBottom w:val="0"/>
              <w:divBdr>
                <w:top w:val="none" w:sz="0" w:space="0" w:color="auto"/>
                <w:left w:val="none" w:sz="0" w:space="0" w:color="auto"/>
                <w:bottom w:val="none" w:sz="0" w:space="0" w:color="auto"/>
                <w:right w:val="none" w:sz="0" w:space="0" w:color="auto"/>
              </w:divBdr>
            </w:div>
            <w:div w:id="1622490538">
              <w:marLeft w:val="0"/>
              <w:marRight w:val="0"/>
              <w:marTop w:val="0"/>
              <w:marBottom w:val="0"/>
              <w:divBdr>
                <w:top w:val="none" w:sz="0" w:space="0" w:color="auto"/>
                <w:left w:val="none" w:sz="0" w:space="0" w:color="auto"/>
                <w:bottom w:val="none" w:sz="0" w:space="0" w:color="auto"/>
                <w:right w:val="none" w:sz="0" w:space="0" w:color="auto"/>
              </w:divBdr>
            </w:div>
            <w:div w:id="1671371284">
              <w:marLeft w:val="0"/>
              <w:marRight w:val="0"/>
              <w:marTop w:val="0"/>
              <w:marBottom w:val="0"/>
              <w:divBdr>
                <w:top w:val="none" w:sz="0" w:space="0" w:color="auto"/>
                <w:left w:val="none" w:sz="0" w:space="0" w:color="auto"/>
                <w:bottom w:val="none" w:sz="0" w:space="0" w:color="auto"/>
                <w:right w:val="none" w:sz="0" w:space="0" w:color="auto"/>
              </w:divBdr>
            </w:div>
            <w:div w:id="1684630927">
              <w:marLeft w:val="0"/>
              <w:marRight w:val="0"/>
              <w:marTop w:val="0"/>
              <w:marBottom w:val="0"/>
              <w:divBdr>
                <w:top w:val="none" w:sz="0" w:space="0" w:color="auto"/>
                <w:left w:val="none" w:sz="0" w:space="0" w:color="auto"/>
                <w:bottom w:val="none" w:sz="0" w:space="0" w:color="auto"/>
                <w:right w:val="none" w:sz="0" w:space="0" w:color="auto"/>
              </w:divBdr>
            </w:div>
            <w:div w:id="1692225380">
              <w:marLeft w:val="0"/>
              <w:marRight w:val="0"/>
              <w:marTop w:val="0"/>
              <w:marBottom w:val="0"/>
              <w:divBdr>
                <w:top w:val="none" w:sz="0" w:space="0" w:color="auto"/>
                <w:left w:val="none" w:sz="0" w:space="0" w:color="auto"/>
                <w:bottom w:val="none" w:sz="0" w:space="0" w:color="auto"/>
                <w:right w:val="none" w:sz="0" w:space="0" w:color="auto"/>
              </w:divBdr>
            </w:div>
            <w:div w:id="1724871111">
              <w:marLeft w:val="0"/>
              <w:marRight w:val="0"/>
              <w:marTop w:val="0"/>
              <w:marBottom w:val="0"/>
              <w:divBdr>
                <w:top w:val="none" w:sz="0" w:space="0" w:color="auto"/>
                <w:left w:val="none" w:sz="0" w:space="0" w:color="auto"/>
                <w:bottom w:val="none" w:sz="0" w:space="0" w:color="auto"/>
                <w:right w:val="none" w:sz="0" w:space="0" w:color="auto"/>
              </w:divBdr>
            </w:div>
            <w:div w:id="1752121405">
              <w:marLeft w:val="0"/>
              <w:marRight w:val="0"/>
              <w:marTop w:val="0"/>
              <w:marBottom w:val="0"/>
              <w:divBdr>
                <w:top w:val="none" w:sz="0" w:space="0" w:color="auto"/>
                <w:left w:val="none" w:sz="0" w:space="0" w:color="auto"/>
                <w:bottom w:val="none" w:sz="0" w:space="0" w:color="auto"/>
                <w:right w:val="none" w:sz="0" w:space="0" w:color="auto"/>
              </w:divBdr>
            </w:div>
            <w:div w:id="1753627922">
              <w:marLeft w:val="0"/>
              <w:marRight w:val="0"/>
              <w:marTop w:val="0"/>
              <w:marBottom w:val="0"/>
              <w:divBdr>
                <w:top w:val="none" w:sz="0" w:space="0" w:color="auto"/>
                <w:left w:val="none" w:sz="0" w:space="0" w:color="auto"/>
                <w:bottom w:val="none" w:sz="0" w:space="0" w:color="auto"/>
                <w:right w:val="none" w:sz="0" w:space="0" w:color="auto"/>
              </w:divBdr>
            </w:div>
            <w:div w:id="1832023963">
              <w:marLeft w:val="0"/>
              <w:marRight w:val="0"/>
              <w:marTop w:val="0"/>
              <w:marBottom w:val="0"/>
              <w:divBdr>
                <w:top w:val="none" w:sz="0" w:space="0" w:color="auto"/>
                <w:left w:val="none" w:sz="0" w:space="0" w:color="auto"/>
                <w:bottom w:val="none" w:sz="0" w:space="0" w:color="auto"/>
                <w:right w:val="none" w:sz="0" w:space="0" w:color="auto"/>
              </w:divBdr>
            </w:div>
            <w:div w:id="1860973368">
              <w:marLeft w:val="0"/>
              <w:marRight w:val="0"/>
              <w:marTop w:val="0"/>
              <w:marBottom w:val="0"/>
              <w:divBdr>
                <w:top w:val="none" w:sz="0" w:space="0" w:color="auto"/>
                <w:left w:val="none" w:sz="0" w:space="0" w:color="auto"/>
                <w:bottom w:val="none" w:sz="0" w:space="0" w:color="auto"/>
                <w:right w:val="none" w:sz="0" w:space="0" w:color="auto"/>
              </w:divBdr>
            </w:div>
            <w:div w:id="1918398284">
              <w:marLeft w:val="0"/>
              <w:marRight w:val="0"/>
              <w:marTop w:val="0"/>
              <w:marBottom w:val="0"/>
              <w:divBdr>
                <w:top w:val="none" w:sz="0" w:space="0" w:color="auto"/>
                <w:left w:val="none" w:sz="0" w:space="0" w:color="auto"/>
                <w:bottom w:val="none" w:sz="0" w:space="0" w:color="auto"/>
                <w:right w:val="none" w:sz="0" w:space="0" w:color="auto"/>
              </w:divBdr>
            </w:div>
            <w:div w:id="1961839494">
              <w:marLeft w:val="0"/>
              <w:marRight w:val="0"/>
              <w:marTop w:val="0"/>
              <w:marBottom w:val="0"/>
              <w:divBdr>
                <w:top w:val="none" w:sz="0" w:space="0" w:color="auto"/>
                <w:left w:val="none" w:sz="0" w:space="0" w:color="auto"/>
                <w:bottom w:val="none" w:sz="0" w:space="0" w:color="auto"/>
                <w:right w:val="none" w:sz="0" w:space="0" w:color="auto"/>
              </w:divBdr>
            </w:div>
            <w:div w:id="1985888527">
              <w:marLeft w:val="0"/>
              <w:marRight w:val="0"/>
              <w:marTop w:val="0"/>
              <w:marBottom w:val="0"/>
              <w:divBdr>
                <w:top w:val="none" w:sz="0" w:space="0" w:color="auto"/>
                <w:left w:val="none" w:sz="0" w:space="0" w:color="auto"/>
                <w:bottom w:val="none" w:sz="0" w:space="0" w:color="auto"/>
                <w:right w:val="none" w:sz="0" w:space="0" w:color="auto"/>
              </w:divBdr>
            </w:div>
            <w:div w:id="1991714807">
              <w:marLeft w:val="0"/>
              <w:marRight w:val="0"/>
              <w:marTop w:val="0"/>
              <w:marBottom w:val="0"/>
              <w:divBdr>
                <w:top w:val="none" w:sz="0" w:space="0" w:color="auto"/>
                <w:left w:val="none" w:sz="0" w:space="0" w:color="auto"/>
                <w:bottom w:val="none" w:sz="0" w:space="0" w:color="auto"/>
                <w:right w:val="none" w:sz="0" w:space="0" w:color="auto"/>
              </w:divBdr>
            </w:div>
            <w:div w:id="2032949058">
              <w:marLeft w:val="0"/>
              <w:marRight w:val="0"/>
              <w:marTop w:val="0"/>
              <w:marBottom w:val="0"/>
              <w:divBdr>
                <w:top w:val="none" w:sz="0" w:space="0" w:color="auto"/>
                <w:left w:val="none" w:sz="0" w:space="0" w:color="auto"/>
                <w:bottom w:val="none" w:sz="0" w:space="0" w:color="auto"/>
                <w:right w:val="none" w:sz="0" w:space="0" w:color="auto"/>
              </w:divBdr>
            </w:div>
            <w:div w:id="2057461053">
              <w:marLeft w:val="0"/>
              <w:marRight w:val="0"/>
              <w:marTop w:val="0"/>
              <w:marBottom w:val="0"/>
              <w:divBdr>
                <w:top w:val="none" w:sz="0" w:space="0" w:color="auto"/>
                <w:left w:val="none" w:sz="0" w:space="0" w:color="auto"/>
                <w:bottom w:val="none" w:sz="0" w:space="0" w:color="auto"/>
                <w:right w:val="none" w:sz="0" w:space="0" w:color="auto"/>
              </w:divBdr>
            </w:div>
            <w:div w:id="2068214168">
              <w:marLeft w:val="0"/>
              <w:marRight w:val="0"/>
              <w:marTop w:val="0"/>
              <w:marBottom w:val="0"/>
              <w:divBdr>
                <w:top w:val="none" w:sz="0" w:space="0" w:color="auto"/>
                <w:left w:val="none" w:sz="0" w:space="0" w:color="auto"/>
                <w:bottom w:val="none" w:sz="0" w:space="0" w:color="auto"/>
                <w:right w:val="none" w:sz="0" w:space="0" w:color="auto"/>
              </w:divBdr>
            </w:div>
            <w:div w:id="2072924004">
              <w:marLeft w:val="0"/>
              <w:marRight w:val="0"/>
              <w:marTop w:val="0"/>
              <w:marBottom w:val="0"/>
              <w:divBdr>
                <w:top w:val="none" w:sz="0" w:space="0" w:color="auto"/>
                <w:left w:val="none" w:sz="0" w:space="0" w:color="auto"/>
                <w:bottom w:val="none" w:sz="0" w:space="0" w:color="auto"/>
                <w:right w:val="none" w:sz="0" w:space="0" w:color="auto"/>
              </w:divBdr>
            </w:div>
            <w:div w:id="212253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8637">
      <w:bodyDiv w:val="1"/>
      <w:marLeft w:val="0"/>
      <w:marRight w:val="0"/>
      <w:marTop w:val="0"/>
      <w:marBottom w:val="0"/>
      <w:divBdr>
        <w:top w:val="none" w:sz="0" w:space="0" w:color="auto"/>
        <w:left w:val="none" w:sz="0" w:space="0" w:color="auto"/>
        <w:bottom w:val="none" w:sz="0" w:space="0" w:color="auto"/>
        <w:right w:val="none" w:sz="0" w:space="0" w:color="auto"/>
      </w:divBdr>
      <w:divsChild>
        <w:div w:id="2137721005">
          <w:marLeft w:val="0"/>
          <w:marRight w:val="0"/>
          <w:marTop w:val="0"/>
          <w:marBottom w:val="0"/>
          <w:divBdr>
            <w:top w:val="none" w:sz="0" w:space="0" w:color="auto"/>
            <w:left w:val="none" w:sz="0" w:space="0" w:color="auto"/>
            <w:bottom w:val="none" w:sz="0" w:space="0" w:color="auto"/>
            <w:right w:val="none" w:sz="0" w:space="0" w:color="auto"/>
          </w:divBdr>
          <w:divsChild>
            <w:div w:id="23866608">
              <w:marLeft w:val="0"/>
              <w:marRight w:val="0"/>
              <w:marTop w:val="0"/>
              <w:marBottom w:val="0"/>
              <w:divBdr>
                <w:top w:val="none" w:sz="0" w:space="0" w:color="auto"/>
                <w:left w:val="none" w:sz="0" w:space="0" w:color="auto"/>
                <w:bottom w:val="none" w:sz="0" w:space="0" w:color="auto"/>
                <w:right w:val="none" w:sz="0" w:space="0" w:color="auto"/>
              </w:divBdr>
            </w:div>
            <w:div w:id="137691481">
              <w:marLeft w:val="0"/>
              <w:marRight w:val="0"/>
              <w:marTop w:val="0"/>
              <w:marBottom w:val="0"/>
              <w:divBdr>
                <w:top w:val="none" w:sz="0" w:space="0" w:color="auto"/>
                <w:left w:val="none" w:sz="0" w:space="0" w:color="auto"/>
                <w:bottom w:val="none" w:sz="0" w:space="0" w:color="auto"/>
                <w:right w:val="none" w:sz="0" w:space="0" w:color="auto"/>
              </w:divBdr>
            </w:div>
            <w:div w:id="189224264">
              <w:marLeft w:val="0"/>
              <w:marRight w:val="0"/>
              <w:marTop w:val="0"/>
              <w:marBottom w:val="0"/>
              <w:divBdr>
                <w:top w:val="none" w:sz="0" w:space="0" w:color="auto"/>
                <w:left w:val="none" w:sz="0" w:space="0" w:color="auto"/>
                <w:bottom w:val="none" w:sz="0" w:space="0" w:color="auto"/>
                <w:right w:val="none" w:sz="0" w:space="0" w:color="auto"/>
              </w:divBdr>
            </w:div>
            <w:div w:id="233199479">
              <w:marLeft w:val="0"/>
              <w:marRight w:val="0"/>
              <w:marTop w:val="0"/>
              <w:marBottom w:val="0"/>
              <w:divBdr>
                <w:top w:val="none" w:sz="0" w:space="0" w:color="auto"/>
                <w:left w:val="none" w:sz="0" w:space="0" w:color="auto"/>
                <w:bottom w:val="none" w:sz="0" w:space="0" w:color="auto"/>
                <w:right w:val="none" w:sz="0" w:space="0" w:color="auto"/>
              </w:divBdr>
            </w:div>
            <w:div w:id="253633249">
              <w:marLeft w:val="0"/>
              <w:marRight w:val="0"/>
              <w:marTop w:val="0"/>
              <w:marBottom w:val="0"/>
              <w:divBdr>
                <w:top w:val="none" w:sz="0" w:space="0" w:color="auto"/>
                <w:left w:val="none" w:sz="0" w:space="0" w:color="auto"/>
                <w:bottom w:val="none" w:sz="0" w:space="0" w:color="auto"/>
                <w:right w:val="none" w:sz="0" w:space="0" w:color="auto"/>
              </w:divBdr>
            </w:div>
            <w:div w:id="255984230">
              <w:marLeft w:val="0"/>
              <w:marRight w:val="0"/>
              <w:marTop w:val="0"/>
              <w:marBottom w:val="0"/>
              <w:divBdr>
                <w:top w:val="none" w:sz="0" w:space="0" w:color="auto"/>
                <w:left w:val="none" w:sz="0" w:space="0" w:color="auto"/>
                <w:bottom w:val="none" w:sz="0" w:space="0" w:color="auto"/>
                <w:right w:val="none" w:sz="0" w:space="0" w:color="auto"/>
              </w:divBdr>
            </w:div>
            <w:div w:id="296447486">
              <w:marLeft w:val="0"/>
              <w:marRight w:val="0"/>
              <w:marTop w:val="0"/>
              <w:marBottom w:val="0"/>
              <w:divBdr>
                <w:top w:val="none" w:sz="0" w:space="0" w:color="auto"/>
                <w:left w:val="none" w:sz="0" w:space="0" w:color="auto"/>
                <w:bottom w:val="none" w:sz="0" w:space="0" w:color="auto"/>
                <w:right w:val="none" w:sz="0" w:space="0" w:color="auto"/>
              </w:divBdr>
            </w:div>
            <w:div w:id="367418979">
              <w:marLeft w:val="0"/>
              <w:marRight w:val="0"/>
              <w:marTop w:val="0"/>
              <w:marBottom w:val="0"/>
              <w:divBdr>
                <w:top w:val="none" w:sz="0" w:space="0" w:color="auto"/>
                <w:left w:val="none" w:sz="0" w:space="0" w:color="auto"/>
                <w:bottom w:val="none" w:sz="0" w:space="0" w:color="auto"/>
                <w:right w:val="none" w:sz="0" w:space="0" w:color="auto"/>
              </w:divBdr>
            </w:div>
            <w:div w:id="370542595">
              <w:marLeft w:val="0"/>
              <w:marRight w:val="0"/>
              <w:marTop w:val="0"/>
              <w:marBottom w:val="0"/>
              <w:divBdr>
                <w:top w:val="none" w:sz="0" w:space="0" w:color="auto"/>
                <w:left w:val="none" w:sz="0" w:space="0" w:color="auto"/>
                <w:bottom w:val="none" w:sz="0" w:space="0" w:color="auto"/>
                <w:right w:val="none" w:sz="0" w:space="0" w:color="auto"/>
              </w:divBdr>
            </w:div>
            <w:div w:id="372048337">
              <w:marLeft w:val="0"/>
              <w:marRight w:val="0"/>
              <w:marTop w:val="0"/>
              <w:marBottom w:val="0"/>
              <w:divBdr>
                <w:top w:val="none" w:sz="0" w:space="0" w:color="auto"/>
                <w:left w:val="none" w:sz="0" w:space="0" w:color="auto"/>
                <w:bottom w:val="none" w:sz="0" w:space="0" w:color="auto"/>
                <w:right w:val="none" w:sz="0" w:space="0" w:color="auto"/>
              </w:divBdr>
            </w:div>
            <w:div w:id="409498955">
              <w:marLeft w:val="0"/>
              <w:marRight w:val="0"/>
              <w:marTop w:val="0"/>
              <w:marBottom w:val="0"/>
              <w:divBdr>
                <w:top w:val="none" w:sz="0" w:space="0" w:color="auto"/>
                <w:left w:val="none" w:sz="0" w:space="0" w:color="auto"/>
                <w:bottom w:val="none" w:sz="0" w:space="0" w:color="auto"/>
                <w:right w:val="none" w:sz="0" w:space="0" w:color="auto"/>
              </w:divBdr>
            </w:div>
            <w:div w:id="427429629">
              <w:marLeft w:val="0"/>
              <w:marRight w:val="0"/>
              <w:marTop w:val="0"/>
              <w:marBottom w:val="0"/>
              <w:divBdr>
                <w:top w:val="none" w:sz="0" w:space="0" w:color="auto"/>
                <w:left w:val="none" w:sz="0" w:space="0" w:color="auto"/>
                <w:bottom w:val="none" w:sz="0" w:space="0" w:color="auto"/>
                <w:right w:val="none" w:sz="0" w:space="0" w:color="auto"/>
              </w:divBdr>
            </w:div>
            <w:div w:id="432870074">
              <w:marLeft w:val="0"/>
              <w:marRight w:val="0"/>
              <w:marTop w:val="0"/>
              <w:marBottom w:val="0"/>
              <w:divBdr>
                <w:top w:val="none" w:sz="0" w:space="0" w:color="auto"/>
                <w:left w:val="none" w:sz="0" w:space="0" w:color="auto"/>
                <w:bottom w:val="none" w:sz="0" w:space="0" w:color="auto"/>
                <w:right w:val="none" w:sz="0" w:space="0" w:color="auto"/>
              </w:divBdr>
            </w:div>
            <w:div w:id="442656416">
              <w:marLeft w:val="0"/>
              <w:marRight w:val="0"/>
              <w:marTop w:val="0"/>
              <w:marBottom w:val="0"/>
              <w:divBdr>
                <w:top w:val="none" w:sz="0" w:space="0" w:color="auto"/>
                <w:left w:val="none" w:sz="0" w:space="0" w:color="auto"/>
                <w:bottom w:val="none" w:sz="0" w:space="0" w:color="auto"/>
                <w:right w:val="none" w:sz="0" w:space="0" w:color="auto"/>
              </w:divBdr>
            </w:div>
            <w:div w:id="459685362">
              <w:marLeft w:val="0"/>
              <w:marRight w:val="0"/>
              <w:marTop w:val="0"/>
              <w:marBottom w:val="0"/>
              <w:divBdr>
                <w:top w:val="none" w:sz="0" w:space="0" w:color="auto"/>
                <w:left w:val="none" w:sz="0" w:space="0" w:color="auto"/>
                <w:bottom w:val="none" w:sz="0" w:space="0" w:color="auto"/>
                <w:right w:val="none" w:sz="0" w:space="0" w:color="auto"/>
              </w:divBdr>
            </w:div>
            <w:div w:id="464199136">
              <w:marLeft w:val="0"/>
              <w:marRight w:val="0"/>
              <w:marTop w:val="0"/>
              <w:marBottom w:val="0"/>
              <w:divBdr>
                <w:top w:val="none" w:sz="0" w:space="0" w:color="auto"/>
                <w:left w:val="none" w:sz="0" w:space="0" w:color="auto"/>
                <w:bottom w:val="none" w:sz="0" w:space="0" w:color="auto"/>
                <w:right w:val="none" w:sz="0" w:space="0" w:color="auto"/>
              </w:divBdr>
            </w:div>
            <w:div w:id="474834850">
              <w:marLeft w:val="0"/>
              <w:marRight w:val="0"/>
              <w:marTop w:val="0"/>
              <w:marBottom w:val="0"/>
              <w:divBdr>
                <w:top w:val="none" w:sz="0" w:space="0" w:color="auto"/>
                <w:left w:val="none" w:sz="0" w:space="0" w:color="auto"/>
                <w:bottom w:val="none" w:sz="0" w:space="0" w:color="auto"/>
                <w:right w:val="none" w:sz="0" w:space="0" w:color="auto"/>
              </w:divBdr>
            </w:div>
            <w:div w:id="495726337">
              <w:marLeft w:val="0"/>
              <w:marRight w:val="0"/>
              <w:marTop w:val="0"/>
              <w:marBottom w:val="0"/>
              <w:divBdr>
                <w:top w:val="none" w:sz="0" w:space="0" w:color="auto"/>
                <w:left w:val="none" w:sz="0" w:space="0" w:color="auto"/>
                <w:bottom w:val="none" w:sz="0" w:space="0" w:color="auto"/>
                <w:right w:val="none" w:sz="0" w:space="0" w:color="auto"/>
              </w:divBdr>
            </w:div>
            <w:div w:id="501970036">
              <w:marLeft w:val="0"/>
              <w:marRight w:val="0"/>
              <w:marTop w:val="0"/>
              <w:marBottom w:val="0"/>
              <w:divBdr>
                <w:top w:val="none" w:sz="0" w:space="0" w:color="auto"/>
                <w:left w:val="none" w:sz="0" w:space="0" w:color="auto"/>
                <w:bottom w:val="none" w:sz="0" w:space="0" w:color="auto"/>
                <w:right w:val="none" w:sz="0" w:space="0" w:color="auto"/>
              </w:divBdr>
            </w:div>
            <w:div w:id="592595375">
              <w:marLeft w:val="0"/>
              <w:marRight w:val="0"/>
              <w:marTop w:val="0"/>
              <w:marBottom w:val="0"/>
              <w:divBdr>
                <w:top w:val="none" w:sz="0" w:space="0" w:color="auto"/>
                <w:left w:val="none" w:sz="0" w:space="0" w:color="auto"/>
                <w:bottom w:val="none" w:sz="0" w:space="0" w:color="auto"/>
                <w:right w:val="none" w:sz="0" w:space="0" w:color="auto"/>
              </w:divBdr>
            </w:div>
            <w:div w:id="603927062">
              <w:marLeft w:val="0"/>
              <w:marRight w:val="0"/>
              <w:marTop w:val="0"/>
              <w:marBottom w:val="0"/>
              <w:divBdr>
                <w:top w:val="none" w:sz="0" w:space="0" w:color="auto"/>
                <w:left w:val="none" w:sz="0" w:space="0" w:color="auto"/>
                <w:bottom w:val="none" w:sz="0" w:space="0" w:color="auto"/>
                <w:right w:val="none" w:sz="0" w:space="0" w:color="auto"/>
              </w:divBdr>
            </w:div>
            <w:div w:id="630401991">
              <w:marLeft w:val="0"/>
              <w:marRight w:val="0"/>
              <w:marTop w:val="0"/>
              <w:marBottom w:val="0"/>
              <w:divBdr>
                <w:top w:val="none" w:sz="0" w:space="0" w:color="auto"/>
                <w:left w:val="none" w:sz="0" w:space="0" w:color="auto"/>
                <w:bottom w:val="none" w:sz="0" w:space="0" w:color="auto"/>
                <w:right w:val="none" w:sz="0" w:space="0" w:color="auto"/>
              </w:divBdr>
            </w:div>
            <w:div w:id="676733914">
              <w:marLeft w:val="0"/>
              <w:marRight w:val="0"/>
              <w:marTop w:val="0"/>
              <w:marBottom w:val="0"/>
              <w:divBdr>
                <w:top w:val="none" w:sz="0" w:space="0" w:color="auto"/>
                <w:left w:val="none" w:sz="0" w:space="0" w:color="auto"/>
                <w:bottom w:val="none" w:sz="0" w:space="0" w:color="auto"/>
                <w:right w:val="none" w:sz="0" w:space="0" w:color="auto"/>
              </w:divBdr>
            </w:div>
            <w:div w:id="685525641">
              <w:marLeft w:val="0"/>
              <w:marRight w:val="0"/>
              <w:marTop w:val="0"/>
              <w:marBottom w:val="0"/>
              <w:divBdr>
                <w:top w:val="none" w:sz="0" w:space="0" w:color="auto"/>
                <w:left w:val="none" w:sz="0" w:space="0" w:color="auto"/>
                <w:bottom w:val="none" w:sz="0" w:space="0" w:color="auto"/>
                <w:right w:val="none" w:sz="0" w:space="0" w:color="auto"/>
              </w:divBdr>
            </w:div>
            <w:div w:id="740912556">
              <w:marLeft w:val="0"/>
              <w:marRight w:val="0"/>
              <w:marTop w:val="0"/>
              <w:marBottom w:val="0"/>
              <w:divBdr>
                <w:top w:val="none" w:sz="0" w:space="0" w:color="auto"/>
                <w:left w:val="none" w:sz="0" w:space="0" w:color="auto"/>
                <w:bottom w:val="none" w:sz="0" w:space="0" w:color="auto"/>
                <w:right w:val="none" w:sz="0" w:space="0" w:color="auto"/>
              </w:divBdr>
            </w:div>
            <w:div w:id="755439317">
              <w:marLeft w:val="0"/>
              <w:marRight w:val="0"/>
              <w:marTop w:val="0"/>
              <w:marBottom w:val="0"/>
              <w:divBdr>
                <w:top w:val="none" w:sz="0" w:space="0" w:color="auto"/>
                <w:left w:val="none" w:sz="0" w:space="0" w:color="auto"/>
                <w:bottom w:val="none" w:sz="0" w:space="0" w:color="auto"/>
                <w:right w:val="none" w:sz="0" w:space="0" w:color="auto"/>
              </w:divBdr>
            </w:div>
            <w:div w:id="806582200">
              <w:marLeft w:val="0"/>
              <w:marRight w:val="0"/>
              <w:marTop w:val="0"/>
              <w:marBottom w:val="0"/>
              <w:divBdr>
                <w:top w:val="none" w:sz="0" w:space="0" w:color="auto"/>
                <w:left w:val="none" w:sz="0" w:space="0" w:color="auto"/>
                <w:bottom w:val="none" w:sz="0" w:space="0" w:color="auto"/>
                <w:right w:val="none" w:sz="0" w:space="0" w:color="auto"/>
              </w:divBdr>
            </w:div>
            <w:div w:id="812910678">
              <w:marLeft w:val="0"/>
              <w:marRight w:val="0"/>
              <w:marTop w:val="0"/>
              <w:marBottom w:val="0"/>
              <w:divBdr>
                <w:top w:val="none" w:sz="0" w:space="0" w:color="auto"/>
                <w:left w:val="none" w:sz="0" w:space="0" w:color="auto"/>
                <w:bottom w:val="none" w:sz="0" w:space="0" w:color="auto"/>
                <w:right w:val="none" w:sz="0" w:space="0" w:color="auto"/>
              </w:divBdr>
            </w:div>
            <w:div w:id="846483058">
              <w:marLeft w:val="0"/>
              <w:marRight w:val="0"/>
              <w:marTop w:val="0"/>
              <w:marBottom w:val="0"/>
              <w:divBdr>
                <w:top w:val="none" w:sz="0" w:space="0" w:color="auto"/>
                <w:left w:val="none" w:sz="0" w:space="0" w:color="auto"/>
                <w:bottom w:val="none" w:sz="0" w:space="0" w:color="auto"/>
                <w:right w:val="none" w:sz="0" w:space="0" w:color="auto"/>
              </w:divBdr>
            </w:div>
            <w:div w:id="887187590">
              <w:marLeft w:val="0"/>
              <w:marRight w:val="0"/>
              <w:marTop w:val="0"/>
              <w:marBottom w:val="0"/>
              <w:divBdr>
                <w:top w:val="none" w:sz="0" w:space="0" w:color="auto"/>
                <w:left w:val="none" w:sz="0" w:space="0" w:color="auto"/>
                <w:bottom w:val="none" w:sz="0" w:space="0" w:color="auto"/>
                <w:right w:val="none" w:sz="0" w:space="0" w:color="auto"/>
              </w:divBdr>
            </w:div>
            <w:div w:id="887494516">
              <w:marLeft w:val="0"/>
              <w:marRight w:val="0"/>
              <w:marTop w:val="0"/>
              <w:marBottom w:val="0"/>
              <w:divBdr>
                <w:top w:val="none" w:sz="0" w:space="0" w:color="auto"/>
                <w:left w:val="none" w:sz="0" w:space="0" w:color="auto"/>
                <w:bottom w:val="none" w:sz="0" w:space="0" w:color="auto"/>
                <w:right w:val="none" w:sz="0" w:space="0" w:color="auto"/>
              </w:divBdr>
            </w:div>
            <w:div w:id="908461391">
              <w:marLeft w:val="0"/>
              <w:marRight w:val="0"/>
              <w:marTop w:val="0"/>
              <w:marBottom w:val="0"/>
              <w:divBdr>
                <w:top w:val="none" w:sz="0" w:space="0" w:color="auto"/>
                <w:left w:val="none" w:sz="0" w:space="0" w:color="auto"/>
                <w:bottom w:val="none" w:sz="0" w:space="0" w:color="auto"/>
                <w:right w:val="none" w:sz="0" w:space="0" w:color="auto"/>
              </w:divBdr>
            </w:div>
            <w:div w:id="934871981">
              <w:marLeft w:val="0"/>
              <w:marRight w:val="0"/>
              <w:marTop w:val="0"/>
              <w:marBottom w:val="0"/>
              <w:divBdr>
                <w:top w:val="none" w:sz="0" w:space="0" w:color="auto"/>
                <w:left w:val="none" w:sz="0" w:space="0" w:color="auto"/>
                <w:bottom w:val="none" w:sz="0" w:space="0" w:color="auto"/>
                <w:right w:val="none" w:sz="0" w:space="0" w:color="auto"/>
              </w:divBdr>
            </w:div>
            <w:div w:id="1002506365">
              <w:marLeft w:val="0"/>
              <w:marRight w:val="0"/>
              <w:marTop w:val="0"/>
              <w:marBottom w:val="0"/>
              <w:divBdr>
                <w:top w:val="none" w:sz="0" w:space="0" w:color="auto"/>
                <w:left w:val="none" w:sz="0" w:space="0" w:color="auto"/>
                <w:bottom w:val="none" w:sz="0" w:space="0" w:color="auto"/>
                <w:right w:val="none" w:sz="0" w:space="0" w:color="auto"/>
              </w:divBdr>
            </w:div>
            <w:div w:id="1118719103">
              <w:marLeft w:val="0"/>
              <w:marRight w:val="0"/>
              <w:marTop w:val="0"/>
              <w:marBottom w:val="0"/>
              <w:divBdr>
                <w:top w:val="none" w:sz="0" w:space="0" w:color="auto"/>
                <w:left w:val="none" w:sz="0" w:space="0" w:color="auto"/>
                <w:bottom w:val="none" w:sz="0" w:space="0" w:color="auto"/>
                <w:right w:val="none" w:sz="0" w:space="0" w:color="auto"/>
              </w:divBdr>
            </w:div>
            <w:div w:id="1119763402">
              <w:marLeft w:val="0"/>
              <w:marRight w:val="0"/>
              <w:marTop w:val="0"/>
              <w:marBottom w:val="0"/>
              <w:divBdr>
                <w:top w:val="none" w:sz="0" w:space="0" w:color="auto"/>
                <w:left w:val="none" w:sz="0" w:space="0" w:color="auto"/>
                <w:bottom w:val="none" w:sz="0" w:space="0" w:color="auto"/>
                <w:right w:val="none" w:sz="0" w:space="0" w:color="auto"/>
              </w:divBdr>
            </w:div>
            <w:div w:id="1172715667">
              <w:marLeft w:val="0"/>
              <w:marRight w:val="0"/>
              <w:marTop w:val="0"/>
              <w:marBottom w:val="0"/>
              <w:divBdr>
                <w:top w:val="none" w:sz="0" w:space="0" w:color="auto"/>
                <w:left w:val="none" w:sz="0" w:space="0" w:color="auto"/>
                <w:bottom w:val="none" w:sz="0" w:space="0" w:color="auto"/>
                <w:right w:val="none" w:sz="0" w:space="0" w:color="auto"/>
              </w:divBdr>
            </w:div>
            <w:div w:id="1207837391">
              <w:marLeft w:val="0"/>
              <w:marRight w:val="0"/>
              <w:marTop w:val="0"/>
              <w:marBottom w:val="0"/>
              <w:divBdr>
                <w:top w:val="none" w:sz="0" w:space="0" w:color="auto"/>
                <w:left w:val="none" w:sz="0" w:space="0" w:color="auto"/>
                <w:bottom w:val="none" w:sz="0" w:space="0" w:color="auto"/>
                <w:right w:val="none" w:sz="0" w:space="0" w:color="auto"/>
              </w:divBdr>
            </w:div>
            <w:div w:id="1231421978">
              <w:marLeft w:val="0"/>
              <w:marRight w:val="0"/>
              <w:marTop w:val="0"/>
              <w:marBottom w:val="0"/>
              <w:divBdr>
                <w:top w:val="none" w:sz="0" w:space="0" w:color="auto"/>
                <w:left w:val="none" w:sz="0" w:space="0" w:color="auto"/>
                <w:bottom w:val="none" w:sz="0" w:space="0" w:color="auto"/>
                <w:right w:val="none" w:sz="0" w:space="0" w:color="auto"/>
              </w:divBdr>
            </w:div>
            <w:div w:id="1235579096">
              <w:marLeft w:val="0"/>
              <w:marRight w:val="0"/>
              <w:marTop w:val="0"/>
              <w:marBottom w:val="0"/>
              <w:divBdr>
                <w:top w:val="none" w:sz="0" w:space="0" w:color="auto"/>
                <w:left w:val="none" w:sz="0" w:space="0" w:color="auto"/>
                <w:bottom w:val="none" w:sz="0" w:space="0" w:color="auto"/>
                <w:right w:val="none" w:sz="0" w:space="0" w:color="auto"/>
              </w:divBdr>
            </w:div>
            <w:div w:id="1249460443">
              <w:marLeft w:val="0"/>
              <w:marRight w:val="0"/>
              <w:marTop w:val="0"/>
              <w:marBottom w:val="0"/>
              <w:divBdr>
                <w:top w:val="none" w:sz="0" w:space="0" w:color="auto"/>
                <w:left w:val="none" w:sz="0" w:space="0" w:color="auto"/>
                <w:bottom w:val="none" w:sz="0" w:space="0" w:color="auto"/>
                <w:right w:val="none" w:sz="0" w:space="0" w:color="auto"/>
              </w:divBdr>
            </w:div>
            <w:div w:id="1271619176">
              <w:marLeft w:val="0"/>
              <w:marRight w:val="0"/>
              <w:marTop w:val="0"/>
              <w:marBottom w:val="0"/>
              <w:divBdr>
                <w:top w:val="none" w:sz="0" w:space="0" w:color="auto"/>
                <w:left w:val="none" w:sz="0" w:space="0" w:color="auto"/>
                <w:bottom w:val="none" w:sz="0" w:space="0" w:color="auto"/>
                <w:right w:val="none" w:sz="0" w:space="0" w:color="auto"/>
              </w:divBdr>
            </w:div>
            <w:div w:id="1301183882">
              <w:marLeft w:val="0"/>
              <w:marRight w:val="0"/>
              <w:marTop w:val="0"/>
              <w:marBottom w:val="0"/>
              <w:divBdr>
                <w:top w:val="none" w:sz="0" w:space="0" w:color="auto"/>
                <w:left w:val="none" w:sz="0" w:space="0" w:color="auto"/>
                <w:bottom w:val="none" w:sz="0" w:space="0" w:color="auto"/>
                <w:right w:val="none" w:sz="0" w:space="0" w:color="auto"/>
              </w:divBdr>
            </w:div>
            <w:div w:id="1325669708">
              <w:marLeft w:val="0"/>
              <w:marRight w:val="0"/>
              <w:marTop w:val="0"/>
              <w:marBottom w:val="0"/>
              <w:divBdr>
                <w:top w:val="none" w:sz="0" w:space="0" w:color="auto"/>
                <w:left w:val="none" w:sz="0" w:space="0" w:color="auto"/>
                <w:bottom w:val="none" w:sz="0" w:space="0" w:color="auto"/>
                <w:right w:val="none" w:sz="0" w:space="0" w:color="auto"/>
              </w:divBdr>
            </w:div>
            <w:div w:id="1350178646">
              <w:marLeft w:val="0"/>
              <w:marRight w:val="0"/>
              <w:marTop w:val="0"/>
              <w:marBottom w:val="0"/>
              <w:divBdr>
                <w:top w:val="none" w:sz="0" w:space="0" w:color="auto"/>
                <w:left w:val="none" w:sz="0" w:space="0" w:color="auto"/>
                <w:bottom w:val="none" w:sz="0" w:space="0" w:color="auto"/>
                <w:right w:val="none" w:sz="0" w:space="0" w:color="auto"/>
              </w:divBdr>
            </w:div>
            <w:div w:id="1351493641">
              <w:marLeft w:val="0"/>
              <w:marRight w:val="0"/>
              <w:marTop w:val="0"/>
              <w:marBottom w:val="0"/>
              <w:divBdr>
                <w:top w:val="none" w:sz="0" w:space="0" w:color="auto"/>
                <w:left w:val="none" w:sz="0" w:space="0" w:color="auto"/>
                <w:bottom w:val="none" w:sz="0" w:space="0" w:color="auto"/>
                <w:right w:val="none" w:sz="0" w:space="0" w:color="auto"/>
              </w:divBdr>
            </w:div>
            <w:div w:id="1398439247">
              <w:marLeft w:val="0"/>
              <w:marRight w:val="0"/>
              <w:marTop w:val="0"/>
              <w:marBottom w:val="0"/>
              <w:divBdr>
                <w:top w:val="none" w:sz="0" w:space="0" w:color="auto"/>
                <w:left w:val="none" w:sz="0" w:space="0" w:color="auto"/>
                <w:bottom w:val="none" w:sz="0" w:space="0" w:color="auto"/>
                <w:right w:val="none" w:sz="0" w:space="0" w:color="auto"/>
              </w:divBdr>
            </w:div>
            <w:div w:id="1402799225">
              <w:marLeft w:val="0"/>
              <w:marRight w:val="0"/>
              <w:marTop w:val="0"/>
              <w:marBottom w:val="0"/>
              <w:divBdr>
                <w:top w:val="none" w:sz="0" w:space="0" w:color="auto"/>
                <w:left w:val="none" w:sz="0" w:space="0" w:color="auto"/>
                <w:bottom w:val="none" w:sz="0" w:space="0" w:color="auto"/>
                <w:right w:val="none" w:sz="0" w:space="0" w:color="auto"/>
              </w:divBdr>
            </w:div>
            <w:div w:id="1455751630">
              <w:marLeft w:val="0"/>
              <w:marRight w:val="0"/>
              <w:marTop w:val="0"/>
              <w:marBottom w:val="0"/>
              <w:divBdr>
                <w:top w:val="none" w:sz="0" w:space="0" w:color="auto"/>
                <w:left w:val="none" w:sz="0" w:space="0" w:color="auto"/>
                <w:bottom w:val="none" w:sz="0" w:space="0" w:color="auto"/>
                <w:right w:val="none" w:sz="0" w:space="0" w:color="auto"/>
              </w:divBdr>
            </w:div>
            <w:div w:id="1531069251">
              <w:marLeft w:val="0"/>
              <w:marRight w:val="0"/>
              <w:marTop w:val="0"/>
              <w:marBottom w:val="0"/>
              <w:divBdr>
                <w:top w:val="none" w:sz="0" w:space="0" w:color="auto"/>
                <w:left w:val="none" w:sz="0" w:space="0" w:color="auto"/>
                <w:bottom w:val="none" w:sz="0" w:space="0" w:color="auto"/>
                <w:right w:val="none" w:sz="0" w:space="0" w:color="auto"/>
              </w:divBdr>
            </w:div>
            <w:div w:id="1531605992">
              <w:marLeft w:val="0"/>
              <w:marRight w:val="0"/>
              <w:marTop w:val="0"/>
              <w:marBottom w:val="0"/>
              <w:divBdr>
                <w:top w:val="none" w:sz="0" w:space="0" w:color="auto"/>
                <w:left w:val="none" w:sz="0" w:space="0" w:color="auto"/>
                <w:bottom w:val="none" w:sz="0" w:space="0" w:color="auto"/>
                <w:right w:val="none" w:sz="0" w:space="0" w:color="auto"/>
              </w:divBdr>
            </w:div>
            <w:div w:id="1533542541">
              <w:marLeft w:val="0"/>
              <w:marRight w:val="0"/>
              <w:marTop w:val="0"/>
              <w:marBottom w:val="0"/>
              <w:divBdr>
                <w:top w:val="none" w:sz="0" w:space="0" w:color="auto"/>
                <w:left w:val="none" w:sz="0" w:space="0" w:color="auto"/>
                <w:bottom w:val="none" w:sz="0" w:space="0" w:color="auto"/>
                <w:right w:val="none" w:sz="0" w:space="0" w:color="auto"/>
              </w:divBdr>
            </w:div>
            <w:div w:id="1624574018">
              <w:marLeft w:val="0"/>
              <w:marRight w:val="0"/>
              <w:marTop w:val="0"/>
              <w:marBottom w:val="0"/>
              <w:divBdr>
                <w:top w:val="none" w:sz="0" w:space="0" w:color="auto"/>
                <w:left w:val="none" w:sz="0" w:space="0" w:color="auto"/>
                <w:bottom w:val="none" w:sz="0" w:space="0" w:color="auto"/>
                <w:right w:val="none" w:sz="0" w:space="0" w:color="auto"/>
              </w:divBdr>
            </w:div>
            <w:div w:id="1666350865">
              <w:marLeft w:val="0"/>
              <w:marRight w:val="0"/>
              <w:marTop w:val="0"/>
              <w:marBottom w:val="0"/>
              <w:divBdr>
                <w:top w:val="none" w:sz="0" w:space="0" w:color="auto"/>
                <w:left w:val="none" w:sz="0" w:space="0" w:color="auto"/>
                <w:bottom w:val="none" w:sz="0" w:space="0" w:color="auto"/>
                <w:right w:val="none" w:sz="0" w:space="0" w:color="auto"/>
              </w:divBdr>
            </w:div>
            <w:div w:id="1669476069">
              <w:marLeft w:val="0"/>
              <w:marRight w:val="0"/>
              <w:marTop w:val="0"/>
              <w:marBottom w:val="0"/>
              <w:divBdr>
                <w:top w:val="none" w:sz="0" w:space="0" w:color="auto"/>
                <w:left w:val="none" w:sz="0" w:space="0" w:color="auto"/>
                <w:bottom w:val="none" w:sz="0" w:space="0" w:color="auto"/>
                <w:right w:val="none" w:sz="0" w:space="0" w:color="auto"/>
              </w:divBdr>
            </w:div>
            <w:div w:id="1672177045">
              <w:marLeft w:val="0"/>
              <w:marRight w:val="0"/>
              <w:marTop w:val="0"/>
              <w:marBottom w:val="0"/>
              <w:divBdr>
                <w:top w:val="none" w:sz="0" w:space="0" w:color="auto"/>
                <w:left w:val="none" w:sz="0" w:space="0" w:color="auto"/>
                <w:bottom w:val="none" w:sz="0" w:space="0" w:color="auto"/>
                <w:right w:val="none" w:sz="0" w:space="0" w:color="auto"/>
              </w:divBdr>
            </w:div>
            <w:div w:id="1684285276">
              <w:marLeft w:val="0"/>
              <w:marRight w:val="0"/>
              <w:marTop w:val="0"/>
              <w:marBottom w:val="0"/>
              <w:divBdr>
                <w:top w:val="none" w:sz="0" w:space="0" w:color="auto"/>
                <w:left w:val="none" w:sz="0" w:space="0" w:color="auto"/>
                <w:bottom w:val="none" w:sz="0" w:space="0" w:color="auto"/>
                <w:right w:val="none" w:sz="0" w:space="0" w:color="auto"/>
              </w:divBdr>
            </w:div>
            <w:div w:id="1712270008">
              <w:marLeft w:val="0"/>
              <w:marRight w:val="0"/>
              <w:marTop w:val="0"/>
              <w:marBottom w:val="0"/>
              <w:divBdr>
                <w:top w:val="none" w:sz="0" w:space="0" w:color="auto"/>
                <w:left w:val="none" w:sz="0" w:space="0" w:color="auto"/>
                <w:bottom w:val="none" w:sz="0" w:space="0" w:color="auto"/>
                <w:right w:val="none" w:sz="0" w:space="0" w:color="auto"/>
              </w:divBdr>
            </w:div>
            <w:div w:id="1727685799">
              <w:marLeft w:val="0"/>
              <w:marRight w:val="0"/>
              <w:marTop w:val="0"/>
              <w:marBottom w:val="0"/>
              <w:divBdr>
                <w:top w:val="none" w:sz="0" w:space="0" w:color="auto"/>
                <w:left w:val="none" w:sz="0" w:space="0" w:color="auto"/>
                <w:bottom w:val="none" w:sz="0" w:space="0" w:color="auto"/>
                <w:right w:val="none" w:sz="0" w:space="0" w:color="auto"/>
              </w:divBdr>
            </w:div>
            <w:div w:id="1733430634">
              <w:marLeft w:val="0"/>
              <w:marRight w:val="0"/>
              <w:marTop w:val="0"/>
              <w:marBottom w:val="0"/>
              <w:divBdr>
                <w:top w:val="none" w:sz="0" w:space="0" w:color="auto"/>
                <w:left w:val="none" w:sz="0" w:space="0" w:color="auto"/>
                <w:bottom w:val="none" w:sz="0" w:space="0" w:color="auto"/>
                <w:right w:val="none" w:sz="0" w:space="0" w:color="auto"/>
              </w:divBdr>
            </w:div>
            <w:div w:id="1791245994">
              <w:marLeft w:val="0"/>
              <w:marRight w:val="0"/>
              <w:marTop w:val="0"/>
              <w:marBottom w:val="0"/>
              <w:divBdr>
                <w:top w:val="none" w:sz="0" w:space="0" w:color="auto"/>
                <w:left w:val="none" w:sz="0" w:space="0" w:color="auto"/>
                <w:bottom w:val="none" w:sz="0" w:space="0" w:color="auto"/>
                <w:right w:val="none" w:sz="0" w:space="0" w:color="auto"/>
              </w:divBdr>
            </w:div>
            <w:div w:id="1793160805">
              <w:marLeft w:val="0"/>
              <w:marRight w:val="0"/>
              <w:marTop w:val="0"/>
              <w:marBottom w:val="0"/>
              <w:divBdr>
                <w:top w:val="none" w:sz="0" w:space="0" w:color="auto"/>
                <w:left w:val="none" w:sz="0" w:space="0" w:color="auto"/>
                <w:bottom w:val="none" w:sz="0" w:space="0" w:color="auto"/>
                <w:right w:val="none" w:sz="0" w:space="0" w:color="auto"/>
              </w:divBdr>
            </w:div>
            <w:div w:id="1796099042">
              <w:marLeft w:val="0"/>
              <w:marRight w:val="0"/>
              <w:marTop w:val="0"/>
              <w:marBottom w:val="0"/>
              <w:divBdr>
                <w:top w:val="none" w:sz="0" w:space="0" w:color="auto"/>
                <w:left w:val="none" w:sz="0" w:space="0" w:color="auto"/>
                <w:bottom w:val="none" w:sz="0" w:space="0" w:color="auto"/>
                <w:right w:val="none" w:sz="0" w:space="0" w:color="auto"/>
              </w:divBdr>
            </w:div>
            <w:div w:id="1863323004">
              <w:marLeft w:val="0"/>
              <w:marRight w:val="0"/>
              <w:marTop w:val="0"/>
              <w:marBottom w:val="0"/>
              <w:divBdr>
                <w:top w:val="none" w:sz="0" w:space="0" w:color="auto"/>
                <w:left w:val="none" w:sz="0" w:space="0" w:color="auto"/>
                <w:bottom w:val="none" w:sz="0" w:space="0" w:color="auto"/>
                <w:right w:val="none" w:sz="0" w:space="0" w:color="auto"/>
              </w:divBdr>
            </w:div>
            <w:div w:id="1891768538">
              <w:marLeft w:val="0"/>
              <w:marRight w:val="0"/>
              <w:marTop w:val="0"/>
              <w:marBottom w:val="0"/>
              <w:divBdr>
                <w:top w:val="none" w:sz="0" w:space="0" w:color="auto"/>
                <w:left w:val="none" w:sz="0" w:space="0" w:color="auto"/>
                <w:bottom w:val="none" w:sz="0" w:space="0" w:color="auto"/>
                <w:right w:val="none" w:sz="0" w:space="0" w:color="auto"/>
              </w:divBdr>
            </w:div>
            <w:div w:id="1996909586">
              <w:marLeft w:val="0"/>
              <w:marRight w:val="0"/>
              <w:marTop w:val="0"/>
              <w:marBottom w:val="0"/>
              <w:divBdr>
                <w:top w:val="none" w:sz="0" w:space="0" w:color="auto"/>
                <w:left w:val="none" w:sz="0" w:space="0" w:color="auto"/>
                <w:bottom w:val="none" w:sz="0" w:space="0" w:color="auto"/>
                <w:right w:val="none" w:sz="0" w:space="0" w:color="auto"/>
              </w:divBdr>
            </w:div>
            <w:div w:id="2014186869">
              <w:marLeft w:val="0"/>
              <w:marRight w:val="0"/>
              <w:marTop w:val="0"/>
              <w:marBottom w:val="0"/>
              <w:divBdr>
                <w:top w:val="none" w:sz="0" w:space="0" w:color="auto"/>
                <w:left w:val="none" w:sz="0" w:space="0" w:color="auto"/>
                <w:bottom w:val="none" w:sz="0" w:space="0" w:color="auto"/>
                <w:right w:val="none" w:sz="0" w:space="0" w:color="auto"/>
              </w:divBdr>
            </w:div>
            <w:div w:id="2024478041">
              <w:marLeft w:val="0"/>
              <w:marRight w:val="0"/>
              <w:marTop w:val="0"/>
              <w:marBottom w:val="0"/>
              <w:divBdr>
                <w:top w:val="none" w:sz="0" w:space="0" w:color="auto"/>
                <w:left w:val="none" w:sz="0" w:space="0" w:color="auto"/>
                <w:bottom w:val="none" w:sz="0" w:space="0" w:color="auto"/>
                <w:right w:val="none" w:sz="0" w:space="0" w:color="auto"/>
              </w:divBdr>
            </w:div>
            <w:div w:id="2034843951">
              <w:marLeft w:val="0"/>
              <w:marRight w:val="0"/>
              <w:marTop w:val="0"/>
              <w:marBottom w:val="0"/>
              <w:divBdr>
                <w:top w:val="none" w:sz="0" w:space="0" w:color="auto"/>
                <w:left w:val="none" w:sz="0" w:space="0" w:color="auto"/>
                <w:bottom w:val="none" w:sz="0" w:space="0" w:color="auto"/>
                <w:right w:val="none" w:sz="0" w:space="0" w:color="auto"/>
              </w:divBdr>
            </w:div>
            <w:div w:id="2058964943">
              <w:marLeft w:val="0"/>
              <w:marRight w:val="0"/>
              <w:marTop w:val="0"/>
              <w:marBottom w:val="0"/>
              <w:divBdr>
                <w:top w:val="none" w:sz="0" w:space="0" w:color="auto"/>
                <w:left w:val="none" w:sz="0" w:space="0" w:color="auto"/>
                <w:bottom w:val="none" w:sz="0" w:space="0" w:color="auto"/>
                <w:right w:val="none" w:sz="0" w:space="0" w:color="auto"/>
              </w:divBdr>
            </w:div>
            <w:div w:id="2093355211">
              <w:marLeft w:val="0"/>
              <w:marRight w:val="0"/>
              <w:marTop w:val="0"/>
              <w:marBottom w:val="0"/>
              <w:divBdr>
                <w:top w:val="none" w:sz="0" w:space="0" w:color="auto"/>
                <w:left w:val="none" w:sz="0" w:space="0" w:color="auto"/>
                <w:bottom w:val="none" w:sz="0" w:space="0" w:color="auto"/>
                <w:right w:val="none" w:sz="0" w:space="0" w:color="auto"/>
              </w:divBdr>
            </w:div>
            <w:div w:id="2117670925">
              <w:marLeft w:val="0"/>
              <w:marRight w:val="0"/>
              <w:marTop w:val="0"/>
              <w:marBottom w:val="0"/>
              <w:divBdr>
                <w:top w:val="none" w:sz="0" w:space="0" w:color="auto"/>
                <w:left w:val="none" w:sz="0" w:space="0" w:color="auto"/>
                <w:bottom w:val="none" w:sz="0" w:space="0" w:color="auto"/>
                <w:right w:val="none" w:sz="0" w:space="0" w:color="auto"/>
              </w:divBdr>
            </w:div>
            <w:div w:id="21418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7565">
      <w:bodyDiv w:val="1"/>
      <w:marLeft w:val="0"/>
      <w:marRight w:val="0"/>
      <w:marTop w:val="0"/>
      <w:marBottom w:val="0"/>
      <w:divBdr>
        <w:top w:val="none" w:sz="0" w:space="0" w:color="auto"/>
        <w:left w:val="none" w:sz="0" w:space="0" w:color="auto"/>
        <w:bottom w:val="none" w:sz="0" w:space="0" w:color="auto"/>
        <w:right w:val="none" w:sz="0" w:space="0" w:color="auto"/>
      </w:divBdr>
      <w:divsChild>
        <w:div w:id="10643038">
          <w:marLeft w:val="0"/>
          <w:marRight w:val="0"/>
          <w:marTop w:val="0"/>
          <w:marBottom w:val="0"/>
          <w:divBdr>
            <w:top w:val="none" w:sz="0" w:space="0" w:color="auto"/>
            <w:left w:val="none" w:sz="0" w:space="0" w:color="auto"/>
            <w:bottom w:val="none" w:sz="0" w:space="0" w:color="auto"/>
            <w:right w:val="none" w:sz="0" w:space="0" w:color="auto"/>
          </w:divBdr>
          <w:divsChild>
            <w:div w:id="15540215">
              <w:marLeft w:val="0"/>
              <w:marRight w:val="0"/>
              <w:marTop w:val="0"/>
              <w:marBottom w:val="0"/>
              <w:divBdr>
                <w:top w:val="none" w:sz="0" w:space="0" w:color="auto"/>
                <w:left w:val="none" w:sz="0" w:space="0" w:color="auto"/>
                <w:bottom w:val="none" w:sz="0" w:space="0" w:color="auto"/>
                <w:right w:val="none" w:sz="0" w:space="0" w:color="auto"/>
              </w:divBdr>
            </w:div>
            <w:div w:id="51732534">
              <w:marLeft w:val="0"/>
              <w:marRight w:val="0"/>
              <w:marTop w:val="0"/>
              <w:marBottom w:val="0"/>
              <w:divBdr>
                <w:top w:val="none" w:sz="0" w:space="0" w:color="auto"/>
                <w:left w:val="none" w:sz="0" w:space="0" w:color="auto"/>
                <w:bottom w:val="none" w:sz="0" w:space="0" w:color="auto"/>
                <w:right w:val="none" w:sz="0" w:space="0" w:color="auto"/>
              </w:divBdr>
            </w:div>
            <w:div w:id="57215153">
              <w:marLeft w:val="0"/>
              <w:marRight w:val="0"/>
              <w:marTop w:val="0"/>
              <w:marBottom w:val="0"/>
              <w:divBdr>
                <w:top w:val="none" w:sz="0" w:space="0" w:color="auto"/>
                <w:left w:val="none" w:sz="0" w:space="0" w:color="auto"/>
                <w:bottom w:val="none" w:sz="0" w:space="0" w:color="auto"/>
                <w:right w:val="none" w:sz="0" w:space="0" w:color="auto"/>
              </w:divBdr>
            </w:div>
            <w:div w:id="105194826">
              <w:marLeft w:val="0"/>
              <w:marRight w:val="0"/>
              <w:marTop w:val="0"/>
              <w:marBottom w:val="0"/>
              <w:divBdr>
                <w:top w:val="none" w:sz="0" w:space="0" w:color="auto"/>
                <w:left w:val="none" w:sz="0" w:space="0" w:color="auto"/>
                <w:bottom w:val="none" w:sz="0" w:space="0" w:color="auto"/>
                <w:right w:val="none" w:sz="0" w:space="0" w:color="auto"/>
              </w:divBdr>
            </w:div>
            <w:div w:id="114643498">
              <w:marLeft w:val="0"/>
              <w:marRight w:val="0"/>
              <w:marTop w:val="0"/>
              <w:marBottom w:val="0"/>
              <w:divBdr>
                <w:top w:val="none" w:sz="0" w:space="0" w:color="auto"/>
                <w:left w:val="none" w:sz="0" w:space="0" w:color="auto"/>
                <w:bottom w:val="none" w:sz="0" w:space="0" w:color="auto"/>
                <w:right w:val="none" w:sz="0" w:space="0" w:color="auto"/>
              </w:divBdr>
            </w:div>
            <w:div w:id="144663309">
              <w:marLeft w:val="0"/>
              <w:marRight w:val="0"/>
              <w:marTop w:val="0"/>
              <w:marBottom w:val="0"/>
              <w:divBdr>
                <w:top w:val="none" w:sz="0" w:space="0" w:color="auto"/>
                <w:left w:val="none" w:sz="0" w:space="0" w:color="auto"/>
                <w:bottom w:val="none" w:sz="0" w:space="0" w:color="auto"/>
                <w:right w:val="none" w:sz="0" w:space="0" w:color="auto"/>
              </w:divBdr>
            </w:div>
            <w:div w:id="160197113">
              <w:marLeft w:val="0"/>
              <w:marRight w:val="0"/>
              <w:marTop w:val="0"/>
              <w:marBottom w:val="0"/>
              <w:divBdr>
                <w:top w:val="none" w:sz="0" w:space="0" w:color="auto"/>
                <w:left w:val="none" w:sz="0" w:space="0" w:color="auto"/>
                <w:bottom w:val="none" w:sz="0" w:space="0" w:color="auto"/>
                <w:right w:val="none" w:sz="0" w:space="0" w:color="auto"/>
              </w:divBdr>
            </w:div>
            <w:div w:id="179052625">
              <w:marLeft w:val="0"/>
              <w:marRight w:val="0"/>
              <w:marTop w:val="0"/>
              <w:marBottom w:val="0"/>
              <w:divBdr>
                <w:top w:val="none" w:sz="0" w:space="0" w:color="auto"/>
                <w:left w:val="none" w:sz="0" w:space="0" w:color="auto"/>
                <w:bottom w:val="none" w:sz="0" w:space="0" w:color="auto"/>
                <w:right w:val="none" w:sz="0" w:space="0" w:color="auto"/>
              </w:divBdr>
            </w:div>
            <w:div w:id="179515389">
              <w:marLeft w:val="0"/>
              <w:marRight w:val="0"/>
              <w:marTop w:val="0"/>
              <w:marBottom w:val="0"/>
              <w:divBdr>
                <w:top w:val="none" w:sz="0" w:space="0" w:color="auto"/>
                <w:left w:val="none" w:sz="0" w:space="0" w:color="auto"/>
                <w:bottom w:val="none" w:sz="0" w:space="0" w:color="auto"/>
                <w:right w:val="none" w:sz="0" w:space="0" w:color="auto"/>
              </w:divBdr>
            </w:div>
            <w:div w:id="242105635">
              <w:marLeft w:val="0"/>
              <w:marRight w:val="0"/>
              <w:marTop w:val="0"/>
              <w:marBottom w:val="0"/>
              <w:divBdr>
                <w:top w:val="none" w:sz="0" w:space="0" w:color="auto"/>
                <w:left w:val="none" w:sz="0" w:space="0" w:color="auto"/>
                <w:bottom w:val="none" w:sz="0" w:space="0" w:color="auto"/>
                <w:right w:val="none" w:sz="0" w:space="0" w:color="auto"/>
              </w:divBdr>
            </w:div>
            <w:div w:id="253320227">
              <w:marLeft w:val="0"/>
              <w:marRight w:val="0"/>
              <w:marTop w:val="0"/>
              <w:marBottom w:val="0"/>
              <w:divBdr>
                <w:top w:val="none" w:sz="0" w:space="0" w:color="auto"/>
                <w:left w:val="none" w:sz="0" w:space="0" w:color="auto"/>
                <w:bottom w:val="none" w:sz="0" w:space="0" w:color="auto"/>
                <w:right w:val="none" w:sz="0" w:space="0" w:color="auto"/>
              </w:divBdr>
            </w:div>
            <w:div w:id="291908311">
              <w:marLeft w:val="0"/>
              <w:marRight w:val="0"/>
              <w:marTop w:val="0"/>
              <w:marBottom w:val="0"/>
              <w:divBdr>
                <w:top w:val="none" w:sz="0" w:space="0" w:color="auto"/>
                <w:left w:val="none" w:sz="0" w:space="0" w:color="auto"/>
                <w:bottom w:val="none" w:sz="0" w:space="0" w:color="auto"/>
                <w:right w:val="none" w:sz="0" w:space="0" w:color="auto"/>
              </w:divBdr>
            </w:div>
            <w:div w:id="293023996">
              <w:marLeft w:val="0"/>
              <w:marRight w:val="0"/>
              <w:marTop w:val="0"/>
              <w:marBottom w:val="0"/>
              <w:divBdr>
                <w:top w:val="none" w:sz="0" w:space="0" w:color="auto"/>
                <w:left w:val="none" w:sz="0" w:space="0" w:color="auto"/>
                <w:bottom w:val="none" w:sz="0" w:space="0" w:color="auto"/>
                <w:right w:val="none" w:sz="0" w:space="0" w:color="auto"/>
              </w:divBdr>
            </w:div>
            <w:div w:id="340741518">
              <w:marLeft w:val="0"/>
              <w:marRight w:val="0"/>
              <w:marTop w:val="0"/>
              <w:marBottom w:val="0"/>
              <w:divBdr>
                <w:top w:val="none" w:sz="0" w:space="0" w:color="auto"/>
                <w:left w:val="none" w:sz="0" w:space="0" w:color="auto"/>
                <w:bottom w:val="none" w:sz="0" w:space="0" w:color="auto"/>
                <w:right w:val="none" w:sz="0" w:space="0" w:color="auto"/>
              </w:divBdr>
            </w:div>
            <w:div w:id="374158826">
              <w:marLeft w:val="0"/>
              <w:marRight w:val="0"/>
              <w:marTop w:val="0"/>
              <w:marBottom w:val="0"/>
              <w:divBdr>
                <w:top w:val="none" w:sz="0" w:space="0" w:color="auto"/>
                <w:left w:val="none" w:sz="0" w:space="0" w:color="auto"/>
                <w:bottom w:val="none" w:sz="0" w:space="0" w:color="auto"/>
                <w:right w:val="none" w:sz="0" w:space="0" w:color="auto"/>
              </w:divBdr>
            </w:div>
            <w:div w:id="404032142">
              <w:marLeft w:val="0"/>
              <w:marRight w:val="0"/>
              <w:marTop w:val="0"/>
              <w:marBottom w:val="0"/>
              <w:divBdr>
                <w:top w:val="none" w:sz="0" w:space="0" w:color="auto"/>
                <w:left w:val="none" w:sz="0" w:space="0" w:color="auto"/>
                <w:bottom w:val="none" w:sz="0" w:space="0" w:color="auto"/>
                <w:right w:val="none" w:sz="0" w:space="0" w:color="auto"/>
              </w:divBdr>
            </w:div>
            <w:div w:id="422796956">
              <w:marLeft w:val="0"/>
              <w:marRight w:val="0"/>
              <w:marTop w:val="0"/>
              <w:marBottom w:val="0"/>
              <w:divBdr>
                <w:top w:val="none" w:sz="0" w:space="0" w:color="auto"/>
                <w:left w:val="none" w:sz="0" w:space="0" w:color="auto"/>
                <w:bottom w:val="none" w:sz="0" w:space="0" w:color="auto"/>
                <w:right w:val="none" w:sz="0" w:space="0" w:color="auto"/>
              </w:divBdr>
            </w:div>
            <w:div w:id="473528638">
              <w:marLeft w:val="0"/>
              <w:marRight w:val="0"/>
              <w:marTop w:val="0"/>
              <w:marBottom w:val="0"/>
              <w:divBdr>
                <w:top w:val="none" w:sz="0" w:space="0" w:color="auto"/>
                <w:left w:val="none" w:sz="0" w:space="0" w:color="auto"/>
                <w:bottom w:val="none" w:sz="0" w:space="0" w:color="auto"/>
                <w:right w:val="none" w:sz="0" w:space="0" w:color="auto"/>
              </w:divBdr>
            </w:div>
            <w:div w:id="489639275">
              <w:marLeft w:val="0"/>
              <w:marRight w:val="0"/>
              <w:marTop w:val="0"/>
              <w:marBottom w:val="0"/>
              <w:divBdr>
                <w:top w:val="none" w:sz="0" w:space="0" w:color="auto"/>
                <w:left w:val="none" w:sz="0" w:space="0" w:color="auto"/>
                <w:bottom w:val="none" w:sz="0" w:space="0" w:color="auto"/>
                <w:right w:val="none" w:sz="0" w:space="0" w:color="auto"/>
              </w:divBdr>
            </w:div>
            <w:div w:id="514854639">
              <w:marLeft w:val="0"/>
              <w:marRight w:val="0"/>
              <w:marTop w:val="0"/>
              <w:marBottom w:val="0"/>
              <w:divBdr>
                <w:top w:val="none" w:sz="0" w:space="0" w:color="auto"/>
                <w:left w:val="none" w:sz="0" w:space="0" w:color="auto"/>
                <w:bottom w:val="none" w:sz="0" w:space="0" w:color="auto"/>
                <w:right w:val="none" w:sz="0" w:space="0" w:color="auto"/>
              </w:divBdr>
            </w:div>
            <w:div w:id="543057325">
              <w:marLeft w:val="0"/>
              <w:marRight w:val="0"/>
              <w:marTop w:val="0"/>
              <w:marBottom w:val="0"/>
              <w:divBdr>
                <w:top w:val="none" w:sz="0" w:space="0" w:color="auto"/>
                <w:left w:val="none" w:sz="0" w:space="0" w:color="auto"/>
                <w:bottom w:val="none" w:sz="0" w:space="0" w:color="auto"/>
                <w:right w:val="none" w:sz="0" w:space="0" w:color="auto"/>
              </w:divBdr>
            </w:div>
            <w:div w:id="556204328">
              <w:marLeft w:val="0"/>
              <w:marRight w:val="0"/>
              <w:marTop w:val="0"/>
              <w:marBottom w:val="0"/>
              <w:divBdr>
                <w:top w:val="none" w:sz="0" w:space="0" w:color="auto"/>
                <w:left w:val="none" w:sz="0" w:space="0" w:color="auto"/>
                <w:bottom w:val="none" w:sz="0" w:space="0" w:color="auto"/>
                <w:right w:val="none" w:sz="0" w:space="0" w:color="auto"/>
              </w:divBdr>
            </w:div>
            <w:div w:id="610548669">
              <w:marLeft w:val="0"/>
              <w:marRight w:val="0"/>
              <w:marTop w:val="0"/>
              <w:marBottom w:val="0"/>
              <w:divBdr>
                <w:top w:val="none" w:sz="0" w:space="0" w:color="auto"/>
                <w:left w:val="none" w:sz="0" w:space="0" w:color="auto"/>
                <w:bottom w:val="none" w:sz="0" w:space="0" w:color="auto"/>
                <w:right w:val="none" w:sz="0" w:space="0" w:color="auto"/>
              </w:divBdr>
            </w:div>
            <w:div w:id="639962909">
              <w:marLeft w:val="0"/>
              <w:marRight w:val="0"/>
              <w:marTop w:val="0"/>
              <w:marBottom w:val="0"/>
              <w:divBdr>
                <w:top w:val="none" w:sz="0" w:space="0" w:color="auto"/>
                <w:left w:val="none" w:sz="0" w:space="0" w:color="auto"/>
                <w:bottom w:val="none" w:sz="0" w:space="0" w:color="auto"/>
                <w:right w:val="none" w:sz="0" w:space="0" w:color="auto"/>
              </w:divBdr>
            </w:div>
            <w:div w:id="667251128">
              <w:marLeft w:val="0"/>
              <w:marRight w:val="0"/>
              <w:marTop w:val="0"/>
              <w:marBottom w:val="0"/>
              <w:divBdr>
                <w:top w:val="none" w:sz="0" w:space="0" w:color="auto"/>
                <w:left w:val="none" w:sz="0" w:space="0" w:color="auto"/>
                <w:bottom w:val="none" w:sz="0" w:space="0" w:color="auto"/>
                <w:right w:val="none" w:sz="0" w:space="0" w:color="auto"/>
              </w:divBdr>
            </w:div>
            <w:div w:id="669525577">
              <w:marLeft w:val="0"/>
              <w:marRight w:val="0"/>
              <w:marTop w:val="0"/>
              <w:marBottom w:val="0"/>
              <w:divBdr>
                <w:top w:val="none" w:sz="0" w:space="0" w:color="auto"/>
                <w:left w:val="none" w:sz="0" w:space="0" w:color="auto"/>
                <w:bottom w:val="none" w:sz="0" w:space="0" w:color="auto"/>
                <w:right w:val="none" w:sz="0" w:space="0" w:color="auto"/>
              </w:divBdr>
            </w:div>
            <w:div w:id="689570352">
              <w:marLeft w:val="0"/>
              <w:marRight w:val="0"/>
              <w:marTop w:val="0"/>
              <w:marBottom w:val="0"/>
              <w:divBdr>
                <w:top w:val="none" w:sz="0" w:space="0" w:color="auto"/>
                <w:left w:val="none" w:sz="0" w:space="0" w:color="auto"/>
                <w:bottom w:val="none" w:sz="0" w:space="0" w:color="auto"/>
                <w:right w:val="none" w:sz="0" w:space="0" w:color="auto"/>
              </w:divBdr>
            </w:div>
            <w:div w:id="691884101">
              <w:marLeft w:val="0"/>
              <w:marRight w:val="0"/>
              <w:marTop w:val="0"/>
              <w:marBottom w:val="0"/>
              <w:divBdr>
                <w:top w:val="none" w:sz="0" w:space="0" w:color="auto"/>
                <w:left w:val="none" w:sz="0" w:space="0" w:color="auto"/>
                <w:bottom w:val="none" w:sz="0" w:space="0" w:color="auto"/>
                <w:right w:val="none" w:sz="0" w:space="0" w:color="auto"/>
              </w:divBdr>
            </w:div>
            <w:div w:id="707338582">
              <w:marLeft w:val="0"/>
              <w:marRight w:val="0"/>
              <w:marTop w:val="0"/>
              <w:marBottom w:val="0"/>
              <w:divBdr>
                <w:top w:val="none" w:sz="0" w:space="0" w:color="auto"/>
                <w:left w:val="none" w:sz="0" w:space="0" w:color="auto"/>
                <w:bottom w:val="none" w:sz="0" w:space="0" w:color="auto"/>
                <w:right w:val="none" w:sz="0" w:space="0" w:color="auto"/>
              </w:divBdr>
            </w:div>
            <w:div w:id="729227865">
              <w:marLeft w:val="0"/>
              <w:marRight w:val="0"/>
              <w:marTop w:val="0"/>
              <w:marBottom w:val="0"/>
              <w:divBdr>
                <w:top w:val="none" w:sz="0" w:space="0" w:color="auto"/>
                <w:left w:val="none" w:sz="0" w:space="0" w:color="auto"/>
                <w:bottom w:val="none" w:sz="0" w:space="0" w:color="auto"/>
                <w:right w:val="none" w:sz="0" w:space="0" w:color="auto"/>
              </w:divBdr>
            </w:div>
            <w:div w:id="770050116">
              <w:marLeft w:val="0"/>
              <w:marRight w:val="0"/>
              <w:marTop w:val="0"/>
              <w:marBottom w:val="0"/>
              <w:divBdr>
                <w:top w:val="none" w:sz="0" w:space="0" w:color="auto"/>
                <w:left w:val="none" w:sz="0" w:space="0" w:color="auto"/>
                <w:bottom w:val="none" w:sz="0" w:space="0" w:color="auto"/>
                <w:right w:val="none" w:sz="0" w:space="0" w:color="auto"/>
              </w:divBdr>
            </w:div>
            <w:div w:id="772163181">
              <w:marLeft w:val="0"/>
              <w:marRight w:val="0"/>
              <w:marTop w:val="0"/>
              <w:marBottom w:val="0"/>
              <w:divBdr>
                <w:top w:val="none" w:sz="0" w:space="0" w:color="auto"/>
                <w:left w:val="none" w:sz="0" w:space="0" w:color="auto"/>
                <w:bottom w:val="none" w:sz="0" w:space="0" w:color="auto"/>
                <w:right w:val="none" w:sz="0" w:space="0" w:color="auto"/>
              </w:divBdr>
            </w:div>
            <w:div w:id="810437913">
              <w:marLeft w:val="0"/>
              <w:marRight w:val="0"/>
              <w:marTop w:val="0"/>
              <w:marBottom w:val="0"/>
              <w:divBdr>
                <w:top w:val="none" w:sz="0" w:space="0" w:color="auto"/>
                <w:left w:val="none" w:sz="0" w:space="0" w:color="auto"/>
                <w:bottom w:val="none" w:sz="0" w:space="0" w:color="auto"/>
                <w:right w:val="none" w:sz="0" w:space="0" w:color="auto"/>
              </w:divBdr>
            </w:div>
            <w:div w:id="850797164">
              <w:marLeft w:val="0"/>
              <w:marRight w:val="0"/>
              <w:marTop w:val="0"/>
              <w:marBottom w:val="0"/>
              <w:divBdr>
                <w:top w:val="none" w:sz="0" w:space="0" w:color="auto"/>
                <w:left w:val="none" w:sz="0" w:space="0" w:color="auto"/>
                <w:bottom w:val="none" w:sz="0" w:space="0" w:color="auto"/>
                <w:right w:val="none" w:sz="0" w:space="0" w:color="auto"/>
              </w:divBdr>
            </w:div>
            <w:div w:id="908881275">
              <w:marLeft w:val="0"/>
              <w:marRight w:val="0"/>
              <w:marTop w:val="0"/>
              <w:marBottom w:val="0"/>
              <w:divBdr>
                <w:top w:val="none" w:sz="0" w:space="0" w:color="auto"/>
                <w:left w:val="none" w:sz="0" w:space="0" w:color="auto"/>
                <w:bottom w:val="none" w:sz="0" w:space="0" w:color="auto"/>
                <w:right w:val="none" w:sz="0" w:space="0" w:color="auto"/>
              </w:divBdr>
            </w:div>
            <w:div w:id="1090273941">
              <w:marLeft w:val="0"/>
              <w:marRight w:val="0"/>
              <w:marTop w:val="0"/>
              <w:marBottom w:val="0"/>
              <w:divBdr>
                <w:top w:val="none" w:sz="0" w:space="0" w:color="auto"/>
                <w:left w:val="none" w:sz="0" w:space="0" w:color="auto"/>
                <w:bottom w:val="none" w:sz="0" w:space="0" w:color="auto"/>
                <w:right w:val="none" w:sz="0" w:space="0" w:color="auto"/>
              </w:divBdr>
            </w:div>
            <w:div w:id="1109542769">
              <w:marLeft w:val="0"/>
              <w:marRight w:val="0"/>
              <w:marTop w:val="0"/>
              <w:marBottom w:val="0"/>
              <w:divBdr>
                <w:top w:val="none" w:sz="0" w:space="0" w:color="auto"/>
                <w:left w:val="none" w:sz="0" w:space="0" w:color="auto"/>
                <w:bottom w:val="none" w:sz="0" w:space="0" w:color="auto"/>
                <w:right w:val="none" w:sz="0" w:space="0" w:color="auto"/>
              </w:divBdr>
            </w:div>
            <w:div w:id="1149858095">
              <w:marLeft w:val="0"/>
              <w:marRight w:val="0"/>
              <w:marTop w:val="0"/>
              <w:marBottom w:val="0"/>
              <w:divBdr>
                <w:top w:val="none" w:sz="0" w:space="0" w:color="auto"/>
                <w:left w:val="none" w:sz="0" w:space="0" w:color="auto"/>
                <w:bottom w:val="none" w:sz="0" w:space="0" w:color="auto"/>
                <w:right w:val="none" w:sz="0" w:space="0" w:color="auto"/>
              </w:divBdr>
            </w:div>
            <w:div w:id="1152142033">
              <w:marLeft w:val="0"/>
              <w:marRight w:val="0"/>
              <w:marTop w:val="0"/>
              <w:marBottom w:val="0"/>
              <w:divBdr>
                <w:top w:val="none" w:sz="0" w:space="0" w:color="auto"/>
                <w:left w:val="none" w:sz="0" w:space="0" w:color="auto"/>
                <w:bottom w:val="none" w:sz="0" w:space="0" w:color="auto"/>
                <w:right w:val="none" w:sz="0" w:space="0" w:color="auto"/>
              </w:divBdr>
            </w:div>
            <w:div w:id="1162508082">
              <w:marLeft w:val="0"/>
              <w:marRight w:val="0"/>
              <w:marTop w:val="0"/>
              <w:marBottom w:val="0"/>
              <w:divBdr>
                <w:top w:val="none" w:sz="0" w:space="0" w:color="auto"/>
                <w:left w:val="none" w:sz="0" w:space="0" w:color="auto"/>
                <w:bottom w:val="none" w:sz="0" w:space="0" w:color="auto"/>
                <w:right w:val="none" w:sz="0" w:space="0" w:color="auto"/>
              </w:divBdr>
            </w:div>
            <w:div w:id="1167862519">
              <w:marLeft w:val="0"/>
              <w:marRight w:val="0"/>
              <w:marTop w:val="0"/>
              <w:marBottom w:val="0"/>
              <w:divBdr>
                <w:top w:val="none" w:sz="0" w:space="0" w:color="auto"/>
                <w:left w:val="none" w:sz="0" w:space="0" w:color="auto"/>
                <w:bottom w:val="none" w:sz="0" w:space="0" w:color="auto"/>
                <w:right w:val="none" w:sz="0" w:space="0" w:color="auto"/>
              </w:divBdr>
            </w:div>
            <w:div w:id="1225069034">
              <w:marLeft w:val="0"/>
              <w:marRight w:val="0"/>
              <w:marTop w:val="0"/>
              <w:marBottom w:val="0"/>
              <w:divBdr>
                <w:top w:val="none" w:sz="0" w:space="0" w:color="auto"/>
                <w:left w:val="none" w:sz="0" w:space="0" w:color="auto"/>
                <w:bottom w:val="none" w:sz="0" w:space="0" w:color="auto"/>
                <w:right w:val="none" w:sz="0" w:space="0" w:color="auto"/>
              </w:divBdr>
            </w:div>
            <w:div w:id="1241403872">
              <w:marLeft w:val="0"/>
              <w:marRight w:val="0"/>
              <w:marTop w:val="0"/>
              <w:marBottom w:val="0"/>
              <w:divBdr>
                <w:top w:val="none" w:sz="0" w:space="0" w:color="auto"/>
                <w:left w:val="none" w:sz="0" w:space="0" w:color="auto"/>
                <w:bottom w:val="none" w:sz="0" w:space="0" w:color="auto"/>
                <w:right w:val="none" w:sz="0" w:space="0" w:color="auto"/>
              </w:divBdr>
            </w:div>
            <w:div w:id="1242175142">
              <w:marLeft w:val="0"/>
              <w:marRight w:val="0"/>
              <w:marTop w:val="0"/>
              <w:marBottom w:val="0"/>
              <w:divBdr>
                <w:top w:val="none" w:sz="0" w:space="0" w:color="auto"/>
                <w:left w:val="none" w:sz="0" w:space="0" w:color="auto"/>
                <w:bottom w:val="none" w:sz="0" w:space="0" w:color="auto"/>
                <w:right w:val="none" w:sz="0" w:space="0" w:color="auto"/>
              </w:divBdr>
            </w:div>
            <w:div w:id="1260871588">
              <w:marLeft w:val="0"/>
              <w:marRight w:val="0"/>
              <w:marTop w:val="0"/>
              <w:marBottom w:val="0"/>
              <w:divBdr>
                <w:top w:val="none" w:sz="0" w:space="0" w:color="auto"/>
                <w:left w:val="none" w:sz="0" w:space="0" w:color="auto"/>
                <w:bottom w:val="none" w:sz="0" w:space="0" w:color="auto"/>
                <w:right w:val="none" w:sz="0" w:space="0" w:color="auto"/>
              </w:divBdr>
            </w:div>
            <w:div w:id="1288001290">
              <w:marLeft w:val="0"/>
              <w:marRight w:val="0"/>
              <w:marTop w:val="0"/>
              <w:marBottom w:val="0"/>
              <w:divBdr>
                <w:top w:val="none" w:sz="0" w:space="0" w:color="auto"/>
                <w:left w:val="none" w:sz="0" w:space="0" w:color="auto"/>
                <w:bottom w:val="none" w:sz="0" w:space="0" w:color="auto"/>
                <w:right w:val="none" w:sz="0" w:space="0" w:color="auto"/>
              </w:divBdr>
            </w:div>
            <w:div w:id="1292443928">
              <w:marLeft w:val="0"/>
              <w:marRight w:val="0"/>
              <w:marTop w:val="0"/>
              <w:marBottom w:val="0"/>
              <w:divBdr>
                <w:top w:val="none" w:sz="0" w:space="0" w:color="auto"/>
                <w:left w:val="none" w:sz="0" w:space="0" w:color="auto"/>
                <w:bottom w:val="none" w:sz="0" w:space="0" w:color="auto"/>
                <w:right w:val="none" w:sz="0" w:space="0" w:color="auto"/>
              </w:divBdr>
            </w:div>
            <w:div w:id="1303384753">
              <w:marLeft w:val="0"/>
              <w:marRight w:val="0"/>
              <w:marTop w:val="0"/>
              <w:marBottom w:val="0"/>
              <w:divBdr>
                <w:top w:val="none" w:sz="0" w:space="0" w:color="auto"/>
                <w:left w:val="none" w:sz="0" w:space="0" w:color="auto"/>
                <w:bottom w:val="none" w:sz="0" w:space="0" w:color="auto"/>
                <w:right w:val="none" w:sz="0" w:space="0" w:color="auto"/>
              </w:divBdr>
            </w:div>
            <w:div w:id="1318419855">
              <w:marLeft w:val="0"/>
              <w:marRight w:val="0"/>
              <w:marTop w:val="0"/>
              <w:marBottom w:val="0"/>
              <w:divBdr>
                <w:top w:val="none" w:sz="0" w:space="0" w:color="auto"/>
                <w:left w:val="none" w:sz="0" w:space="0" w:color="auto"/>
                <w:bottom w:val="none" w:sz="0" w:space="0" w:color="auto"/>
                <w:right w:val="none" w:sz="0" w:space="0" w:color="auto"/>
              </w:divBdr>
            </w:div>
            <w:div w:id="1320502917">
              <w:marLeft w:val="0"/>
              <w:marRight w:val="0"/>
              <w:marTop w:val="0"/>
              <w:marBottom w:val="0"/>
              <w:divBdr>
                <w:top w:val="none" w:sz="0" w:space="0" w:color="auto"/>
                <w:left w:val="none" w:sz="0" w:space="0" w:color="auto"/>
                <w:bottom w:val="none" w:sz="0" w:space="0" w:color="auto"/>
                <w:right w:val="none" w:sz="0" w:space="0" w:color="auto"/>
              </w:divBdr>
            </w:div>
            <w:div w:id="1389644163">
              <w:marLeft w:val="0"/>
              <w:marRight w:val="0"/>
              <w:marTop w:val="0"/>
              <w:marBottom w:val="0"/>
              <w:divBdr>
                <w:top w:val="none" w:sz="0" w:space="0" w:color="auto"/>
                <w:left w:val="none" w:sz="0" w:space="0" w:color="auto"/>
                <w:bottom w:val="none" w:sz="0" w:space="0" w:color="auto"/>
                <w:right w:val="none" w:sz="0" w:space="0" w:color="auto"/>
              </w:divBdr>
            </w:div>
            <w:div w:id="1441338200">
              <w:marLeft w:val="0"/>
              <w:marRight w:val="0"/>
              <w:marTop w:val="0"/>
              <w:marBottom w:val="0"/>
              <w:divBdr>
                <w:top w:val="none" w:sz="0" w:space="0" w:color="auto"/>
                <w:left w:val="none" w:sz="0" w:space="0" w:color="auto"/>
                <w:bottom w:val="none" w:sz="0" w:space="0" w:color="auto"/>
                <w:right w:val="none" w:sz="0" w:space="0" w:color="auto"/>
              </w:divBdr>
            </w:div>
            <w:div w:id="1454245844">
              <w:marLeft w:val="0"/>
              <w:marRight w:val="0"/>
              <w:marTop w:val="0"/>
              <w:marBottom w:val="0"/>
              <w:divBdr>
                <w:top w:val="none" w:sz="0" w:space="0" w:color="auto"/>
                <w:left w:val="none" w:sz="0" w:space="0" w:color="auto"/>
                <w:bottom w:val="none" w:sz="0" w:space="0" w:color="auto"/>
                <w:right w:val="none" w:sz="0" w:space="0" w:color="auto"/>
              </w:divBdr>
            </w:div>
            <w:div w:id="1479154270">
              <w:marLeft w:val="0"/>
              <w:marRight w:val="0"/>
              <w:marTop w:val="0"/>
              <w:marBottom w:val="0"/>
              <w:divBdr>
                <w:top w:val="none" w:sz="0" w:space="0" w:color="auto"/>
                <w:left w:val="none" w:sz="0" w:space="0" w:color="auto"/>
                <w:bottom w:val="none" w:sz="0" w:space="0" w:color="auto"/>
                <w:right w:val="none" w:sz="0" w:space="0" w:color="auto"/>
              </w:divBdr>
            </w:div>
            <w:div w:id="1499616973">
              <w:marLeft w:val="0"/>
              <w:marRight w:val="0"/>
              <w:marTop w:val="0"/>
              <w:marBottom w:val="0"/>
              <w:divBdr>
                <w:top w:val="none" w:sz="0" w:space="0" w:color="auto"/>
                <w:left w:val="none" w:sz="0" w:space="0" w:color="auto"/>
                <w:bottom w:val="none" w:sz="0" w:space="0" w:color="auto"/>
                <w:right w:val="none" w:sz="0" w:space="0" w:color="auto"/>
              </w:divBdr>
            </w:div>
            <w:div w:id="1509445920">
              <w:marLeft w:val="0"/>
              <w:marRight w:val="0"/>
              <w:marTop w:val="0"/>
              <w:marBottom w:val="0"/>
              <w:divBdr>
                <w:top w:val="none" w:sz="0" w:space="0" w:color="auto"/>
                <w:left w:val="none" w:sz="0" w:space="0" w:color="auto"/>
                <w:bottom w:val="none" w:sz="0" w:space="0" w:color="auto"/>
                <w:right w:val="none" w:sz="0" w:space="0" w:color="auto"/>
              </w:divBdr>
            </w:div>
            <w:div w:id="1513570579">
              <w:marLeft w:val="0"/>
              <w:marRight w:val="0"/>
              <w:marTop w:val="0"/>
              <w:marBottom w:val="0"/>
              <w:divBdr>
                <w:top w:val="none" w:sz="0" w:space="0" w:color="auto"/>
                <w:left w:val="none" w:sz="0" w:space="0" w:color="auto"/>
                <w:bottom w:val="none" w:sz="0" w:space="0" w:color="auto"/>
                <w:right w:val="none" w:sz="0" w:space="0" w:color="auto"/>
              </w:divBdr>
            </w:div>
            <w:div w:id="1541628179">
              <w:marLeft w:val="0"/>
              <w:marRight w:val="0"/>
              <w:marTop w:val="0"/>
              <w:marBottom w:val="0"/>
              <w:divBdr>
                <w:top w:val="none" w:sz="0" w:space="0" w:color="auto"/>
                <w:left w:val="none" w:sz="0" w:space="0" w:color="auto"/>
                <w:bottom w:val="none" w:sz="0" w:space="0" w:color="auto"/>
                <w:right w:val="none" w:sz="0" w:space="0" w:color="auto"/>
              </w:divBdr>
            </w:div>
            <w:div w:id="1558004952">
              <w:marLeft w:val="0"/>
              <w:marRight w:val="0"/>
              <w:marTop w:val="0"/>
              <w:marBottom w:val="0"/>
              <w:divBdr>
                <w:top w:val="none" w:sz="0" w:space="0" w:color="auto"/>
                <w:left w:val="none" w:sz="0" w:space="0" w:color="auto"/>
                <w:bottom w:val="none" w:sz="0" w:space="0" w:color="auto"/>
                <w:right w:val="none" w:sz="0" w:space="0" w:color="auto"/>
              </w:divBdr>
            </w:div>
            <w:div w:id="1577134125">
              <w:marLeft w:val="0"/>
              <w:marRight w:val="0"/>
              <w:marTop w:val="0"/>
              <w:marBottom w:val="0"/>
              <w:divBdr>
                <w:top w:val="none" w:sz="0" w:space="0" w:color="auto"/>
                <w:left w:val="none" w:sz="0" w:space="0" w:color="auto"/>
                <w:bottom w:val="none" w:sz="0" w:space="0" w:color="auto"/>
                <w:right w:val="none" w:sz="0" w:space="0" w:color="auto"/>
              </w:divBdr>
            </w:div>
            <w:div w:id="1609196541">
              <w:marLeft w:val="0"/>
              <w:marRight w:val="0"/>
              <w:marTop w:val="0"/>
              <w:marBottom w:val="0"/>
              <w:divBdr>
                <w:top w:val="none" w:sz="0" w:space="0" w:color="auto"/>
                <w:left w:val="none" w:sz="0" w:space="0" w:color="auto"/>
                <w:bottom w:val="none" w:sz="0" w:space="0" w:color="auto"/>
                <w:right w:val="none" w:sz="0" w:space="0" w:color="auto"/>
              </w:divBdr>
            </w:div>
            <w:div w:id="1610964309">
              <w:marLeft w:val="0"/>
              <w:marRight w:val="0"/>
              <w:marTop w:val="0"/>
              <w:marBottom w:val="0"/>
              <w:divBdr>
                <w:top w:val="none" w:sz="0" w:space="0" w:color="auto"/>
                <w:left w:val="none" w:sz="0" w:space="0" w:color="auto"/>
                <w:bottom w:val="none" w:sz="0" w:space="0" w:color="auto"/>
                <w:right w:val="none" w:sz="0" w:space="0" w:color="auto"/>
              </w:divBdr>
            </w:div>
            <w:div w:id="1623266288">
              <w:marLeft w:val="0"/>
              <w:marRight w:val="0"/>
              <w:marTop w:val="0"/>
              <w:marBottom w:val="0"/>
              <w:divBdr>
                <w:top w:val="none" w:sz="0" w:space="0" w:color="auto"/>
                <w:left w:val="none" w:sz="0" w:space="0" w:color="auto"/>
                <w:bottom w:val="none" w:sz="0" w:space="0" w:color="auto"/>
                <w:right w:val="none" w:sz="0" w:space="0" w:color="auto"/>
              </w:divBdr>
            </w:div>
            <w:div w:id="1688285992">
              <w:marLeft w:val="0"/>
              <w:marRight w:val="0"/>
              <w:marTop w:val="0"/>
              <w:marBottom w:val="0"/>
              <w:divBdr>
                <w:top w:val="none" w:sz="0" w:space="0" w:color="auto"/>
                <w:left w:val="none" w:sz="0" w:space="0" w:color="auto"/>
                <w:bottom w:val="none" w:sz="0" w:space="0" w:color="auto"/>
                <w:right w:val="none" w:sz="0" w:space="0" w:color="auto"/>
              </w:divBdr>
            </w:div>
            <w:div w:id="1699891354">
              <w:marLeft w:val="0"/>
              <w:marRight w:val="0"/>
              <w:marTop w:val="0"/>
              <w:marBottom w:val="0"/>
              <w:divBdr>
                <w:top w:val="none" w:sz="0" w:space="0" w:color="auto"/>
                <w:left w:val="none" w:sz="0" w:space="0" w:color="auto"/>
                <w:bottom w:val="none" w:sz="0" w:space="0" w:color="auto"/>
                <w:right w:val="none" w:sz="0" w:space="0" w:color="auto"/>
              </w:divBdr>
            </w:div>
            <w:div w:id="1720743135">
              <w:marLeft w:val="0"/>
              <w:marRight w:val="0"/>
              <w:marTop w:val="0"/>
              <w:marBottom w:val="0"/>
              <w:divBdr>
                <w:top w:val="none" w:sz="0" w:space="0" w:color="auto"/>
                <w:left w:val="none" w:sz="0" w:space="0" w:color="auto"/>
                <w:bottom w:val="none" w:sz="0" w:space="0" w:color="auto"/>
                <w:right w:val="none" w:sz="0" w:space="0" w:color="auto"/>
              </w:divBdr>
            </w:div>
            <w:div w:id="1760977051">
              <w:marLeft w:val="0"/>
              <w:marRight w:val="0"/>
              <w:marTop w:val="0"/>
              <w:marBottom w:val="0"/>
              <w:divBdr>
                <w:top w:val="none" w:sz="0" w:space="0" w:color="auto"/>
                <w:left w:val="none" w:sz="0" w:space="0" w:color="auto"/>
                <w:bottom w:val="none" w:sz="0" w:space="0" w:color="auto"/>
                <w:right w:val="none" w:sz="0" w:space="0" w:color="auto"/>
              </w:divBdr>
            </w:div>
            <w:div w:id="1779719404">
              <w:marLeft w:val="0"/>
              <w:marRight w:val="0"/>
              <w:marTop w:val="0"/>
              <w:marBottom w:val="0"/>
              <w:divBdr>
                <w:top w:val="none" w:sz="0" w:space="0" w:color="auto"/>
                <w:left w:val="none" w:sz="0" w:space="0" w:color="auto"/>
                <w:bottom w:val="none" w:sz="0" w:space="0" w:color="auto"/>
                <w:right w:val="none" w:sz="0" w:space="0" w:color="auto"/>
              </w:divBdr>
            </w:div>
            <w:div w:id="1842964384">
              <w:marLeft w:val="0"/>
              <w:marRight w:val="0"/>
              <w:marTop w:val="0"/>
              <w:marBottom w:val="0"/>
              <w:divBdr>
                <w:top w:val="none" w:sz="0" w:space="0" w:color="auto"/>
                <w:left w:val="none" w:sz="0" w:space="0" w:color="auto"/>
                <w:bottom w:val="none" w:sz="0" w:space="0" w:color="auto"/>
                <w:right w:val="none" w:sz="0" w:space="0" w:color="auto"/>
              </w:divBdr>
            </w:div>
            <w:div w:id="1911504856">
              <w:marLeft w:val="0"/>
              <w:marRight w:val="0"/>
              <w:marTop w:val="0"/>
              <w:marBottom w:val="0"/>
              <w:divBdr>
                <w:top w:val="none" w:sz="0" w:space="0" w:color="auto"/>
                <w:left w:val="none" w:sz="0" w:space="0" w:color="auto"/>
                <w:bottom w:val="none" w:sz="0" w:space="0" w:color="auto"/>
                <w:right w:val="none" w:sz="0" w:space="0" w:color="auto"/>
              </w:divBdr>
            </w:div>
            <w:div w:id="1962612631">
              <w:marLeft w:val="0"/>
              <w:marRight w:val="0"/>
              <w:marTop w:val="0"/>
              <w:marBottom w:val="0"/>
              <w:divBdr>
                <w:top w:val="none" w:sz="0" w:space="0" w:color="auto"/>
                <w:left w:val="none" w:sz="0" w:space="0" w:color="auto"/>
                <w:bottom w:val="none" w:sz="0" w:space="0" w:color="auto"/>
                <w:right w:val="none" w:sz="0" w:space="0" w:color="auto"/>
              </w:divBdr>
            </w:div>
            <w:div w:id="2042122724">
              <w:marLeft w:val="0"/>
              <w:marRight w:val="0"/>
              <w:marTop w:val="0"/>
              <w:marBottom w:val="0"/>
              <w:divBdr>
                <w:top w:val="none" w:sz="0" w:space="0" w:color="auto"/>
                <w:left w:val="none" w:sz="0" w:space="0" w:color="auto"/>
                <w:bottom w:val="none" w:sz="0" w:space="0" w:color="auto"/>
                <w:right w:val="none" w:sz="0" w:space="0" w:color="auto"/>
              </w:divBdr>
            </w:div>
            <w:div w:id="21167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2913">
      <w:bodyDiv w:val="1"/>
      <w:marLeft w:val="0"/>
      <w:marRight w:val="0"/>
      <w:marTop w:val="0"/>
      <w:marBottom w:val="0"/>
      <w:divBdr>
        <w:top w:val="none" w:sz="0" w:space="0" w:color="auto"/>
        <w:left w:val="none" w:sz="0" w:space="0" w:color="auto"/>
        <w:bottom w:val="none" w:sz="0" w:space="0" w:color="auto"/>
        <w:right w:val="none" w:sz="0" w:space="0" w:color="auto"/>
      </w:divBdr>
      <w:divsChild>
        <w:div w:id="1945721364">
          <w:marLeft w:val="0"/>
          <w:marRight w:val="0"/>
          <w:marTop w:val="0"/>
          <w:marBottom w:val="0"/>
          <w:divBdr>
            <w:top w:val="none" w:sz="0" w:space="0" w:color="auto"/>
            <w:left w:val="none" w:sz="0" w:space="0" w:color="auto"/>
            <w:bottom w:val="none" w:sz="0" w:space="0" w:color="auto"/>
            <w:right w:val="none" w:sz="0" w:space="0" w:color="auto"/>
          </w:divBdr>
          <w:divsChild>
            <w:div w:id="4552959">
              <w:marLeft w:val="0"/>
              <w:marRight w:val="0"/>
              <w:marTop w:val="0"/>
              <w:marBottom w:val="0"/>
              <w:divBdr>
                <w:top w:val="none" w:sz="0" w:space="0" w:color="auto"/>
                <w:left w:val="none" w:sz="0" w:space="0" w:color="auto"/>
                <w:bottom w:val="none" w:sz="0" w:space="0" w:color="auto"/>
                <w:right w:val="none" w:sz="0" w:space="0" w:color="auto"/>
              </w:divBdr>
            </w:div>
            <w:div w:id="23673142">
              <w:marLeft w:val="0"/>
              <w:marRight w:val="0"/>
              <w:marTop w:val="0"/>
              <w:marBottom w:val="0"/>
              <w:divBdr>
                <w:top w:val="none" w:sz="0" w:space="0" w:color="auto"/>
                <w:left w:val="none" w:sz="0" w:space="0" w:color="auto"/>
                <w:bottom w:val="none" w:sz="0" w:space="0" w:color="auto"/>
                <w:right w:val="none" w:sz="0" w:space="0" w:color="auto"/>
              </w:divBdr>
            </w:div>
            <w:div w:id="43869690">
              <w:marLeft w:val="0"/>
              <w:marRight w:val="0"/>
              <w:marTop w:val="0"/>
              <w:marBottom w:val="0"/>
              <w:divBdr>
                <w:top w:val="none" w:sz="0" w:space="0" w:color="auto"/>
                <w:left w:val="none" w:sz="0" w:space="0" w:color="auto"/>
                <w:bottom w:val="none" w:sz="0" w:space="0" w:color="auto"/>
                <w:right w:val="none" w:sz="0" w:space="0" w:color="auto"/>
              </w:divBdr>
            </w:div>
            <w:div w:id="48919644">
              <w:marLeft w:val="0"/>
              <w:marRight w:val="0"/>
              <w:marTop w:val="0"/>
              <w:marBottom w:val="0"/>
              <w:divBdr>
                <w:top w:val="none" w:sz="0" w:space="0" w:color="auto"/>
                <w:left w:val="none" w:sz="0" w:space="0" w:color="auto"/>
                <w:bottom w:val="none" w:sz="0" w:space="0" w:color="auto"/>
                <w:right w:val="none" w:sz="0" w:space="0" w:color="auto"/>
              </w:divBdr>
            </w:div>
            <w:div w:id="84235139">
              <w:marLeft w:val="0"/>
              <w:marRight w:val="0"/>
              <w:marTop w:val="0"/>
              <w:marBottom w:val="0"/>
              <w:divBdr>
                <w:top w:val="none" w:sz="0" w:space="0" w:color="auto"/>
                <w:left w:val="none" w:sz="0" w:space="0" w:color="auto"/>
                <w:bottom w:val="none" w:sz="0" w:space="0" w:color="auto"/>
                <w:right w:val="none" w:sz="0" w:space="0" w:color="auto"/>
              </w:divBdr>
            </w:div>
            <w:div w:id="98915234">
              <w:marLeft w:val="0"/>
              <w:marRight w:val="0"/>
              <w:marTop w:val="0"/>
              <w:marBottom w:val="0"/>
              <w:divBdr>
                <w:top w:val="none" w:sz="0" w:space="0" w:color="auto"/>
                <w:left w:val="none" w:sz="0" w:space="0" w:color="auto"/>
                <w:bottom w:val="none" w:sz="0" w:space="0" w:color="auto"/>
                <w:right w:val="none" w:sz="0" w:space="0" w:color="auto"/>
              </w:divBdr>
            </w:div>
            <w:div w:id="105659398">
              <w:marLeft w:val="0"/>
              <w:marRight w:val="0"/>
              <w:marTop w:val="0"/>
              <w:marBottom w:val="0"/>
              <w:divBdr>
                <w:top w:val="none" w:sz="0" w:space="0" w:color="auto"/>
                <w:left w:val="none" w:sz="0" w:space="0" w:color="auto"/>
                <w:bottom w:val="none" w:sz="0" w:space="0" w:color="auto"/>
                <w:right w:val="none" w:sz="0" w:space="0" w:color="auto"/>
              </w:divBdr>
            </w:div>
            <w:div w:id="133640037">
              <w:marLeft w:val="0"/>
              <w:marRight w:val="0"/>
              <w:marTop w:val="0"/>
              <w:marBottom w:val="0"/>
              <w:divBdr>
                <w:top w:val="none" w:sz="0" w:space="0" w:color="auto"/>
                <w:left w:val="none" w:sz="0" w:space="0" w:color="auto"/>
                <w:bottom w:val="none" w:sz="0" w:space="0" w:color="auto"/>
                <w:right w:val="none" w:sz="0" w:space="0" w:color="auto"/>
              </w:divBdr>
            </w:div>
            <w:div w:id="143201224">
              <w:marLeft w:val="0"/>
              <w:marRight w:val="0"/>
              <w:marTop w:val="0"/>
              <w:marBottom w:val="0"/>
              <w:divBdr>
                <w:top w:val="none" w:sz="0" w:space="0" w:color="auto"/>
                <w:left w:val="none" w:sz="0" w:space="0" w:color="auto"/>
                <w:bottom w:val="none" w:sz="0" w:space="0" w:color="auto"/>
                <w:right w:val="none" w:sz="0" w:space="0" w:color="auto"/>
              </w:divBdr>
            </w:div>
            <w:div w:id="158078464">
              <w:marLeft w:val="0"/>
              <w:marRight w:val="0"/>
              <w:marTop w:val="0"/>
              <w:marBottom w:val="0"/>
              <w:divBdr>
                <w:top w:val="none" w:sz="0" w:space="0" w:color="auto"/>
                <w:left w:val="none" w:sz="0" w:space="0" w:color="auto"/>
                <w:bottom w:val="none" w:sz="0" w:space="0" w:color="auto"/>
                <w:right w:val="none" w:sz="0" w:space="0" w:color="auto"/>
              </w:divBdr>
            </w:div>
            <w:div w:id="171921190">
              <w:marLeft w:val="0"/>
              <w:marRight w:val="0"/>
              <w:marTop w:val="0"/>
              <w:marBottom w:val="0"/>
              <w:divBdr>
                <w:top w:val="none" w:sz="0" w:space="0" w:color="auto"/>
                <w:left w:val="none" w:sz="0" w:space="0" w:color="auto"/>
                <w:bottom w:val="none" w:sz="0" w:space="0" w:color="auto"/>
                <w:right w:val="none" w:sz="0" w:space="0" w:color="auto"/>
              </w:divBdr>
            </w:div>
            <w:div w:id="175923764">
              <w:marLeft w:val="0"/>
              <w:marRight w:val="0"/>
              <w:marTop w:val="0"/>
              <w:marBottom w:val="0"/>
              <w:divBdr>
                <w:top w:val="none" w:sz="0" w:space="0" w:color="auto"/>
                <w:left w:val="none" w:sz="0" w:space="0" w:color="auto"/>
                <w:bottom w:val="none" w:sz="0" w:space="0" w:color="auto"/>
                <w:right w:val="none" w:sz="0" w:space="0" w:color="auto"/>
              </w:divBdr>
            </w:div>
            <w:div w:id="242955244">
              <w:marLeft w:val="0"/>
              <w:marRight w:val="0"/>
              <w:marTop w:val="0"/>
              <w:marBottom w:val="0"/>
              <w:divBdr>
                <w:top w:val="none" w:sz="0" w:space="0" w:color="auto"/>
                <w:left w:val="none" w:sz="0" w:space="0" w:color="auto"/>
                <w:bottom w:val="none" w:sz="0" w:space="0" w:color="auto"/>
                <w:right w:val="none" w:sz="0" w:space="0" w:color="auto"/>
              </w:divBdr>
            </w:div>
            <w:div w:id="244386979">
              <w:marLeft w:val="0"/>
              <w:marRight w:val="0"/>
              <w:marTop w:val="0"/>
              <w:marBottom w:val="0"/>
              <w:divBdr>
                <w:top w:val="none" w:sz="0" w:space="0" w:color="auto"/>
                <w:left w:val="none" w:sz="0" w:space="0" w:color="auto"/>
                <w:bottom w:val="none" w:sz="0" w:space="0" w:color="auto"/>
                <w:right w:val="none" w:sz="0" w:space="0" w:color="auto"/>
              </w:divBdr>
            </w:div>
            <w:div w:id="267389668">
              <w:marLeft w:val="0"/>
              <w:marRight w:val="0"/>
              <w:marTop w:val="0"/>
              <w:marBottom w:val="0"/>
              <w:divBdr>
                <w:top w:val="none" w:sz="0" w:space="0" w:color="auto"/>
                <w:left w:val="none" w:sz="0" w:space="0" w:color="auto"/>
                <w:bottom w:val="none" w:sz="0" w:space="0" w:color="auto"/>
                <w:right w:val="none" w:sz="0" w:space="0" w:color="auto"/>
              </w:divBdr>
            </w:div>
            <w:div w:id="296421330">
              <w:marLeft w:val="0"/>
              <w:marRight w:val="0"/>
              <w:marTop w:val="0"/>
              <w:marBottom w:val="0"/>
              <w:divBdr>
                <w:top w:val="none" w:sz="0" w:space="0" w:color="auto"/>
                <w:left w:val="none" w:sz="0" w:space="0" w:color="auto"/>
                <w:bottom w:val="none" w:sz="0" w:space="0" w:color="auto"/>
                <w:right w:val="none" w:sz="0" w:space="0" w:color="auto"/>
              </w:divBdr>
            </w:div>
            <w:div w:id="323240520">
              <w:marLeft w:val="0"/>
              <w:marRight w:val="0"/>
              <w:marTop w:val="0"/>
              <w:marBottom w:val="0"/>
              <w:divBdr>
                <w:top w:val="none" w:sz="0" w:space="0" w:color="auto"/>
                <w:left w:val="none" w:sz="0" w:space="0" w:color="auto"/>
                <w:bottom w:val="none" w:sz="0" w:space="0" w:color="auto"/>
                <w:right w:val="none" w:sz="0" w:space="0" w:color="auto"/>
              </w:divBdr>
            </w:div>
            <w:div w:id="373819414">
              <w:marLeft w:val="0"/>
              <w:marRight w:val="0"/>
              <w:marTop w:val="0"/>
              <w:marBottom w:val="0"/>
              <w:divBdr>
                <w:top w:val="none" w:sz="0" w:space="0" w:color="auto"/>
                <w:left w:val="none" w:sz="0" w:space="0" w:color="auto"/>
                <w:bottom w:val="none" w:sz="0" w:space="0" w:color="auto"/>
                <w:right w:val="none" w:sz="0" w:space="0" w:color="auto"/>
              </w:divBdr>
            </w:div>
            <w:div w:id="418451835">
              <w:marLeft w:val="0"/>
              <w:marRight w:val="0"/>
              <w:marTop w:val="0"/>
              <w:marBottom w:val="0"/>
              <w:divBdr>
                <w:top w:val="none" w:sz="0" w:space="0" w:color="auto"/>
                <w:left w:val="none" w:sz="0" w:space="0" w:color="auto"/>
                <w:bottom w:val="none" w:sz="0" w:space="0" w:color="auto"/>
                <w:right w:val="none" w:sz="0" w:space="0" w:color="auto"/>
              </w:divBdr>
            </w:div>
            <w:div w:id="422453465">
              <w:marLeft w:val="0"/>
              <w:marRight w:val="0"/>
              <w:marTop w:val="0"/>
              <w:marBottom w:val="0"/>
              <w:divBdr>
                <w:top w:val="none" w:sz="0" w:space="0" w:color="auto"/>
                <w:left w:val="none" w:sz="0" w:space="0" w:color="auto"/>
                <w:bottom w:val="none" w:sz="0" w:space="0" w:color="auto"/>
                <w:right w:val="none" w:sz="0" w:space="0" w:color="auto"/>
              </w:divBdr>
            </w:div>
            <w:div w:id="485515114">
              <w:marLeft w:val="0"/>
              <w:marRight w:val="0"/>
              <w:marTop w:val="0"/>
              <w:marBottom w:val="0"/>
              <w:divBdr>
                <w:top w:val="none" w:sz="0" w:space="0" w:color="auto"/>
                <w:left w:val="none" w:sz="0" w:space="0" w:color="auto"/>
                <w:bottom w:val="none" w:sz="0" w:space="0" w:color="auto"/>
                <w:right w:val="none" w:sz="0" w:space="0" w:color="auto"/>
              </w:divBdr>
            </w:div>
            <w:div w:id="497114673">
              <w:marLeft w:val="0"/>
              <w:marRight w:val="0"/>
              <w:marTop w:val="0"/>
              <w:marBottom w:val="0"/>
              <w:divBdr>
                <w:top w:val="none" w:sz="0" w:space="0" w:color="auto"/>
                <w:left w:val="none" w:sz="0" w:space="0" w:color="auto"/>
                <w:bottom w:val="none" w:sz="0" w:space="0" w:color="auto"/>
                <w:right w:val="none" w:sz="0" w:space="0" w:color="auto"/>
              </w:divBdr>
            </w:div>
            <w:div w:id="502470908">
              <w:marLeft w:val="0"/>
              <w:marRight w:val="0"/>
              <w:marTop w:val="0"/>
              <w:marBottom w:val="0"/>
              <w:divBdr>
                <w:top w:val="none" w:sz="0" w:space="0" w:color="auto"/>
                <w:left w:val="none" w:sz="0" w:space="0" w:color="auto"/>
                <w:bottom w:val="none" w:sz="0" w:space="0" w:color="auto"/>
                <w:right w:val="none" w:sz="0" w:space="0" w:color="auto"/>
              </w:divBdr>
            </w:div>
            <w:div w:id="519516160">
              <w:marLeft w:val="0"/>
              <w:marRight w:val="0"/>
              <w:marTop w:val="0"/>
              <w:marBottom w:val="0"/>
              <w:divBdr>
                <w:top w:val="none" w:sz="0" w:space="0" w:color="auto"/>
                <w:left w:val="none" w:sz="0" w:space="0" w:color="auto"/>
                <w:bottom w:val="none" w:sz="0" w:space="0" w:color="auto"/>
                <w:right w:val="none" w:sz="0" w:space="0" w:color="auto"/>
              </w:divBdr>
            </w:div>
            <w:div w:id="564292756">
              <w:marLeft w:val="0"/>
              <w:marRight w:val="0"/>
              <w:marTop w:val="0"/>
              <w:marBottom w:val="0"/>
              <w:divBdr>
                <w:top w:val="none" w:sz="0" w:space="0" w:color="auto"/>
                <w:left w:val="none" w:sz="0" w:space="0" w:color="auto"/>
                <w:bottom w:val="none" w:sz="0" w:space="0" w:color="auto"/>
                <w:right w:val="none" w:sz="0" w:space="0" w:color="auto"/>
              </w:divBdr>
            </w:div>
            <w:div w:id="565914525">
              <w:marLeft w:val="0"/>
              <w:marRight w:val="0"/>
              <w:marTop w:val="0"/>
              <w:marBottom w:val="0"/>
              <w:divBdr>
                <w:top w:val="none" w:sz="0" w:space="0" w:color="auto"/>
                <w:left w:val="none" w:sz="0" w:space="0" w:color="auto"/>
                <w:bottom w:val="none" w:sz="0" w:space="0" w:color="auto"/>
                <w:right w:val="none" w:sz="0" w:space="0" w:color="auto"/>
              </w:divBdr>
            </w:div>
            <w:div w:id="566184562">
              <w:marLeft w:val="0"/>
              <w:marRight w:val="0"/>
              <w:marTop w:val="0"/>
              <w:marBottom w:val="0"/>
              <w:divBdr>
                <w:top w:val="none" w:sz="0" w:space="0" w:color="auto"/>
                <w:left w:val="none" w:sz="0" w:space="0" w:color="auto"/>
                <w:bottom w:val="none" w:sz="0" w:space="0" w:color="auto"/>
                <w:right w:val="none" w:sz="0" w:space="0" w:color="auto"/>
              </w:divBdr>
            </w:div>
            <w:div w:id="623148124">
              <w:marLeft w:val="0"/>
              <w:marRight w:val="0"/>
              <w:marTop w:val="0"/>
              <w:marBottom w:val="0"/>
              <w:divBdr>
                <w:top w:val="none" w:sz="0" w:space="0" w:color="auto"/>
                <w:left w:val="none" w:sz="0" w:space="0" w:color="auto"/>
                <w:bottom w:val="none" w:sz="0" w:space="0" w:color="auto"/>
                <w:right w:val="none" w:sz="0" w:space="0" w:color="auto"/>
              </w:divBdr>
            </w:div>
            <w:div w:id="652489865">
              <w:marLeft w:val="0"/>
              <w:marRight w:val="0"/>
              <w:marTop w:val="0"/>
              <w:marBottom w:val="0"/>
              <w:divBdr>
                <w:top w:val="none" w:sz="0" w:space="0" w:color="auto"/>
                <w:left w:val="none" w:sz="0" w:space="0" w:color="auto"/>
                <w:bottom w:val="none" w:sz="0" w:space="0" w:color="auto"/>
                <w:right w:val="none" w:sz="0" w:space="0" w:color="auto"/>
              </w:divBdr>
            </w:div>
            <w:div w:id="703403260">
              <w:marLeft w:val="0"/>
              <w:marRight w:val="0"/>
              <w:marTop w:val="0"/>
              <w:marBottom w:val="0"/>
              <w:divBdr>
                <w:top w:val="none" w:sz="0" w:space="0" w:color="auto"/>
                <w:left w:val="none" w:sz="0" w:space="0" w:color="auto"/>
                <w:bottom w:val="none" w:sz="0" w:space="0" w:color="auto"/>
                <w:right w:val="none" w:sz="0" w:space="0" w:color="auto"/>
              </w:divBdr>
            </w:div>
            <w:div w:id="726343215">
              <w:marLeft w:val="0"/>
              <w:marRight w:val="0"/>
              <w:marTop w:val="0"/>
              <w:marBottom w:val="0"/>
              <w:divBdr>
                <w:top w:val="none" w:sz="0" w:space="0" w:color="auto"/>
                <w:left w:val="none" w:sz="0" w:space="0" w:color="auto"/>
                <w:bottom w:val="none" w:sz="0" w:space="0" w:color="auto"/>
                <w:right w:val="none" w:sz="0" w:space="0" w:color="auto"/>
              </w:divBdr>
            </w:div>
            <w:div w:id="726879898">
              <w:marLeft w:val="0"/>
              <w:marRight w:val="0"/>
              <w:marTop w:val="0"/>
              <w:marBottom w:val="0"/>
              <w:divBdr>
                <w:top w:val="none" w:sz="0" w:space="0" w:color="auto"/>
                <w:left w:val="none" w:sz="0" w:space="0" w:color="auto"/>
                <w:bottom w:val="none" w:sz="0" w:space="0" w:color="auto"/>
                <w:right w:val="none" w:sz="0" w:space="0" w:color="auto"/>
              </w:divBdr>
            </w:div>
            <w:div w:id="762261949">
              <w:marLeft w:val="0"/>
              <w:marRight w:val="0"/>
              <w:marTop w:val="0"/>
              <w:marBottom w:val="0"/>
              <w:divBdr>
                <w:top w:val="none" w:sz="0" w:space="0" w:color="auto"/>
                <w:left w:val="none" w:sz="0" w:space="0" w:color="auto"/>
                <w:bottom w:val="none" w:sz="0" w:space="0" w:color="auto"/>
                <w:right w:val="none" w:sz="0" w:space="0" w:color="auto"/>
              </w:divBdr>
            </w:div>
            <w:div w:id="832993410">
              <w:marLeft w:val="0"/>
              <w:marRight w:val="0"/>
              <w:marTop w:val="0"/>
              <w:marBottom w:val="0"/>
              <w:divBdr>
                <w:top w:val="none" w:sz="0" w:space="0" w:color="auto"/>
                <w:left w:val="none" w:sz="0" w:space="0" w:color="auto"/>
                <w:bottom w:val="none" w:sz="0" w:space="0" w:color="auto"/>
                <w:right w:val="none" w:sz="0" w:space="0" w:color="auto"/>
              </w:divBdr>
            </w:div>
            <w:div w:id="880164527">
              <w:marLeft w:val="0"/>
              <w:marRight w:val="0"/>
              <w:marTop w:val="0"/>
              <w:marBottom w:val="0"/>
              <w:divBdr>
                <w:top w:val="none" w:sz="0" w:space="0" w:color="auto"/>
                <w:left w:val="none" w:sz="0" w:space="0" w:color="auto"/>
                <w:bottom w:val="none" w:sz="0" w:space="0" w:color="auto"/>
                <w:right w:val="none" w:sz="0" w:space="0" w:color="auto"/>
              </w:divBdr>
            </w:div>
            <w:div w:id="940793358">
              <w:marLeft w:val="0"/>
              <w:marRight w:val="0"/>
              <w:marTop w:val="0"/>
              <w:marBottom w:val="0"/>
              <w:divBdr>
                <w:top w:val="none" w:sz="0" w:space="0" w:color="auto"/>
                <w:left w:val="none" w:sz="0" w:space="0" w:color="auto"/>
                <w:bottom w:val="none" w:sz="0" w:space="0" w:color="auto"/>
                <w:right w:val="none" w:sz="0" w:space="0" w:color="auto"/>
              </w:divBdr>
            </w:div>
            <w:div w:id="948513899">
              <w:marLeft w:val="0"/>
              <w:marRight w:val="0"/>
              <w:marTop w:val="0"/>
              <w:marBottom w:val="0"/>
              <w:divBdr>
                <w:top w:val="none" w:sz="0" w:space="0" w:color="auto"/>
                <w:left w:val="none" w:sz="0" w:space="0" w:color="auto"/>
                <w:bottom w:val="none" w:sz="0" w:space="0" w:color="auto"/>
                <w:right w:val="none" w:sz="0" w:space="0" w:color="auto"/>
              </w:divBdr>
            </w:div>
            <w:div w:id="964196858">
              <w:marLeft w:val="0"/>
              <w:marRight w:val="0"/>
              <w:marTop w:val="0"/>
              <w:marBottom w:val="0"/>
              <w:divBdr>
                <w:top w:val="none" w:sz="0" w:space="0" w:color="auto"/>
                <w:left w:val="none" w:sz="0" w:space="0" w:color="auto"/>
                <w:bottom w:val="none" w:sz="0" w:space="0" w:color="auto"/>
                <w:right w:val="none" w:sz="0" w:space="0" w:color="auto"/>
              </w:divBdr>
            </w:div>
            <w:div w:id="1078215066">
              <w:marLeft w:val="0"/>
              <w:marRight w:val="0"/>
              <w:marTop w:val="0"/>
              <w:marBottom w:val="0"/>
              <w:divBdr>
                <w:top w:val="none" w:sz="0" w:space="0" w:color="auto"/>
                <w:left w:val="none" w:sz="0" w:space="0" w:color="auto"/>
                <w:bottom w:val="none" w:sz="0" w:space="0" w:color="auto"/>
                <w:right w:val="none" w:sz="0" w:space="0" w:color="auto"/>
              </w:divBdr>
            </w:div>
            <w:div w:id="1126311782">
              <w:marLeft w:val="0"/>
              <w:marRight w:val="0"/>
              <w:marTop w:val="0"/>
              <w:marBottom w:val="0"/>
              <w:divBdr>
                <w:top w:val="none" w:sz="0" w:space="0" w:color="auto"/>
                <w:left w:val="none" w:sz="0" w:space="0" w:color="auto"/>
                <w:bottom w:val="none" w:sz="0" w:space="0" w:color="auto"/>
                <w:right w:val="none" w:sz="0" w:space="0" w:color="auto"/>
              </w:divBdr>
            </w:div>
            <w:div w:id="1159228258">
              <w:marLeft w:val="0"/>
              <w:marRight w:val="0"/>
              <w:marTop w:val="0"/>
              <w:marBottom w:val="0"/>
              <w:divBdr>
                <w:top w:val="none" w:sz="0" w:space="0" w:color="auto"/>
                <w:left w:val="none" w:sz="0" w:space="0" w:color="auto"/>
                <w:bottom w:val="none" w:sz="0" w:space="0" w:color="auto"/>
                <w:right w:val="none" w:sz="0" w:space="0" w:color="auto"/>
              </w:divBdr>
            </w:div>
            <w:div w:id="1163475976">
              <w:marLeft w:val="0"/>
              <w:marRight w:val="0"/>
              <w:marTop w:val="0"/>
              <w:marBottom w:val="0"/>
              <w:divBdr>
                <w:top w:val="none" w:sz="0" w:space="0" w:color="auto"/>
                <w:left w:val="none" w:sz="0" w:space="0" w:color="auto"/>
                <w:bottom w:val="none" w:sz="0" w:space="0" w:color="auto"/>
                <w:right w:val="none" w:sz="0" w:space="0" w:color="auto"/>
              </w:divBdr>
            </w:div>
            <w:div w:id="1171682366">
              <w:marLeft w:val="0"/>
              <w:marRight w:val="0"/>
              <w:marTop w:val="0"/>
              <w:marBottom w:val="0"/>
              <w:divBdr>
                <w:top w:val="none" w:sz="0" w:space="0" w:color="auto"/>
                <w:left w:val="none" w:sz="0" w:space="0" w:color="auto"/>
                <w:bottom w:val="none" w:sz="0" w:space="0" w:color="auto"/>
                <w:right w:val="none" w:sz="0" w:space="0" w:color="auto"/>
              </w:divBdr>
            </w:div>
            <w:div w:id="1216312895">
              <w:marLeft w:val="0"/>
              <w:marRight w:val="0"/>
              <w:marTop w:val="0"/>
              <w:marBottom w:val="0"/>
              <w:divBdr>
                <w:top w:val="none" w:sz="0" w:space="0" w:color="auto"/>
                <w:left w:val="none" w:sz="0" w:space="0" w:color="auto"/>
                <w:bottom w:val="none" w:sz="0" w:space="0" w:color="auto"/>
                <w:right w:val="none" w:sz="0" w:space="0" w:color="auto"/>
              </w:divBdr>
            </w:div>
            <w:div w:id="1231228221">
              <w:marLeft w:val="0"/>
              <w:marRight w:val="0"/>
              <w:marTop w:val="0"/>
              <w:marBottom w:val="0"/>
              <w:divBdr>
                <w:top w:val="none" w:sz="0" w:space="0" w:color="auto"/>
                <w:left w:val="none" w:sz="0" w:space="0" w:color="auto"/>
                <w:bottom w:val="none" w:sz="0" w:space="0" w:color="auto"/>
                <w:right w:val="none" w:sz="0" w:space="0" w:color="auto"/>
              </w:divBdr>
            </w:div>
            <w:div w:id="1239441532">
              <w:marLeft w:val="0"/>
              <w:marRight w:val="0"/>
              <w:marTop w:val="0"/>
              <w:marBottom w:val="0"/>
              <w:divBdr>
                <w:top w:val="none" w:sz="0" w:space="0" w:color="auto"/>
                <w:left w:val="none" w:sz="0" w:space="0" w:color="auto"/>
                <w:bottom w:val="none" w:sz="0" w:space="0" w:color="auto"/>
                <w:right w:val="none" w:sz="0" w:space="0" w:color="auto"/>
              </w:divBdr>
            </w:div>
            <w:div w:id="1244559934">
              <w:marLeft w:val="0"/>
              <w:marRight w:val="0"/>
              <w:marTop w:val="0"/>
              <w:marBottom w:val="0"/>
              <w:divBdr>
                <w:top w:val="none" w:sz="0" w:space="0" w:color="auto"/>
                <w:left w:val="none" w:sz="0" w:space="0" w:color="auto"/>
                <w:bottom w:val="none" w:sz="0" w:space="0" w:color="auto"/>
                <w:right w:val="none" w:sz="0" w:space="0" w:color="auto"/>
              </w:divBdr>
            </w:div>
            <w:div w:id="1283415290">
              <w:marLeft w:val="0"/>
              <w:marRight w:val="0"/>
              <w:marTop w:val="0"/>
              <w:marBottom w:val="0"/>
              <w:divBdr>
                <w:top w:val="none" w:sz="0" w:space="0" w:color="auto"/>
                <w:left w:val="none" w:sz="0" w:space="0" w:color="auto"/>
                <w:bottom w:val="none" w:sz="0" w:space="0" w:color="auto"/>
                <w:right w:val="none" w:sz="0" w:space="0" w:color="auto"/>
              </w:divBdr>
            </w:div>
            <w:div w:id="1404600054">
              <w:marLeft w:val="0"/>
              <w:marRight w:val="0"/>
              <w:marTop w:val="0"/>
              <w:marBottom w:val="0"/>
              <w:divBdr>
                <w:top w:val="none" w:sz="0" w:space="0" w:color="auto"/>
                <w:left w:val="none" w:sz="0" w:space="0" w:color="auto"/>
                <w:bottom w:val="none" w:sz="0" w:space="0" w:color="auto"/>
                <w:right w:val="none" w:sz="0" w:space="0" w:color="auto"/>
              </w:divBdr>
            </w:div>
            <w:div w:id="1427191282">
              <w:marLeft w:val="0"/>
              <w:marRight w:val="0"/>
              <w:marTop w:val="0"/>
              <w:marBottom w:val="0"/>
              <w:divBdr>
                <w:top w:val="none" w:sz="0" w:space="0" w:color="auto"/>
                <w:left w:val="none" w:sz="0" w:space="0" w:color="auto"/>
                <w:bottom w:val="none" w:sz="0" w:space="0" w:color="auto"/>
                <w:right w:val="none" w:sz="0" w:space="0" w:color="auto"/>
              </w:divBdr>
            </w:div>
            <w:div w:id="1440949501">
              <w:marLeft w:val="0"/>
              <w:marRight w:val="0"/>
              <w:marTop w:val="0"/>
              <w:marBottom w:val="0"/>
              <w:divBdr>
                <w:top w:val="none" w:sz="0" w:space="0" w:color="auto"/>
                <w:left w:val="none" w:sz="0" w:space="0" w:color="auto"/>
                <w:bottom w:val="none" w:sz="0" w:space="0" w:color="auto"/>
                <w:right w:val="none" w:sz="0" w:space="0" w:color="auto"/>
              </w:divBdr>
            </w:div>
            <w:div w:id="1456755306">
              <w:marLeft w:val="0"/>
              <w:marRight w:val="0"/>
              <w:marTop w:val="0"/>
              <w:marBottom w:val="0"/>
              <w:divBdr>
                <w:top w:val="none" w:sz="0" w:space="0" w:color="auto"/>
                <w:left w:val="none" w:sz="0" w:space="0" w:color="auto"/>
                <w:bottom w:val="none" w:sz="0" w:space="0" w:color="auto"/>
                <w:right w:val="none" w:sz="0" w:space="0" w:color="auto"/>
              </w:divBdr>
            </w:div>
            <w:div w:id="1507209554">
              <w:marLeft w:val="0"/>
              <w:marRight w:val="0"/>
              <w:marTop w:val="0"/>
              <w:marBottom w:val="0"/>
              <w:divBdr>
                <w:top w:val="none" w:sz="0" w:space="0" w:color="auto"/>
                <w:left w:val="none" w:sz="0" w:space="0" w:color="auto"/>
                <w:bottom w:val="none" w:sz="0" w:space="0" w:color="auto"/>
                <w:right w:val="none" w:sz="0" w:space="0" w:color="auto"/>
              </w:divBdr>
            </w:div>
            <w:div w:id="1545368215">
              <w:marLeft w:val="0"/>
              <w:marRight w:val="0"/>
              <w:marTop w:val="0"/>
              <w:marBottom w:val="0"/>
              <w:divBdr>
                <w:top w:val="none" w:sz="0" w:space="0" w:color="auto"/>
                <w:left w:val="none" w:sz="0" w:space="0" w:color="auto"/>
                <w:bottom w:val="none" w:sz="0" w:space="0" w:color="auto"/>
                <w:right w:val="none" w:sz="0" w:space="0" w:color="auto"/>
              </w:divBdr>
            </w:div>
            <w:div w:id="1548296082">
              <w:marLeft w:val="0"/>
              <w:marRight w:val="0"/>
              <w:marTop w:val="0"/>
              <w:marBottom w:val="0"/>
              <w:divBdr>
                <w:top w:val="none" w:sz="0" w:space="0" w:color="auto"/>
                <w:left w:val="none" w:sz="0" w:space="0" w:color="auto"/>
                <w:bottom w:val="none" w:sz="0" w:space="0" w:color="auto"/>
                <w:right w:val="none" w:sz="0" w:space="0" w:color="auto"/>
              </w:divBdr>
            </w:div>
            <w:div w:id="1633704315">
              <w:marLeft w:val="0"/>
              <w:marRight w:val="0"/>
              <w:marTop w:val="0"/>
              <w:marBottom w:val="0"/>
              <w:divBdr>
                <w:top w:val="none" w:sz="0" w:space="0" w:color="auto"/>
                <w:left w:val="none" w:sz="0" w:space="0" w:color="auto"/>
                <w:bottom w:val="none" w:sz="0" w:space="0" w:color="auto"/>
                <w:right w:val="none" w:sz="0" w:space="0" w:color="auto"/>
              </w:divBdr>
            </w:div>
            <w:div w:id="1718774370">
              <w:marLeft w:val="0"/>
              <w:marRight w:val="0"/>
              <w:marTop w:val="0"/>
              <w:marBottom w:val="0"/>
              <w:divBdr>
                <w:top w:val="none" w:sz="0" w:space="0" w:color="auto"/>
                <w:left w:val="none" w:sz="0" w:space="0" w:color="auto"/>
                <w:bottom w:val="none" w:sz="0" w:space="0" w:color="auto"/>
                <w:right w:val="none" w:sz="0" w:space="0" w:color="auto"/>
              </w:divBdr>
            </w:div>
            <w:div w:id="1726755957">
              <w:marLeft w:val="0"/>
              <w:marRight w:val="0"/>
              <w:marTop w:val="0"/>
              <w:marBottom w:val="0"/>
              <w:divBdr>
                <w:top w:val="none" w:sz="0" w:space="0" w:color="auto"/>
                <w:left w:val="none" w:sz="0" w:space="0" w:color="auto"/>
                <w:bottom w:val="none" w:sz="0" w:space="0" w:color="auto"/>
                <w:right w:val="none" w:sz="0" w:space="0" w:color="auto"/>
              </w:divBdr>
            </w:div>
            <w:div w:id="1739940768">
              <w:marLeft w:val="0"/>
              <w:marRight w:val="0"/>
              <w:marTop w:val="0"/>
              <w:marBottom w:val="0"/>
              <w:divBdr>
                <w:top w:val="none" w:sz="0" w:space="0" w:color="auto"/>
                <w:left w:val="none" w:sz="0" w:space="0" w:color="auto"/>
                <w:bottom w:val="none" w:sz="0" w:space="0" w:color="auto"/>
                <w:right w:val="none" w:sz="0" w:space="0" w:color="auto"/>
              </w:divBdr>
            </w:div>
            <w:div w:id="1749186282">
              <w:marLeft w:val="0"/>
              <w:marRight w:val="0"/>
              <w:marTop w:val="0"/>
              <w:marBottom w:val="0"/>
              <w:divBdr>
                <w:top w:val="none" w:sz="0" w:space="0" w:color="auto"/>
                <w:left w:val="none" w:sz="0" w:space="0" w:color="auto"/>
                <w:bottom w:val="none" w:sz="0" w:space="0" w:color="auto"/>
                <w:right w:val="none" w:sz="0" w:space="0" w:color="auto"/>
              </w:divBdr>
            </w:div>
            <w:div w:id="1781754536">
              <w:marLeft w:val="0"/>
              <w:marRight w:val="0"/>
              <w:marTop w:val="0"/>
              <w:marBottom w:val="0"/>
              <w:divBdr>
                <w:top w:val="none" w:sz="0" w:space="0" w:color="auto"/>
                <w:left w:val="none" w:sz="0" w:space="0" w:color="auto"/>
                <w:bottom w:val="none" w:sz="0" w:space="0" w:color="auto"/>
                <w:right w:val="none" w:sz="0" w:space="0" w:color="auto"/>
              </w:divBdr>
            </w:div>
            <w:div w:id="1787847256">
              <w:marLeft w:val="0"/>
              <w:marRight w:val="0"/>
              <w:marTop w:val="0"/>
              <w:marBottom w:val="0"/>
              <w:divBdr>
                <w:top w:val="none" w:sz="0" w:space="0" w:color="auto"/>
                <w:left w:val="none" w:sz="0" w:space="0" w:color="auto"/>
                <w:bottom w:val="none" w:sz="0" w:space="0" w:color="auto"/>
                <w:right w:val="none" w:sz="0" w:space="0" w:color="auto"/>
              </w:divBdr>
            </w:div>
            <w:div w:id="1808745675">
              <w:marLeft w:val="0"/>
              <w:marRight w:val="0"/>
              <w:marTop w:val="0"/>
              <w:marBottom w:val="0"/>
              <w:divBdr>
                <w:top w:val="none" w:sz="0" w:space="0" w:color="auto"/>
                <w:left w:val="none" w:sz="0" w:space="0" w:color="auto"/>
                <w:bottom w:val="none" w:sz="0" w:space="0" w:color="auto"/>
                <w:right w:val="none" w:sz="0" w:space="0" w:color="auto"/>
              </w:divBdr>
            </w:div>
            <w:div w:id="1938638736">
              <w:marLeft w:val="0"/>
              <w:marRight w:val="0"/>
              <w:marTop w:val="0"/>
              <w:marBottom w:val="0"/>
              <w:divBdr>
                <w:top w:val="none" w:sz="0" w:space="0" w:color="auto"/>
                <w:left w:val="none" w:sz="0" w:space="0" w:color="auto"/>
                <w:bottom w:val="none" w:sz="0" w:space="0" w:color="auto"/>
                <w:right w:val="none" w:sz="0" w:space="0" w:color="auto"/>
              </w:divBdr>
            </w:div>
            <w:div w:id="1945309070">
              <w:marLeft w:val="0"/>
              <w:marRight w:val="0"/>
              <w:marTop w:val="0"/>
              <w:marBottom w:val="0"/>
              <w:divBdr>
                <w:top w:val="none" w:sz="0" w:space="0" w:color="auto"/>
                <w:left w:val="none" w:sz="0" w:space="0" w:color="auto"/>
                <w:bottom w:val="none" w:sz="0" w:space="0" w:color="auto"/>
                <w:right w:val="none" w:sz="0" w:space="0" w:color="auto"/>
              </w:divBdr>
            </w:div>
            <w:div w:id="1972781519">
              <w:marLeft w:val="0"/>
              <w:marRight w:val="0"/>
              <w:marTop w:val="0"/>
              <w:marBottom w:val="0"/>
              <w:divBdr>
                <w:top w:val="none" w:sz="0" w:space="0" w:color="auto"/>
                <w:left w:val="none" w:sz="0" w:space="0" w:color="auto"/>
                <w:bottom w:val="none" w:sz="0" w:space="0" w:color="auto"/>
                <w:right w:val="none" w:sz="0" w:space="0" w:color="auto"/>
              </w:divBdr>
            </w:div>
            <w:div w:id="2005430646">
              <w:marLeft w:val="0"/>
              <w:marRight w:val="0"/>
              <w:marTop w:val="0"/>
              <w:marBottom w:val="0"/>
              <w:divBdr>
                <w:top w:val="none" w:sz="0" w:space="0" w:color="auto"/>
                <w:left w:val="none" w:sz="0" w:space="0" w:color="auto"/>
                <w:bottom w:val="none" w:sz="0" w:space="0" w:color="auto"/>
                <w:right w:val="none" w:sz="0" w:space="0" w:color="auto"/>
              </w:divBdr>
            </w:div>
            <w:div w:id="2023243926">
              <w:marLeft w:val="0"/>
              <w:marRight w:val="0"/>
              <w:marTop w:val="0"/>
              <w:marBottom w:val="0"/>
              <w:divBdr>
                <w:top w:val="none" w:sz="0" w:space="0" w:color="auto"/>
                <w:left w:val="none" w:sz="0" w:space="0" w:color="auto"/>
                <w:bottom w:val="none" w:sz="0" w:space="0" w:color="auto"/>
                <w:right w:val="none" w:sz="0" w:space="0" w:color="auto"/>
              </w:divBdr>
            </w:div>
            <w:div w:id="2034572383">
              <w:marLeft w:val="0"/>
              <w:marRight w:val="0"/>
              <w:marTop w:val="0"/>
              <w:marBottom w:val="0"/>
              <w:divBdr>
                <w:top w:val="none" w:sz="0" w:space="0" w:color="auto"/>
                <w:left w:val="none" w:sz="0" w:space="0" w:color="auto"/>
                <w:bottom w:val="none" w:sz="0" w:space="0" w:color="auto"/>
                <w:right w:val="none" w:sz="0" w:space="0" w:color="auto"/>
              </w:divBdr>
            </w:div>
            <w:div w:id="2076272640">
              <w:marLeft w:val="0"/>
              <w:marRight w:val="0"/>
              <w:marTop w:val="0"/>
              <w:marBottom w:val="0"/>
              <w:divBdr>
                <w:top w:val="none" w:sz="0" w:space="0" w:color="auto"/>
                <w:left w:val="none" w:sz="0" w:space="0" w:color="auto"/>
                <w:bottom w:val="none" w:sz="0" w:space="0" w:color="auto"/>
                <w:right w:val="none" w:sz="0" w:space="0" w:color="auto"/>
              </w:divBdr>
            </w:div>
            <w:div w:id="2115512470">
              <w:marLeft w:val="0"/>
              <w:marRight w:val="0"/>
              <w:marTop w:val="0"/>
              <w:marBottom w:val="0"/>
              <w:divBdr>
                <w:top w:val="none" w:sz="0" w:space="0" w:color="auto"/>
                <w:left w:val="none" w:sz="0" w:space="0" w:color="auto"/>
                <w:bottom w:val="none" w:sz="0" w:space="0" w:color="auto"/>
                <w:right w:val="none" w:sz="0" w:space="0" w:color="auto"/>
              </w:divBdr>
            </w:div>
            <w:div w:id="21259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2038">
      <w:bodyDiv w:val="1"/>
      <w:marLeft w:val="0"/>
      <w:marRight w:val="0"/>
      <w:marTop w:val="0"/>
      <w:marBottom w:val="0"/>
      <w:divBdr>
        <w:top w:val="none" w:sz="0" w:space="0" w:color="auto"/>
        <w:left w:val="none" w:sz="0" w:space="0" w:color="auto"/>
        <w:bottom w:val="none" w:sz="0" w:space="0" w:color="auto"/>
        <w:right w:val="none" w:sz="0" w:space="0" w:color="auto"/>
      </w:divBdr>
      <w:divsChild>
        <w:div w:id="1340695975">
          <w:marLeft w:val="0"/>
          <w:marRight w:val="0"/>
          <w:marTop w:val="0"/>
          <w:marBottom w:val="0"/>
          <w:divBdr>
            <w:top w:val="none" w:sz="0" w:space="0" w:color="auto"/>
            <w:left w:val="none" w:sz="0" w:space="0" w:color="auto"/>
            <w:bottom w:val="none" w:sz="0" w:space="0" w:color="auto"/>
            <w:right w:val="none" w:sz="0" w:space="0" w:color="auto"/>
          </w:divBdr>
          <w:divsChild>
            <w:div w:id="69667464">
              <w:marLeft w:val="0"/>
              <w:marRight w:val="0"/>
              <w:marTop w:val="0"/>
              <w:marBottom w:val="0"/>
              <w:divBdr>
                <w:top w:val="none" w:sz="0" w:space="0" w:color="auto"/>
                <w:left w:val="none" w:sz="0" w:space="0" w:color="auto"/>
                <w:bottom w:val="none" w:sz="0" w:space="0" w:color="auto"/>
                <w:right w:val="none" w:sz="0" w:space="0" w:color="auto"/>
              </w:divBdr>
            </w:div>
            <w:div w:id="85807542">
              <w:marLeft w:val="0"/>
              <w:marRight w:val="0"/>
              <w:marTop w:val="0"/>
              <w:marBottom w:val="0"/>
              <w:divBdr>
                <w:top w:val="none" w:sz="0" w:space="0" w:color="auto"/>
                <w:left w:val="none" w:sz="0" w:space="0" w:color="auto"/>
                <w:bottom w:val="none" w:sz="0" w:space="0" w:color="auto"/>
                <w:right w:val="none" w:sz="0" w:space="0" w:color="auto"/>
              </w:divBdr>
            </w:div>
            <w:div w:id="158162379">
              <w:marLeft w:val="0"/>
              <w:marRight w:val="0"/>
              <w:marTop w:val="0"/>
              <w:marBottom w:val="0"/>
              <w:divBdr>
                <w:top w:val="none" w:sz="0" w:space="0" w:color="auto"/>
                <w:left w:val="none" w:sz="0" w:space="0" w:color="auto"/>
                <w:bottom w:val="none" w:sz="0" w:space="0" w:color="auto"/>
                <w:right w:val="none" w:sz="0" w:space="0" w:color="auto"/>
              </w:divBdr>
            </w:div>
            <w:div w:id="211701320">
              <w:marLeft w:val="0"/>
              <w:marRight w:val="0"/>
              <w:marTop w:val="0"/>
              <w:marBottom w:val="0"/>
              <w:divBdr>
                <w:top w:val="none" w:sz="0" w:space="0" w:color="auto"/>
                <w:left w:val="none" w:sz="0" w:space="0" w:color="auto"/>
                <w:bottom w:val="none" w:sz="0" w:space="0" w:color="auto"/>
                <w:right w:val="none" w:sz="0" w:space="0" w:color="auto"/>
              </w:divBdr>
            </w:div>
            <w:div w:id="300160194">
              <w:marLeft w:val="0"/>
              <w:marRight w:val="0"/>
              <w:marTop w:val="0"/>
              <w:marBottom w:val="0"/>
              <w:divBdr>
                <w:top w:val="none" w:sz="0" w:space="0" w:color="auto"/>
                <w:left w:val="none" w:sz="0" w:space="0" w:color="auto"/>
                <w:bottom w:val="none" w:sz="0" w:space="0" w:color="auto"/>
                <w:right w:val="none" w:sz="0" w:space="0" w:color="auto"/>
              </w:divBdr>
            </w:div>
            <w:div w:id="379331264">
              <w:marLeft w:val="0"/>
              <w:marRight w:val="0"/>
              <w:marTop w:val="0"/>
              <w:marBottom w:val="0"/>
              <w:divBdr>
                <w:top w:val="none" w:sz="0" w:space="0" w:color="auto"/>
                <w:left w:val="none" w:sz="0" w:space="0" w:color="auto"/>
                <w:bottom w:val="none" w:sz="0" w:space="0" w:color="auto"/>
                <w:right w:val="none" w:sz="0" w:space="0" w:color="auto"/>
              </w:divBdr>
            </w:div>
            <w:div w:id="397676347">
              <w:marLeft w:val="0"/>
              <w:marRight w:val="0"/>
              <w:marTop w:val="0"/>
              <w:marBottom w:val="0"/>
              <w:divBdr>
                <w:top w:val="none" w:sz="0" w:space="0" w:color="auto"/>
                <w:left w:val="none" w:sz="0" w:space="0" w:color="auto"/>
                <w:bottom w:val="none" w:sz="0" w:space="0" w:color="auto"/>
                <w:right w:val="none" w:sz="0" w:space="0" w:color="auto"/>
              </w:divBdr>
            </w:div>
            <w:div w:id="438525337">
              <w:marLeft w:val="0"/>
              <w:marRight w:val="0"/>
              <w:marTop w:val="0"/>
              <w:marBottom w:val="0"/>
              <w:divBdr>
                <w:top w:val="none" w:sz="0" w:space="0" w:color="auto"/>
                <w:left w:val="none" w:sz="0" w:space="0" w:color="auto"/>
                <w:bottom w:val="none" w:sz="0" w:space="0" w:color="auto"/>
                <w:right w:val="none" w:sz="0" w:space="0" w:color="auto"/>
              </w:divBdr>
            </w:div>
            <w:div w:id="513690257">
              <w:marLeft w:val="0"/>
              <w:marRight w:val="0"/>
              <w:marTop w:val="0"/>
              <w:marBottom w:val="0"/>
              <w:divBdr>
                <w:top w:val="none" w:sz="0" w:space="0" w:color="auto"/>
                <w:left w:val="none" w:sz="0" w:space="0" w:color="auto"/>
                <w:bottom w:val="none" w:sz="0" w:space="0" w:color="auto"/>
                <w:right w:val="none" w:sz="0" w:space="0" w:color="auto"/>
              </w:divBdr>
            </w:div>
            <w:div w:id="624845548">
              <w:marLeft w:val="0"/>
              <w:marRight w:val="0"/>
              <w:marTop w:val="0"/>
              <w:marBottom w:val="0"/>
              <w:divBdr>
                <w:top w:val="none" w:sz="0" w:space="0" w:color="auto"/>
                <w:left w:val="none" w:sz="0" w:space="0" w:color="auto"/>
                <w:bottom w:val="none" w:sz="0" w:space="0" w:color="auto"/>
                <w:right w:val="none" w:sz="0" w:space="0" w:color="auto"/>
              </w:divBdr>
            </w:div>
            <w:div w:id="627245872">
              <w:marLeft w:val="0"/>
              <w:marRight w:val="0"/>
              <w:marTop w:val="0"/>
              <w:marBottom w:val="0"/>
              <w:divBdr>
                <w:top w:val="none" w:sz="0" w:space="0" w:color="auto"/>
                <w:left w:val="none" w:sz="0" w:space="0" w:color="auto"/>
                <w:bottom w:val="none" w:sz="0" w:space="0" w:color="auto"/>
                <w:right w:val="none" w:sz="0" w:space="0" w:color="auto"/>
              </w:divBdr>
            </w:div>
            <w:div w:id="661202719">
              <w:marLeft w:val="0"/>
              <w:marRight w:val="0"/>
              <w:marTop w:val="0"/>
              <w:marBottom w:val="0"/>
              <w:divBdr>
                <w:top w:val="none" w:sz="0" w:space="0" w:color="auto"/>
                <w:left w:val="none" w:sz="0" w:space="0" w:color="auto"/>
                <w:bottom w:val="none" w:sz="0" w:space="0" w:color="auto"/>
                <w:right w:val="none" w:sz="0" w:space="0" w:color="auto"/>
              </w:divBdr>
            </w:div>
            <w:div w:id="675838757">
              <w:marLeft w:val="0"/>
              <w:marRight w:val="0"/>
              <w:marTop w:val="0"/>
              <w:marBottom w:val="0"/>
              <w:divBdr>
                <w:top w:val="none" w:sz="0" w:space="0" w:color="auto"/>
                <w:left w:val="none" w:sz="0" w:space="0" w:color="auto"/>
                <w:bottom w:val="none" w:sz="0" w:space="0" w:color="auto"/>
                <w:right w:val="none" w:sz="0" w:space="0" w:color="auto"/>
              </w:divBdr>
            </w:div>
            <w:div w:id="826825472">
              <w:marLeft w:val="0"/>
              <w:marRight w:val="0"/>
              <w:marTop w:val="0"/>
              <w:marBottom w:val="0"/>
              <w:divBdr>
                <w:top w:val="none" w:sz="0" w:space="0" w:color="auto"/>
                <w:left w:val="none" w:sz="0" w:space="0" w:color="auto"/>
                <w:bottom w:val="none" w:sz="0" w:space="0" w:color="auto"/>
                <w:right w:val="none" w:sz="0" w:space="0" w:color="auto"/>
              </w:divBdr>
            </w:div>
            <w:div w:id="830760090">
              <w:marLeft w:val="0"/>
              <w:marRight w:val="0"/>
              <w:marTop w:val="0"/>
              <w:marBottom w:val="0"/>
              <w:divBdr>
                <w:top w:val="none" w:sz="0" w:space="0" w:color="auto"/>
                <w:left w:val="none" w:sz="0" w:space="0" w:color="auto"/>
                <w:bottom w:val="none" w:sz="0" w:space="0" w:color="auto"/>
                <w:right w:val="none" w:sz="0" w:space="0" w:color="auto"/>
              </w:divBdr>
            </w:div>
            <w:div w:id="856385500">
              <w:marLeft w:val="0"/>
              <w:marRight w:val="0"/>
              <w:marTop w:val="0"/>
              <w:marBottom w:val="0"/>
              <w:divBdr>
                <w:top w:val="none" w:sz="0" w:space="0" w:color="auto"/>
                <w:left w:val="none" w:sz="0" w:space="0" w:color="auto"/>
                <w:bottom w:val="none" w:sz="0" w:space="0" w:color="auto"/>
                <w:right w:val="none" w:sz="0" w:space="0" w:color="auto"/>
              </w:divBdr>
            </w:div>
            <w:div w:id="864634380">
              <w:marLeft w:val="0"/>
              <w:marRight w:val="0"/>
              <w:marTop w:val="0"/>
              <w:marBottom w:val="0"/>
              <w:divBdr>
                <w:top w:val="none" w:sz="0" w:space="0" w:color="auto"/>
                <w:left w:val="none" w:sz="0" w:space="0" w:color="auto"/>
                <w:bottom w:val="none" w:sz="0" w:space="0" w:color="auto"/>
                <w:right w:val="none" w:sz="0" w:space="0" w:color="auto"/>
              </w:divBdr>
            </w:div>
            <w:div w:id="901600989">
              <w:marLeft w:val="0"/>
              <w:marRight w:val="0"/>
              <w:marTop w:val="0"/>
              <w:marBottom w:val="0"/>
              <w:divBdr>
                <w:top w:val="none" w:sz="0" w:space="0" w:color="auto"/>
                <w:left w:val="none" w:sz="0" w:space="0" w:color="auto"/>
                <w:bottom w:val="none" w:sz="0" w:space="0" w:color="auto"/>
                <w:right w:val="none" w:sz="0" w:space="0" w:color="auto"/>
              </w:divBdr>
            </w:div>
            <w:div w:id="945388657">
              <w:marLeft w:val="0"/>
              <w:marRight w:val="0"/>
              <w:marTop w:val="0"/>
              <w:marBottom w:val="0"/>
              <w:divBdr>
                <w:top w:val="none" w:sz="0" w:space="0" w:color="auto"/>
                <w:left w:val="none" w:sz="0" w:space="0" w:color="auto"/>
                <w:bottom w:val="none" w:sz="0" w:space="0" w:color="auto"/>
                <w:right w:val="none" w:sz="0" w:space="0" w:color="auto"/>
              </w:divBdr>
            </w:div>
            <w:div w:id="946471385">
              <w:marLeft w:val="0"/>
              <w:marRight w:val="0"/>
              <w:marTop w:val="0"/>
              <w:marBottom w:val="0"/>
              <w:divBdr>
                <w:top w:val="none" w:sz="0" w:space="0" w:color="auto"/>
                <w:left w:val="none" w:sz="0" w:space="0" w:color="auto"/>
                <w:bottom w:val="none" w:sz="0" w:space="0" w:color="auto"/>
                <w:right w:val="none" w:sz="0" w:space="0" w:color="auto"/>
              </w:divBdr>
            </w:div>
            <w:div w:id="948779628">
              <w:marLeft w:val="0"/>
              <w:marRight w:val="0"/>
              <w:marTop w:val="0"/>
              <w:marBottom w:val="0"/>
              <w:divBdr>
                <w:top w:val="none" w:sz="0" w:space="0" w:color="auto"/>
                <w:left w:val="none" w:sz="0" w:space="0" w:color="auto"/>
                <w:bottom w:val="none" w:sz="0" w:space="0" w:color="auto"/>
                <w:right w:val="none" w:sz="0" w:space="0" w:color="auto"/>
              </w:divBdr>
            </w:div>
            <w:div w:id="1078215894">
              <w:marLeft w:val="0"/>
              <w:marRight w:val="0"/>
              <w:marTop w:val="0"/>
              <w:marBottom w:val="0"/>
              <w:divBdr>
                <w:top w:val="none" w:sz="0" w:space="0" w:color="auto"/>
                <w:left w:val="none" w:sz="0" w:space="0" w:color="auto"/>
                <w:bottom w:val="none" w:sz="0" w:space="0" w:color="auto"/>
                <w:right w:val="none" w:sz="0" w:space="0" w:color="auto"/>
              </w:divBdr>
            </w:div>
            <w:div w:id="1136492223">
              <w:marLeft w:val="0"/>
              <w:marRight w:val="0"/>
              <w:marTop w:val="0"/>
              <w:marBottom w:val="0"/>
              <w:divBdr>
                <w:top w:val="none" w:sz="0" w:space="0" w:color="auto"/>
                <w:left w:val="none" w:sz="0" w:space="0" w:color="auto"/>
                <w:bottom w:val="none" w:sz="0" w:space="0" w:color="auto"/>
                <w:right w:val="none" w:sz="0" w:space="0" w:color="auto"/>
              </w:divBdr>
            </w:div>
            <w:div w:id="1160344831">
              <w:marLeft w:val="0"/>
              <w:marRight w:val="0"/>
              <w:marTop w:val="0"/>
              <w:marBottom w:val="0"/>
              <w:divBdr>
                <w:top w:val="none" w:sz="0" w:space="0" w:color="auto"/>
                <w:left w:val="none" w:sz="0" w:space="0" w:color="auto"/>
                <w:bottom w:val="none" w:sz="0" w:space="0" w:color="auto"/>
                <w:right w:val="none" w:sz="0" w:space="0" w:color="auto"/>
              </w:divBdr>
            </w:div>
            <w:div w:id="1179663601">
              <w:marLeft w:val="0"/>
              <w:marRight w:val="0"/>
              <w:marTop w:val="0"/>
              <w:marBottom w:val="0"/>
              <w:divBdr>
                <w:top w:val="none" w:sz="0" w:space="0" w:color="auto"/>
                <w:left w:val="none" w:sz="0" w:space="0" w:color="auto"/>
                <w:bottom w:val="none" w:sz="0" w:space="0" w:color="auto"/>
                <w:right w:val="none" w:sz="0" w:space="0" w:color="auto"/>
              </w:divBdr>
            </w:div>
            <w:div w:id="1210336876">
              <w:marLeft w:val="0"/>
              <w:marRight w:val="0"/>
              <w:marTop w:val="0"/>
              <w:marBottom w:val="0"/>
              <w:divBdr>
                <w:top w:val="none" w:sz="0" w:space="0" w:color="auto"/>
                <w:left w:val="none" w:sz="0" w:space="0" w:color="auto"/>
                <w:bottom w:val="none" w:sz="0" w:space="0" w:color="auto"/>
                <w:right w:val="none" w:sz="0" w:space="0" w:color="auto"/>
              </w:divBdr>
            </w:div>
            <w:div w:id="1358389125">
              <w:marLeft w:val="0"/>
              <w:marRight w:val="0"/>
              <w:marTop w:val="0"/>
              <w:marBottom w:val="0"/>
              <w:divBdr>
                <w:top w:val="none" w:sz="0" w:space="0" w:color="auto"/>
                <w:left w:val="none" w:sz="0" w:space="0" w:color="auto"/>
                <w:bottom w:val="none" w:sz="0" w:space="0" w:color="auto"/>
                <w:right w:val="none" w:sz="0" w:space="0" w:color="auto"/>
              </w:divBdr>
            </w:div>
            <w:div w:id="1368992582">
              <w:marLeft w:val="0"/>
              <w:marRight w:val="0"/>
              <w:marTop w:val="0"/>
              <w:marBottom w:val="0"/>
              <w:divBdr>
                <w:top w:val="none" w:sz="0" w:space="0" w:color="auto"/>
                <w:left w:val="none" w:sz="0" w:space="0" w:color="auto"/>
                <w:bottom w:val="none" w:sz="0" w:space="0" w:color="auto"/>
                <w:right w:val="none" w:sz="0" w:space="0" w:color="auto"/>
              </w:divBdr>
            </w:div>
            <w:div w:id="1406950125">
              <w:marLeft w:val="0"/>
              <w:marRight w:val="0"/>
              <w:marTop w:val="0"/>
              <w:marBottom w:val="0"/>
              <w:divBdr>
                <w:top w:val="none" w:sz="0" w:space="0" w:color="auto"/>
                <w:left w:val="none" w:sz="0" w:space="0" w:color="auto"/>
                <w:bottom w:val="none" w:sz="0" w:space="0" w:color="auto"/>
                <w:right w:val="none" w:sz="0" w:space="0" w:color="auto"/>
              </w:divBdr>
            </w:div>
            <w:div w:id="1455951515">
              <w:marLeft w:val="0"/>
              <w:marRight w:val="0"/>
              <w:marTop w:val="0"/>
              <w:marBottom w:val="0"/>
              <w:divBdr>
                <w:top w:val="none" w:sz="0" w:space="0" w:color="auto"/>
                <w:left w:val="none" w:sz="0" w:space="0" w:color="auto"/>
                <w:bottom w:val="none" w:sz="0" w:space="0" w:color="auto"/>
                <w:right w:val="none" w:sz="0" w:space="0" w:color="auto"/>
              </w:divBdr>
            </w:div>
            <w:div w:id="1480459824">
              <w:marLeft w:val="0"/>
              <w:marRight w:val="0"/>
              <w:marTop w:val="0"/>
              <w:marBottom w:val="0"/>
              <w:divBdr>
                <w:top w:val="none" w:sz="0" w:space="0" w:color="auto"/>
                <w:left w:val="none" w:sz="0" w:space="0" w:color="auto"/>
                <w:bottom w:val="none" w:sz="0" w:space="0" w:color="auto"/>
                <w:right w:val="none" w:sz="0" w:space="0" w:color="auto"/>
              </w:divBdr>
            </w:div>
            <w:div w:id="1486585801">
              <w:marLeft w:val="0"/>
              <w:marRight w:val="0"/>
              <w:marTop w:val="0"/>
              <w:marBottom w:val="0"/>
              <w:divBdr>
                <w:top w:val="none" w:sz="0" w:space="0" w:color="auto"/>
                <w:left w:val="none" w:sz="0" w:space="0" w:color="auto"/>
                <w:bottom w:val="none" w:sz="0" w:space="0" w:color="auto"/>
                <w:right w:val="none" w:sz="0" w:space="0" w:color="auto"/>
              </w:divBdr>
            </w:div>
            <w:div w:id="1526944190">
              <w:marLeft w:val="0"/>
              <w:marRight w:val="0"/>
              <w:marTop w:val="0"/>
              <w:marBottom w:val="0"/>
              <w:divBdr>
                <w:top w:val="none" w:sz="0" w:space="0" w:color="auto"/>
                <w:left w:val="none" w:sz="0" w:space="0" w:color="auto"/>
                <w:bottom w:val="none" w:sz="0" w:space="0" w:color="auto"/>
                <w:right w:val="none" w:sz="0" w:space="0" w:color="auto"/>
              </w:divBdr>
            </w:div>
            <w:div w:id="1529835216">
              <w:marLeft w:val="0"/>
              <w:marRight w:val="0"/>
              <w:marTop w:val="0"/>
              <w:marBottom w:val="0"/>
              <w:divBdr>
                <w:top w:val="none" w:sz="0" w:space="0" w:color="auto"/>
                <w:left w:val="none" w:sz="0" w:space="0" w:color="auto"/>
                <w:bottom w:val="none" w:sz="0" w:space="0" w:color="auto"/>
                <w:right w:val="none" w:sz="0" w:space="0" w:color="auto"/>
              </w:divBdr>
            </w:div>
            <w:div w:id="1592592288">
              <w:marLeft w:val="0"/>
              <w:marRight w:val="0"/>
              <w:marTop w:val="0"/>
              <w:marBottom w:val="0"/>
              <w:divBdr>
                <w:top w:val="none" w:sz="0" w:space="0" w:color="auto"/>
                <w:left w:val="none" w:sz="0" w:space="0" w:color="auto"/>
                <w:bottom w:val="none" w:sz="0" w:space="0" w:color="auto"/>
                <w:right w:val="none" w:sz="0" w:space="0" w:color="auto"/>
              </w:divBdr>
            </w:div>
            <w:div w:id="1624268307">
              <w:marLeft w:val="0"/>
              <w:marRight w:val="0"/>
              <w:marTop w:val="0"/>
              <w:marBottom w:val="0"/>
              <w:divBdr>
                <w:top w:val="none" w:sz="0" w:space="0" w:color="auto"/>
                <w:left w:val="none" w:sz="0" w:space="0" w:color="auto"/>
                <w:bottom w:val="none" w:sz="0" w:space="0" w:color="auto"/>
                <w:right w:val="none" w:sz="0" w:space="0" w:color="auto"/>
              </w:divBdr>
            </w:div>
            <w:div w:id="1648852936">
              <w:marLeft w:val="0"/>
              <w:marRight w:val="0"/>
              <w:marTop w:val="0"/>
              <w:marBottom w:val="0"/>
              <w:divBdr>
                <w:top w:val="none" w:sz="0" w:space="0" w:color="auto"/>
                <w:left w:val="none" w:sz="0" w:space="0" w:color="auto"/>
                <w:bottom w:val="none" w:sz="0" w:space="0" w:color="auto"/>
                <w:right w:val="none" w:sz="0" w:space="0" w:color="auto"/>
              </w:divBdr>
            </w:div>
            <w:div w:id="1755585716">
              <w:marLeft w:val="0"/>
              <w:marRight w:val="0"/>
              <w:marTop w:val="0"/>
              <w:marBottom w:val="0"/>
              <w:divBdr>
                <w:top w:val="none" w:sz="0" w:space="0" w:color="auto"/>
                <w:left w:val="none" w:sz="0" w:space="0" w:color="auto"/>
                <w:bottom w:val="none" w:sz="0" w:space="0" w:color="auto"/>
                <w:right w:val="none" w:sz="0" w:space="0" w:color="auto"/>
              </w:divBdr>
            </w:div>
            <w:div w:id="1761440001">
              <w:marLeft w:val="0"/>
              <w:marRight w:val="0"/>
              <w:marTop w:val="0"/>
              <w:marBottom w:val="0"/>
              <w:divBdr>
                <w:top w:val="none" w:sz="0" w:space="0" w:color="auto"/>
                <w:left w:val="none" w:sz="0" w:space="0" w:color="auto"/>
                <w:bottom w:val="none" w:sz="0" w:space="0" w:color="auto"/>
                <w:right w:val="none" w:sz="0" w:space="0" w:color="auto"/>
              </w:divBdr>
            </w:div>
            <w:div w:id="1784958372">
              <w:marLeft w:val="0"/>
              <w:marRight w:val="0"/>
              <w:marTop w:val="0"/>
              <w:marBottom w:val="0"/>
              <w:divBdr>
                <w:top w:val="none" w:sz="0" w:space="0" w:color="auto"/>
                <w:left w:val="none" w:sz="0" w:space="0" w:color="auto"/>
                <w:bottom w:val="none" w:sz="0" w:space="0" w:color="auto"/>
                <w:right w:val="none" w:sz="0" w:space="0" w:color="auto"/>
              </w:divBdr>
            </w:div>
            <w:div w:id="1786192032">
              <w:marLeft w:val="0"/>
              <w:marRight w:val="0"/>
              <w:marTop w:val="0"/>
              <w:marBottom w:val="0"/>
              <w:divBdr>
                <w:top w:val="none" w:sz="0" w:space="0" w:color="auto"/>
                <w:left w:val="none" w:sz="0" w:space="0" w:color="auto"/>
                <w:bottom w:val="none" w:sz="0" w:space="0" w:color="auto"/>
                <w:right w:val="none" w:sz="0" w:space="0" w:color="auto"/>
              </w:divBdr>
            </w:div>
            <w:div w:id="1797870783">
              <w:marLeft w:val="0"/>
              <w:marRight w:val="0"/>
              <w:marTop w:val="0"/>
              <w:marBottom w:val="0"/>
              <w:divBdr>
                <w:top w:val="none" w:sz="0" w:space="0" w:color="auto"/>
                <w:left w:val="none" w:sz="0" w:space="0" w:color="auto"/>
                <w:bottom w:val="none" w:sz="0" w:space="0" w:color="auto"/>
                <w:right w:val="none" w:sz="0" w:space="0" w:color="auto"/>
              </w:divBdr>
            </w:div>
            <w:div w:id="1872304720">
              <w:marLeft w:val="0"/>
              <w:marRight w:val="0"/>
              <w:marTop w:val="0"/>
              <w:marBottom w:val="0"/>
              <w:divBdr>
                <w:top w:val="none" w:sz="0" w:space="0" w:color="auto"/>
                <w:left w:val="none" w:sz="0" w:space="0" w:color="auto"/>
                <w:bottom w:val="none" w:sz="0" w:space="0" w:color="auto"/>
                <w:right w:val="none" w:sz="0" w:space="0" w:color="auto"/>
              </w:divBdr>
            </w:div>
            <w:div w:id="1964116886">
              <w:marLeft w:val="0"/>
              <w:marRight w:val="0"/>
              <w:marTop w:val="0"/>
              <w:marBottom w:val="0"/>
              <w:divBdr>
                <w:top w:val="none" w:sz="0" w:space="0" w:color="auto"/>
                <w:left w:val="none" w:sz="0" w:space="0" w:color="auto"/>
                <w:bottom w:val="none" w:sz="0" w:space="0" w:color="auto"/>
                <w:right w:val="none" w:sz="0" w:space="0" w:color="auto"/>
              </w:divBdr>
            </w:div>
            <w:div w:id="1981959529">
              <w:marLeft w:val="0"/>
              <w:marRight w:val="0"/>
              <w:marTop w:val="0"/>
              <w:marBottom w:val="0"/>
              <w:divBdr>
                <w:top w:val="none" w:sz="0" w:space="0" w:color="auto"/>
                <w:left w:val="none" w:sz="0" w:space="0" w:color="auto"/>
                <w:bottom w:val="none" w:sz="0" w:space="0" w:color="auto"/>
                <w:right w:val="none" w:sz="0" w:space="0" w:color="auto"/>
              </w:divBdr>
            </w:div>
            <w:div w:id="1996641315">
              <w:marLeft w:val="0"/>
              <w:marRight w:val="0"/>
              <w:marTop w:val="0"/>
              <w:marBottom w:val="0"/>
              <w:divBdr>
                <w:top w:val="none" w:sz="0" w:space="0" w:color="auto"/>
                <w:left w:val="none" w:sz="0" w:space="0" w:color="auto"/>
                <w:bottom w:val="none" w:sz="0" w:space="0" w:color="auto"/>
                <w:right w:val="none" w:sz="0" w:space="0" w:color="auto"/>
              </w:divBdr>
            </w:div>
            <w:div w:id="2005430710">
              <w:marLeft w:val="0"/>
              <w:marRight w:val="0"/>
              <w:marTop w:val="0"/>
              <w:marBottom w:val="0"/>
              <w:divBdr>
                <w:top w:val="none" w:sz="0" w:space="0" w:color="auto"/>
                <w:left w:val="none" w:sz="0" w:space="0" w:color="auto"/>
                <w:bottom w:val="none" w:sz="0" w:space="0" w:color="auto"/>
                <w:right w:val="none" w:sz="0" w:space="0" w:color="auto"/>
              </w:divBdr>
            </w:div>
            <w:div w:id="2012296514">
              <w:marLeft w:val="0"/>
              <w:marRight w:val="0"/>
              <w:marTop w:val="0"/>
              <w:marBottom w:val="0"/>
              <w:divBdr>
                <w:top w:val="none" w:sz="0" w:space="0" w:color="auto"/>
                <w:left w:val="none" w:sz="0" w:space="0" w:color="auto"/>
                <w:bottom w:val="none" w:sz="0" w:space="0" w:color="auto"/>
                <w:right w:val="none" w:sz="0" w:space="0" w:color="auto"/>
              </w:divBdr>
            </w:div>
            <w:div w:id="2052266620">
              <w:marLeft w:val="0"/>
              <w:marRight w:val="0"/>
              <w:marTop w:val="0"/>
              <w:marBottom w:val="0"/>
              <w:divBdr>
                <w:top w:val="none" w:sz="0" w:space="0" w:color="auto"/>
                <w:left w:val="none" w:sz="0" w:space="0" w:color="auto"/>
                <w:bottom w:val="none" w:sz="0" w:space="0" w:color="auto"/>
                <w:right w:val="none" w:sz="0" w:space="0" w:color="auto"/>
              </w:divBdr>
            </w:div>
            <w:div w:id="2074310737">
              <w:marLeft w:val="0"/>
              <w:marRight w:val="0"/>
              <w:marTop w:val="0"/>
              <w:marBottom w:val="0"/>
              <w:divBdr>
                <w:top w:val="none" w:sz="0" w:space="0" w:color="auto"/>
                <w:left w:val="none" w:sz="0" w:space="0" w:color="auto"/>
                <w:bottom w:val="none" w:sz="0" w:space="0" w:color="auto"/>
                <w:right w:val="none" w:sz="0" w:space="0" w:color="auto"/>
              </w:divBdr>
            </w:div>
            <w:div w:id="20752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6236">
      <w:bodyDiv w:val="1"/>
      <w:marLeft w:val="0"/>
      <w:marRight w:val="0"/>
      <w:marTop w:val="0"/>
      <w:marBottom w:val="0"/>
      <w:divBdr>
        <w:top w:val="none" w:sz="0" w:space="0" w:color="auto"/>
        <w:left w:val="none" w:sz="0" w:space="0" w:color="auto"/>
        <w:bottom w:val="none" w:sz="0" w:space="0" w:color="auto"/>
        <w:right w:val="none" w:sz="0" w:space="0" w:color="auto"/>
      </w:divBdr>
      <w:divsChild>
        <w:div w:id="1999722668">
          <w:marLeft w:val="0"/>
          <w:marRight w:val="0"/>
          <w:marTop w:val="0"/>
          <w:marBottom w:val="0"/>
          <w:divBdr>
            <w:top w:val="none" w:sz="0" w:space="0" w:color="auto"/>
            <w:left w:val="none" w:sz="0" w:space="0" w:color="auto"/>
            <w:bottom w:val="none" w:sz="0" w:space="0" w:color="auto"/>
            <w:right w:val="none" w:sz="0" w:space="0" w:color="auto"/>
          </w:divBdr>
          <w:divsChild>
            <w:div w:id="128790376">
              <w:marLeft w:val="0"/>
              <w:marRight w:val="0"/>
              <w:marTop w:val="0"/>
              <w:marBottom w:val="0"/>
              <w:divBdr>
                <w:top w:val="none" w:sz="0" w:space="0" w:color="auto"/>
                <w:left w:val="none" w:sz="0" w:space="0" w:color="auto"/>
                <w:bottom w:val="none" w:sz="0" w:space="0" w:color="auto"/>
                <w:right w:val="none" w:sz="0" w:space="0" w:color="auto"/>
              </w:divBdr>
            </w:div>
            <w:div w:id="140467417">
              <w:marLeft w:val="0"/>
              <w:marRight w:val="0"/>
              <w:marTop w:val="0"/>
              <w:marBottom w:val="0"/>
              <w:divBdr>
                <w:top w:val="none" w:sz="0" w:space="0" w:color="auto"/>
                <w:left w:val="none" w:sz="0" w:space="0" w:color="auto"/>
                <w:bottom w:val="none" w:sz="0" w:space="0" w:color="auto"/>
                <w:right w:val="none" w:sz="0" w:space="0" w:color="auto"/>
              </w:divBdr>
            </w:div>
            <w:div w:id="177544410">
              <w:marLeft w:val="0"/>
              <w:marRight w:val="0"/>
              <w:marTop w:val="0"/>
              <w:marBottom w:val="0"/>
              <w:divBdr>
                <w:top w:val="none" w:sz="0" w:space="0" w:color="auto"/>
                <w:left w:val="none" w:sz="0" w:space="0" w:color="auto"/>
                <w:bottom w:val="none" w:sz="0" w:space="0" w:color="auto"/>
                <w:right w:val="none" w:sz="0" w:space="0" w:color="auto"/>
              </w:divBdr>
            </w:div>
            <w:div w:id="193924110">
              <w:marLeft w:val="0"/>
              <w:marRight w:val="0"/>
              <w:marTop w:val="0"/>
              <w:marBottom w:val="0"/>
              <w:divBdr>
                <w:top w:val="none" w:sz="0" w:space="0" w:color="auto"/>
                <w:left w:val="none" w:sz="0" w:space="0" w:color="auto"/>
                <w:bottom w:val="none" w:sz="0" w:space="0" w:color="auto"/>
                <w:right w:val="none" w:sz="0" w:space="0" w:color="auto"/>
              </w:divBdr>
            </w:div>
            <w:div w:id="194393277">
              <w:marLeft w:val="0"/>
              <w:marRight w:val="0"/>
              <w:marTop w:val="0"/>
              <w:marBottom w:val="0"/>
              <w:divBdr>
                <w:top w:val="none" w:sz="0" w:space="0" w:color="auto"/>
                <w:left w:val="none" w:sz="0" w:space="0" w:color="auto"/>
                <w:bottom w:val="none" w:sz="0" w:space="0" w:color="auto"/>
                <w:right w:val="none" w:sz="0" w:space="0" w:color="auto"/>
              </w:divBdr>
            </w:div>
            <w:div w:id="202788333">
              <w:marLeft w:val="0"/>
              <w:marRight w:val="0"/>
              <w:marTop w:val="0"/>
              <w:marBottom w:val="0"/>
              <w:divBdr>
                <w:top w:val="none" w:sz="0" w:space="0" w:color="auto"/>
                <w:left w:val="none" w:sz="0" w:space="0" w:color="auto"/>
                <w:bottom w:val="none" w:sz="0" w:space="0" w:color="auto"/>
                <w:right w:val="none" w:sz="0" w:space="0" w:color="auto"/>
              </w:divBdr>
            </w:div>
            <w:div w:id="240332942">
              <w:marLeft w:val="0"/>
              <w:marRight w:val="0"/>
              <w:marTop w:val="0"/>
              <w:marBottom w:val="0"/>
              <w:divBdr>
                <w:top w:val="none" w:sz="0" w:space="0" w:color="auto"/>
                <w:left w:val="none" w:sz="0" w:space="0" w:color="auto"/>
                <w:bottom w:val="none" w:sz="0" w:space="0" w:color="auto"/>
                <w:right w:val="none" w:sz="0" w:space="0" w:color="auto"/>
              </w:divBdr>
            </w:div>
            <w:div w:id="251472223">
              <w:marLeft w:val="0"/>
              <w:marRight w:val="0"/>
              <w:marTop w:val="0"/>
              <w:marBottom w:val="0"/>
              <w:divBdr>
                <w:top w:val="none" w:sz="0" w:space="0" w:color="auto"/>
                <w:left w:val="none" w:sz="0" w:space="0" w:color="auto"/>
                <w:bottom w:val="none" w:sz="0" w:space="0" w:color="auto"/>
                <w:right w:val="none" w:sz="0" w:space="0" w:color="auto"/>
              </w:divBdr>
            </w:div>
            <w:div w:id="292298739">
              <w:marLeft w:val="0"/>
              <w:marRight w:val="0"/>
              <w:marTop w:val="0"/>
              <w:marBottom w:val="0"/>
              <w:divBdr>
                <w:top w:val="none" w:sz="0" w:space="0" w:color="auto"/>
                <w:left w:val="none" w:sz="0" w:space="0" w:color="auto"/>
                <w:bottom w:val="none" w:sz="0" w:space="0" w:color="auto"/>
                <w:right w:val="none" w:sz="0" w:space="0" w:color="auto"/>
              </w:divBdr>
            </w:div>
            <w:div w:id="323358307">
              <w:marLeft w:val="0"/>
              <w:marRight w:val="0"/>
              <w:marTop w:val="0"/>
              <w:marBottom w:val="0"/>
              <w:divBdr>
                <w:top w:val="none" w:sz="0" w:space="0" w:color="auto"/>
                <w:left w:val="none" w:sz="0" w:space="0" w:color="auto"/>
                <w:bottom w:val="none" w:sz="0" w:space="0" w:color="auto"/>
                <w:right w:val="none" w:sz="0" w:space="0" w:color="auto"/>
              </w:divBdr>
            </w:div>
            <w:div w:id="455565430">
              <w:marLeft w:val="0"/>
              <w:marRight w:val="0"/>
              <w:marTop w:val="0"/>
              <w:marBottom w:val="0"/>
              <w:divBdr>
                <w:top w:val="none" w:sz="0" w:space="0" w:color="auto"/>
                <w:left w:val="none" w:sz="0" w:space="0" w:color="auto"/>
                <w:bottom w:val="none" w:sz="0" w:space="0" w:color="auto"/>
                <w:right w:val="none" w:sz="0" w:space="0" w:color="auto"/>
              </w:divBdr>
            </w:div>
            <w:div w:id="541405549">
              <w:marLeft w:val="0"/>
              <w:marRight w:val="0"/>
              <w:marTop w:val="0"/>
              <w:marBottom w:val="0"/>
              <w:divBdr>
                <w:top w:val="none" w:sz="0" w:space="0" w:color="auto"/>
                <w:left w:val="none" w:sz="0" w:space="0" w:color="auto"/>
                <w:bottom w:val="none" w:sz="0" w:space="0" w:color="auto"/>
                <w:right w:val="none" w:sz="0" w:space="0" w:color="auto"/>
              </w:divBdr>
            </w:div>
            <w:div w:id="597296954">
              <w:marLeft w:val="0"/>
              <w:marRight w:val="0"/>
              <w:marTop w:val="0"/>
              <w:marBottom w:val="0"/>
              <w:divBdr>
                <w:top w:val="none" w:sz="0" w:space="0" w:color="auto"/>
                <w:left w:val="none" w:sz="0" w:space="0" w:color="auto"/>
                <w:bottom w:val="none" w:sz="0" w:space="0" w:color="auto"/>
                <w:right w:val="none" w:sz="0" w:space="0" w:color="auto"/>
              </w:divBdr>
            </w:div>
            <w:div w:id="598566561">
              <w:marLeft w:val="0"/>
              <w:marRight w:val="0"/>
              <w:marTop w:val="0"/>
              <w:marBottom w:val="0"/>
              <w:divBdr>
                <w:top w:val="none" w:sz="0" w:space="0" w:color="auto"/>
                <w:left w:val="none" w:sz="0" w:space="0" w:color="auto"/>
                <w:bottom w:val="none" w:sz="0" w:space="0" w:color="auto"/>
                <w:right w:val="none" w:sz="0" w:space="0" w:color="auto"/>
              </w:divBdr>
            </w:div>
            <w:div w:id="765152490">
              <w:marLeft w:val="0"/>
              <w:marRight w:val="0"/>
              <w:marTop w:val="0"/>
              <w:marBottom w:val="0"/>
              <w:divBdr>
                <w:top w:val="none" w:sz="0" w:space="0" w:color="auto"/>
                <w:left w:val="none" w:sz="0" w:space="0" w:color="auto"/>
                <w:bottom w:val="none" w:sz="0" w:space="0" w:color="auto"/>
                <w:right w:val="none" w:sz="0" w:space="0" w:color="auto"/>
              </w:divBdr>
            </w:div>
            <w:div w:id="785466212">
              <w:marLeft w:val="0"/>
              <w:marRight w:val="0"/>
              <w:marTop w:val="0"/>
              <w:marBottom w:val="0"/>
              <w:divBdr>
                <w:top w:val="none" w:sz="0" w:space="0" w:color="auto"/>
                <w:left w:val="none" w:sz="0" w:space="0" w:color="auto"/>
                <w:bottom w:val="none" w:sz="0" w:space="0" w:color="auto"/>
                <w:right w:val="none" w:sz="0" w:space="0" w:color="auto"/>
              </w:divBdr>
            </w:div>
            <w:div w:id="859975025">
              <w:marLeft w:val="0"/>
              <w:marRight w:val="0"/>
              <w:marTop w:val="0"/>
              <w:marBottom w:val="0"/>
              <w:divBdr>
                <w:top w:val="none" w:sz="0" w:space="0" w:color="auto"/>
                <w:left w:val="none" w:sz="0" w:space="0" w:color="auto"/>
                <w:bottom w:val="none" w:sz="0" w:space="0" w:color="auto"/>
                <w:right w:val="none" w:sz="0" w:space="0" w:color="auto"/>
              </w:divBdr>
            </w:div>
            <w:div w:id="896866453">
              <w:marLeft w:val="0"/>
              <w:marRight w:val="0"/>
              <w:marTop w:val="0"/>
              <w:marBottom w:val="0"/>
              <w:divBdr>
                <w:top w:val="none" w:sz="0" w:space="0" w:color="auto"/>
                <w:left w:val="none" w:sz="0" w:space="0" w:color="auto"/>
                <w:bottom w:val="none" w:sz="0" w:space="0" w:color="auto"/>
                <w:right w:val="none" w:sz="0" w:space="0" w:color="auto"/>
              </w:divBdr>
            </w:div>
            <w:div w:id="902377844">
              <w:marLeft w:val="0"/>
              <w:marRight w:val="0"/>
              <w:marTop w:val="0"/>
              <w:marBottom w:val="0"/>
              <w:divBdr>
                <w:top w:val="none" w:sz="0" w:space="0" w:color="auto"/>
                <w:left w:val="none" w:sz="0" w:space="0" w:color="auto"/>
                <w:bottom w:val="none" w:sz="0" w:space="0" w:color="auto"/>
                <w:right w:val="none" w:sz="0" w:space="0" w:color="auto"/>
              </w:divBdr>
            </w:div>
            <w:div w:id="916477326">
              <w:marLeft w:val="0"/>
              <w:marRight w:val="0"/>
              <w:marTop w:val="0"/>
              <w:marBottom w:val="0"/>
              <w:divBdr>
                <w:top w:val="none" w:sz="0" w:space="0" w:color="auto"/>
                <w:left w:val="none" w:sz="0" w:space="0" w:color="auto"/>
                <w:bottom w:val="none" w:sz="0" w:space="0" w:color="auto"/>
                <w:right w:val="none" w:sz="0" w:space="0" w:color="auto"/>
              </w:divBdr>
            </w:div>
            <w:div w:id="982462156">
              <w:marLeft w:val="0"/>
              <w:marRight w:val="0"/>
              <w:marTop w:val="0"/>
              <w:marBottom w:val="0"/>
              <w:divBdr>
                <w:top w:val="none" w:sz="0" w:space="0" w:color="auto"/>
                <w:left w:val="none" w:sz="0" w:space="0" w:color="auto"/>
                <w:bottom w:val="none" w:sz="0" w:space="0" w:color="auto"/>
                <w:right w:val="none" w:sz="0" w:space="0" w:color="auto"/>
              </w:divBdr>
            </w:div>
            <w:div w:id="1016082126">
              <w:marLeft w:val="0"/>
              <w:marRight w:val="0"/>
              <w:marTop w:val="0"/>
              <w:marBottom w:val="0"/>
              <w:divBdr>
                <w:top w:val="none" w:sz="0" w:space="0" w:color="auto"/>
                <w:left w:val="none" w:sz="0" w:space="0" w:color="auto"/>
                <w:bottom w:val="none" w:sz="0" w:space="0" w:color="auto"/>
                <w:right w:val="none" w:sz="0" w:space="0" w:color="auto"/>
              </w:divBdr>
            </w:div>
            <w:div w:id="1105073218">
              <w:marLeft w:val="0"/>
              <w:marRight w:val="0"/>
              <w:marTop w:val="0"/>
              <w:marBottom w:val="0"/>
              <w:divBdr>
                <w:top w:val="none" w:sz="0" w:space="0" w:color="auto"/>
                <w:left w:val="none" w:sz="0" w:space="0" w:color="auto"/>
                <w:bottom w:val="none" w:sz="0" w:space="0" w:color="auto"/>
                <w:right w:val="none" w:sz="0" w:space="0" w:color="auto"/>
              </w:divBdr>
            </w:div>
            <w:div w:id="1154954026">
              <w:marLeft w:val="0"/>
              <w:marRight w:val="0"/>
              <w:marTop w:val="0"/>
              <w:marBottom w:val="0"/>
              <w:divBdr>
                <w:top w:val="none" w:sz="0" w:space="0" w:color="auto"/>
                <w:left w:val="none" w:sz="0" w:space="0" w:color="auto"/>
                <w:bottom w:val="none" w:sz="0" w:space="0" w:color="auto"/>
                <w:right w:val="none" w:sz="0" w:space="0" w:color="auto"/>
              </w:divBdr>
            </w:div>
            <w:div w:id="1203714827">
              <w:marLeft w:val="0"/>
              <w:marRight w:val="0"/>
              <w:marTop w:val="0"/>
              <w:marBottom w:val="0"/>
              <w:divBdr>
                <w:top w:val="none" w:sz="0" w:space="0" w:color="auto"/>
                <w:left w:val="none" w:sz="0" w:space="0" w:color="auto"/>
                <w:bottom w:val="none" w:sz="0" w:space="0" w:color="auto"/>
                <w:right w:val="none" w:sz="0" w:space="0" w:color="auto"/>
              </w:divBdr>
            </w:div>
            <w:div w:id="1280448478">
              <w:marLeft w:val="0"/>
              <w:marRight w:val="0"/>
              <w:marTop w:val="0"/>
              <w:marBottom w:val="0"/>
              <w:divBdr>
                <w:top w:val="none" w:sz="0" w:space="0" w:color="auto"/>
                <w:left w:val="none" w:sz="0" w:space="0" w:color="auto"/>
                <w:bottom w:val="none" w:sz="0" w:space="0" w:color="auto"/>
                <w:right w:val="none" w:sz="0" w:space="0" w:color="auto"/>
              </w:divBdr>
            </w:div>
            <w:div w:id="1302691141">
              <w:marLeft w:val="0"/>
              <w:marRight w:val="0"/>
              <w:marTop w:val="0"/>
              <w:marBottom w:val="0"/>
              <w:divBdr>
                <w:top w:val="none" w:sz="0" w:space="0" w:color="auto"/>
                <w:left w:val="none" w:sz="0" w:space="0" w:color="auto"/>
                <w:bottom w:val="none" w:sz="0" w:space="0" w:color="auto"/>
                <w:right w:val="none" w:sz="0" w:space="0" w:color="auto"/>
              </w:divBdr>
            </w:div>
            <w:div w:id="1319915459">
              <w:marLeft w:val="0"/>
              <w:marRight w:val="0"/>
              <w:marTop w:val="0"/>
              <w:marBottom w:val="0"/>
              <w:divBdr>
                <w:top w:val="none" w:sz="0" w:space="0" w:color="auto"/>
                <w:left w:val="none" w:sz="0" w:space="0" w:color="auto"/>
                <w:bottom w:val="none" w:sz="0" w:space="0" w:color="auto"/>
                <w:right w:val="none" w:sz="0" w:space="0" w:color="auto"/>
              </w:divBdr>
            </w:div>
            <w:div w:id="1334337748">
              <w:marLeft w:val="0"/>
              <w:marRight w:val="0"/>
              <w:marTop w:val="0"/>
              <w:marBottom w:val="0"/>
              <w:divBdr>
                <w:top w:val="none" w:sz="0" w:space="0" w:color="auto"/>
                <w:left w:val="none" w:sz="0" w:space="0" w:color="auto"/>
                <w:bottom w:val="none" w:sz="0" w:space="0" w:color="auto"/>
                <w:right w:val="none" w:sz="0" w:space="0" w:color="auto"/>
              </w:divBdr>
            </w:div>
            <w:div w:id="1343555197">
              <w:marLeft w:val="0"/>
              <w:marRight w:val="0"/>
              <w:marTop w:val="0"/>
              <w:marBottom w:val="0"/>
              <w:divBdr>
                <w:top w:val="none" w:sz="0" w:space="0" w:color="auto"/>
                <w:left w:val="none" w:sz="0" w:space="0" w:color="auto"/>
                <w:bottom w:val="none" w:sz="0" w:space="0" w:color="auto"/>
                <w:right w:val="none" w:sz="0" w:space="0" w:color="auto"/>
              </w:divBdr>
            </w:div>
            <w:div w:id="1348361915">
              <w:marLeft w:val="0"/>
              <w:marRight w:val="0"/>
              <w:marTop w:val="0"/>
              <w:marBottom w:val="0"/>
              <w:divBdr>
                <w:top w:val="none" w:sz="0" w:space="0" w:color="auto"/>
                <w:left w:val="none" w:sz="0" w:space="0" w:color="auto"/>
                <w:bottom w:val="none" w:sz="0" w:space="0" w:color="auto"/>
                <w:right w:val="none" w:sz="0" w:space="0" w:color="auto"/>
              </w:divBdr>
            </w:div>
            <w:div w:id="1356613285">
              <w:marLeft w:val="0"/>
              <w:marRight w:val="0"/>
              <w:marTop w:val="0"/>
              <w:marBottom w:val="0"/>
              <w:divBdr>
                <w:top w:val="none" w:sz="0" w:space="0" w:color="auto"/>
                <w:left w:val="none" w:sz="0" w:space="0" w:color="auto"/>
                <w:bottom w:val="none" w:sz="0" w:space="0" w:color="auto"/>
                <w:right w:val="none" w:sz="0" w:space="0" w:color="auto"/>
              </w:divBdr>
            </w:div>
            <w:div w:id="1370644249">
              <w:marLeft w:val="0"/>
              <w:marRight w:val="0"/>
              <w:marTop w:val="0"/>
              <w:marBottom w:val="0"/>
              <w:divBdr>
                <w:top w:val="none" w:sz="0" w:space="0" w:color="auto"/>
                <w:left w:val="none" w:sz="0" w:space="0" w:color="auto"/>
                <w:bottom w:val="none" w:sz="0" w:space="0" w:color="auto"/>
                <w:right w:val="none" w:sz="0" w:space="0" w:color="auto"/>
              </w:divBdr>
            </w:div>
            <w:div w:id="1376850895">
              <w:marLeft w:val="0"/>
              <w:marRight w:val="0"/>
              <w:marTop w:val="0"/>
              <w:marBottom w:val="0"/>
              <w:divBdr>
                <w:top w:val="none" w:sz="0" w:space="0" w:color="auto"/>
                <w:left w:val="none" w:sz="0" w:space="0" w:color="auto"/>
                <w:bottom w:val="none" w:sz="0" w:space="0" w:color="auto"/>
                <w:right w:val="none" w:sz="0" w:space="0" w:color="auto"/>
              </w:divBdr>
            </w:div>
            <w:div w:id="1396929406">
              <w:marLeft w:val="0"/>
              <w:marRight w:val="0"/>
              <w:marTop w:val="0"/>
              <w:marBottom w:val="0"/>
              <w:divBdr>
                <w:top w:val="none" w:sz="0" w:space="0" w:color="auto"/>
                <w:left w:val="none" w:sz="0" w:space="0" w:color="auto"/>
                <w:bottom w:val="none" w:sz="0" w:space="0" w:color="auto"/>
                <w:right w:val="none" w:sz="0" w:space="0" w:color="auto"/>
              </w:divBdr>
            </w:div>
            <w:div w:id="1405224595">
              <w:marLeft w:val="0"/>
              <w:marRight w:val="0"/>
              <w:marTop w:val="0"/>
              <w:marBottom w:val="0"/>
              <w:divBdr>
                <w:top w:val="none" w:sz="0" w:space="0" w:color="auto"/>
                <w:left w:val="none" w:sz="0" w:space="0" w:color="auto"/>
                <w:bottom w:val="none" w:sz="0" w:space="0" w:color="auto"/>
                <w:right w:val="none" w:sz="0" w:space="0" w:color="auto"/>
              </w:divBdr>
            </w:div>
            <w:div w:id="1449349467">
              <w:marLeft w:val="0"/>
              <w:marRight w:val="0"/>
              <w:marTop w:val="0"/>
              <w:marBottom w:val="0"/>
              <w:divBdr>
                <w:top w:val="none" w:sz="0" w:space="0" w:color="auto"/>
                <w:left w:val="none" w:sz="0" w:space="0" w:color="auto"/>
                <w:bottom w:val="none" w:sz="0" w:space="0" w:color="auto"/>
                <w:right w:val="none" w:sz="0" w:space="0" w:color="auto"/>
              </w:divBdr>
            </w:div>
            <w:div w:id="1490056255">
              <w:marLeft w:val="0"/>
              <w:marRight w:val="0"/>
              <w:marTop w:val="0"/>
              <w:marBottom w:val="0"/>
              <w:divBdr>
                <w:top w:val="none" w:sz="0" w:space="0" w:color="auto"/>
                <w:left w:val="none" w:sz="0" w:space="0" w:color="auto"/>
                <w:bottom w:val="none" w:sz="0" w:space="0" w:color="auto"/>
                <w:right w:val="none" w:sz="0" w:space="0" w:color="auto"/>
              </w:divBdr>
            </w:div>
            <w:div w:id="1499926908">
              <w:marLeft w:val="0"/>
              <w:marRight w:val="0"/>
              <w:marTop w:val="0"/>
              <w:marBottom w:val="0"/>
              <w:divBdr>
                <w:top w:val="none" w:sz="0" w:space="0" w:color="auto"/>
                <w:left w:val="none" w:sz="0" w:space="0" w:color="auto"/>
                <w:bottom w:val="none" w:sz="0" w:space="0" w:color="auto"/>
                <w:right w:val="none" w:sz="0" w:space="0" w:color="auto"/>
              </w:divBdr>
            </w:div>
            <w:div w:id="1539202497">
              <w:marLeft w:val="0"/>
              <w:marRight w:val="0"/>
              <w:marTop w:val="0"/>
              <w:marBottom w:val="0"/>
              <w:divBdr>
                <w:top w:val="none" w:sz="0" w:space="0" w:color="auto"/>
                <w:left w:val="none" w:sz="0" w:space="0" w:color="auto"/>
                <w:bottom w:val="none" w:sz="0" w:space="0" w:color="auto"/>
                <w:right w:val="none" w:sz="0" w:space="0" w:color="auto"/>
              </w:divBdr>
            </w:div>
            <w:div w:id="1618102342">
              <w:marLeft w:val="0"/>
              <w:marRight w:val="0"/>
              <w:marTop w:val="0"/>
              <w:marBottom w:val="0"/>
              <w:divBdr>
                <w:top w:val="none" w:sz="0" w:space="0" w:color="auto"/>
                <w:left w:val="none" w:sz="0" w:space="0" w:color="auto"/>
                <w:bottom w:val="none" w:sz="0" w:space="0" w:color="auto"/>
                <w:right w:val="none" w:sz="0" w:space="0" w:color="auto"/>
              </w:divBdr>
            </w:div>
            <w:div w:id="1673945363">
              <w:marLeft w:val="0"/>
              <w:marRight w:val="0"/>
              <w:marTop w:val="0"/>
              <w:marBottom w:val="0"/>
              <w:divBdr>
                <w:top w:val="none" w:sz="0" w:space="0" w:color="auto"/>
                <w:left w:val="none" w:sz="0" w:space="0" w:color="auto"/>
                <w:bottom w:val="none" w:sz="0" w:space="0" w:color="auto"/>
                <w:right w:val="none" w:sz="0" w:space="0" w:color="auto"/>
              </w:divBdr>
            </w:div>
            <w:div w:id="1712418734">
              <w:marLeft w:val="0"/>
              <w:marRight w:val="0"/>
              <w:marTop w:val="0"/>
              <w:marBottom w:val="0"/>
              <w:divBdr>
                <w:top w:val="none" w:sz="0" w:space="0" w:color="auto"/>
                <w:left w:val="none" w:sz="0" w:space="0" w:color="auto"/>
                <w:bottom w:val="none" w:sz="0" w:space="0" w:color="auto"/>
                <w:right w:val="none" w:sz="0" w:space="0" w:color="auto"/>
              </w:divBdr>
            </w:div>
            <w:div w:id="1845629073">
              <w:marLeft w:val="0"/>
              <w:marRight w:val="0"/>
              <w:marTop w:val="0"/>
              <w:marBottom w:val="0"/>
              <w:divBdr>
                <w:top w:val="none" w:sz="0" w:space="0" w:color="auto"/>
                <w:left w:val="none" w:sz="0" w:space="0" w:color="auto"/>
                <w:bottom w:val="none" w:sz="0" w:space="0" w:color="auto"/>
                <w:right w:val="none" w:sz="0" w:space="0" w:color="auto"/>
              </w:divBdr>
            </w:div>
            <w:div w:id="1859853275">
              <w:marLeft w:val="0"/>
              <w:marRight w:val="0"/>
              <w:marTop w:val="0"/>
              <w:marBottom w:val="0"/>
              <w:divBdr>
                <w:top w:val="none" w:sz="0" w:space="0" w:color="auto"/>
                <w:left w:val="none" w:sz="0" w:space="0" w:color="auto"/>
                <w:bottom w:val="none" w:sz="0" w:space="0" w:color="auto"/>
                <w:right w:val="none" w:sz="0" w:space="0" w:color="auto"/>
              </w:divBdr>
            </w:div>
            <w:div w:id="1861357305">
              <w:marLeft w:val="0"/>
              <w:marRight w:val="0"/>
              <w:marTop w:val="0"/>
              <w:marBottom w:val="0"/>
              <w:divBdr>
                <w:top w:val="none" w:sz="0" w:space="0" w:color="auto"/>
                <w:left w:val="none" w:sz="0" w:space="0" w:color="auto"/>
                <w:bottom w:val="none" w:sz="0" w:space="0" w:color="auto"/>
                <w:right w:val="none" w:sz="0" w:space="0" w:color="auto"/>
              </w:divBdr>
            </w:div>
            <w:div w:id="1878812970">
              <w:marLeft w:val="0"/>
              <w:marRight w:val="0"/>
              <w:marTop w:val="0"/>
              <w:marBottom w:val="0"/>
              <w:divBdr>
                <w:top w:val="none" w:sz="0" w:space="0" w:color="auto"/>
                <w:left w:val="none" w:sz="0" w:space="0" w:color="auto"/>
                <w:bottom w:val="none" w:sz="0" w:space="0" w:color="auto"/>
                <w:right w:val="none" w:sz="0" w:space="0" w:color="auto"/>
              </w:divBdr>
            </w:div>
            <w:div w:id="1900166108">
              <w:marLeft w:val="0"/>
              <w:marRight w:val="0"/>
              <w:marTop w:val="0"/>
              <w:marBottom w:val="0"/>
              <w:divBdr>
                <w:top w:val="none" w:sz="0" w:space="0" w:color="auto"/>
                <w:left w:val="none" w:sz="0" w:space="0" w:color="auto"/>
                <w:bottom w:val="none" w:sz="0" w:space="0" w:color="auto"/>
                <w:right w:val="none" w:sz="0" w:space="0" w:color="auto"/>
              </w:divBdr>
            </w:div>
            <w:div w:id="1982883582">
              <w:marLeft w:val="0"/>
              <w:marRight w:val="0"/>
              <w:marTop w:val="0"/>
              <w:marBottom w:val="0"/>
              <w:divBdr>
                <w:top w:val="none" w:sz="0" w:space="0" w:color="auto"/>
                <w:left w:val="none" w:sz="0" w:space="0" w:color="auto"/>
                <w:bottom w:val="none" w:sz="0" w:space="0" w:color="auto"/>
                <w:right w:val="none" w:sz="0" w:space="0" w:color="auto"/>
              </w:divBdr>
            </w:div>
            <w:div w:id="2069376560">
              <w:marLeft w:val="0"/>
              <w:marRight w:val="0"/>
              <w:marTop w:val="0"/>
              <w:marBottom w:val="0"/>
              <w:divBdr>
                <w:top w:val="none" w:sz="0" w:space="0" w:color="auto"/>
                <w:left w:val="none" w:sz="0" w:space="0" w:color="auto"/>
                <w:bottom w:val="none" w:sz="0" w:space="0" w:color="auto"/>
                <w:right w:val="none" w:sz="0" w:space="0" w:color="auto"/>
              </w:divBdr>
            </w:div>
            <w:div w:id="21160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0936">
      <w:bodyDiv w:val="1"/>
      <w:marLeft w:val="0"/>
      <w:marRight w:val="0"/>
      <w:marTop w:val="0"/>
      <w:marBottom w:val="0"/>
      <w:divBdr>
        <w:top w:val="none" w:sz="0" w:space="0" w:color="auto"/>
        <w:left w:val="none" w:sz="0" w:space="0" w:color="auto"/>
        <w:bottom w:val="none" w:sz="0" w:space="0" w:color="auto"/>
        <w:right w:val="none" w:sz="0" w:space="0" w:color="auto"/>
      </w:divBdr>
      <w:divsChild>
        <w:div w:id="672028577">
          <w:marLeft w:val="0"/>
          <w:marRight w:val="0"/>
          <w:marTop w:val="0"/>
          <w:marBottom w:val="0"/>
          <w:divBdr>
            <w:top w:val="none" w:sz="0" w:space="0" w:color="auto"/>
            <w:left w:val="none" w:sz="0" w:space="0" w:color="auto"/>
            <w:bottom w:val="none" w:sz="0" w:space="0" w:color="auto"/>
            <w:right w:val="none" w:sz="0" w:space="0" w:color="auto"/>
          </w:divBdr>
          <w:divsChild>
            <w:div w:id="7370770">
              <w:marLeft w:val="0"/>
              <w:marRight w:val="0"/>
              <w:marTop w:val="0"/>
              <w:marBottom w:val="0"/>
              <w:divBdr>
                <w:top w:val="none" w:sz="0" w:space="0" w:color="auto"/>
                <w:left w:val="none" w:sz="0" w:space="0" w:color="auto"/>
                <w:bottom w:val="none" w:sz="0" w:space="0" w:color="auto"/>
                <w:right w:val="none" w:sz="0" w:space="0" w:color="auto"/>
              </w:divBdr>
            </w:div>
            <w:div w:id="17629365">
              <w:marLeft w:val="0"/>
              <w:marRight w:val="0"/>
              <w:marTop w:val="0"/>
              <w:marBottom w:val="0"/>
              <w:divBdr>
                <w:top w:val="none" w:sz="0" w:space="0" w:color="auto"/>
                <w:left w:val="none" w:sz="0" w:space="0" w:color="auto"/>
                <w:bottom w:val="none" w:sz="0" w:space="0" w:color="auto"/>
                <w:right w:val="none" w:sz="0" w:space="0" w:color="auto"/>
              </w:divBdr>
            </w:div>
            <w:div w:id="27067904">
              <w:marLeft w:val="0"/>
              <w:marRight w:val="0"/>
              <w:marTop w:val="0"/>
              <w:marBottom w:val="0"/>
              <w:divBdr>
                <w:top w:val="none" w:sz="0" w:space="0" w:color="auto"/>
                <w:left w:val="none" w:sz="0" w:space="0" w:color="auto"/>
                <w:bottom w:val="none" w:sz="0" w:space="0" w:color="auto"/>
                <w:right w:val="none" w:sz="0" w:space="0" w:color="auto"/>
              </w:divBdr>
            </w:div>
            <w:div w:id="48266610">
              <w:marLeft w:val="0"/>
              <w:marRight w:val="0"/>
              <w:marTop w:val="0"/>
              <w:marBottom w:val="0"/>
              <w:divBdr>
                <w:top w:val="none" w:sz="0" w:space="0" w:color="auto"/>
                <w:left w:val="none" w:sz="0" w:space="0" w:color="auto"/>
                <w:bottom w:val="none" w:sz="0" w:space="0" w:color="auto"/>
                <w:right w:val="none" w:sz="0" w:space="0" w:color="auto"/>
              </w:divBdr>
            </w:div>
            <w:div w:id="54164571">
              <w:marLeft w:val="0"/>
              <w:marRight w:val="0"/>
              <w:marTop w:val="0"/>
              <w:marBottom w:val="0"/>
              <w:divBdr>
                <w:top w:val="none" w:sz="0" w:space="0" w:color="auto"/>
                <w:left w:val="none" w:sz="0" w:space="0" w:color="auto"/>
                <w:bottom w:val="none" w:sz="0" w:space="0" w:color="auto"/>
                <w:right w:val="none" w:sz="0" w:space="0" w:color="auto"/>
              </w:divBdr>
            </w:div>
            <w:div w:id="81755672">
              <w:marLeft w:val="0"/>
              <w:marRight w:val="0"/>
              <w:marTop w:val="0"/>
              <w:marBottom w:val="0"/>
              <w:divBdr>
                <w:top w:val="none" w:sz="0" w:space="0" w:color="auto"/>
                <w:left w:val="none" w:sz="0" w:space="0" w:color="auto"/>
                <w:bottom w:val="none" w:sz="0" w:space="0" w:color="auto"/>
                <w:right w:val="none" w:sz="0" w:space="0" w:color="auto"/>
              </w:divBdr>
            </w:div>
            <w:div w:id="127865699">
              <w:marLeft w:val="0"/>
              <w:marRight w:val="0"/>
              <w:marTop w:val="0"/>
              <w:marBottom w:val="0"/>
              <w:divBdr>
                <w:top w:val="none" w:sz="0" w:space="0" w:color="auto"/>
                <w:left w:val="none" w:sz="0" w:space="0" w:color="auto"/>
                <w:bottom w:val="none" w:sz="0" w:space="0" w:color="auto"/>
                <w:right w:val="none" w:sz="0" w:space="0" w:color="auto"/>
              </w:divBdr>
            </w:div>
            <w:div w:id="252974043">
              <w:marLeft w:val="0"/>
              <w:marRight w:val="0"/>
              <w:marTop w:val="0"/>
              <w:marBottom w:val="0"/>
              <w:divBdr>
                <w:top w:val="none" w:sz="0" w:space="0" w:color="auto"/>
                <w:left w:val="none" w:sz="0" w:space="0" w:color="auto"/>
                <w:bottom w:val="none" w:sz="0" w:space="0" w:color="auto"/>
                <w:right w:val="none" w:sz="0" w:space="0" w:color="auto"/>
              </w:divBdr>
            </w:div>
            <w:div w:id="278293619">
              <w:marLeft w:val="0"/>
              <w:marRight w:val="0"/>
              <w:marTop w:val="0"/>
              <w:marBottom w:val="0"/>
              <w:divBdr>
                <w:top w:val="none" w:sz="0" w:space="0" w:color="auto"/>
                <w:left w:val="none" w:sz="0" w:space="0" w:color="auto"/>
                <w:bottom w:val="none" w:sz="0" w:space="0" w:color="auto"/>
                <w:right w:val="none" w:sz="0" w:space="0" w:color="auto"/>
              </w:divBdr>
            </w:div>
            <w:div w:id="301037894">
              <w:marLeft w:val="0"/>
              <w:marRight w:val="0"/>
              <w:marTop w:val="0"/>
              <w:marBottom w:val="0"/>
              <w:divBdr>
                <w:top w:val="none" w:sz="0" w:space="0" w:color="auto"/>
                <w:left w:val="none" w:sz="0" w:space="0" w:color="auto"/>
                <w:bottom w:val="none" w:sz="0" w:space="0" w:color="auto"/>
                <w:right w:val="none" w:sz="0" w:space="0" w:color="auto"/>
              </w:divBdr>
            </w:div>
            <w:div w:id="328680732">
              <w:marLeft w:val="0"/>
              <w:marRight w:val="0"/>
              <w:marTop w:val="0"/>
              <w:marBottom w:val="0"/>
              <w:divBdr>
                <w:top w:val="none" w:sz="0" w:space="0" w:color="auto"/>
                <w:left w:val="none" w:sz="0" w:space="0" w:color="auto"/>
                <w:bottom w:val="none" w:sz="0" w:space="0" w:color="auto"/>
                <w:right w:val="none" w:sz="0" w:space="0" w:color="auto"/>
              </w:divBdr>
            </w:div>
            <w:div w:id="389691232">
              <w:marLeft w:val="0"/>
              <w:marRight w:val="0"/>
              <w:marTop w:val="0"/>
              <w:marBottom w:val="0"/>
              <w:divBdr>
                <w:top w:val="none" w:sz="0" w:space="0" w:color="auto"/>
                <w:left w:val="none" w:sz="0" w:space="0" w:color="auto"/>
                <w:bottom w:val="none" w:sz="0" w:space="0" w:color="auto"/>
                <w:right w:val="none" w:sz="0" w:space="0" w:color="auto"/>
              </w:divBdr>
            </w:div>
            <w:div w:id="438918949">
              <w:marLeft w:val="0"/>
              <w:marRight w:val="0"/>
              <w:marTop w:val="0"/>
              <w:marBottom w:val="0"/>
              <w:divBdr>
                <w:top w:val="none" w:sz="0" w:space="0" w:color="auto"/>
                <w:left w:val="none" w:sz="0" w:space="0" w:color="auto"/>
                <w:bottom w:val="none" w:sz="0" w:space="0" w:color="auto"/>
                <w:right w:val="none" w:sz="0" w:space="0" w:color="auto"/>
              </w:divBdr>
            </w:div>
            <w:div w:id="454641809">
              <w:marLeft w:val="0"/>
              <w:marRight w:val="0"/>
              <w:marTop w:val="0"/>
              <w:marBottom w:val="0"/>
              <w:divBdr>
                <w:top w:val="none" w:sz="0" w:space="0" w:color="auto"/>
                <w:left w:val="none" w:sz="0" w:space="0" w:color="auto"/>
                <w:bottom w:val="none" w:sz="0" w:space="0" w:color="auto"/>
                <w:right w:val="none" w:sz="0" w:space="0" w:color="auto"/>
              </w:divBdr>
            </w:div>
            <w:div w:id="522939484">
              <w:marLeft w:val="0"/>
              <w:marRight w:val="0"/>
              <w:marTop w:val="0"/>
              <w:marBottom w:val="0"/>
              <w:divBdr>
                <w:top w:val="none" w:sz="0" w:space="0" w:color="auto"/>
                <w:left w:val="none" w:sz="0" w:space="0" w:color="auto"/>
                <w:bottom w:val="none" w:sz="0" w:space="0" w:color="auto"/>
                <w:right w:val="none" w:sz="0" w:space="0" w:color="auto"/>
              </w:divBdr>
            </w:div>
            <w:div w:id="587883515">
              <w:marLeft w:val="0"/>
              <w:marRight w:val="0"/>
              <w:marTop w:val="0"/>
              <w:marBottom w:val="0"/>
              <w:divBdr>
                <w:top w:val="none" w:sz="0" w:space="0" w:color="auto"/>
                <w:left w:val="none" w:sz="0" w:space="0" w:color="auto"/>
                <w:bottom w:val="none" w:sz="0" w:space="0" w:color="auto"/>
                <w:right w:val="none" w:sz="0" w:space="0" w:color="auto"/>
              </w:divBdr>
            </w:div>
            <w:div w:id="625240827">
              <w:marLeft w:val="0"/>
              <w:marRight w:val="0"/>
              <w:marTop w:val="0"/>
              <w:marBottom w:val="0"/>
              <w:divBdr>
                <w:top w:val="none" w:sz="0" w:space="0" w:color="auto"/>
                <w:left w:val="none" w:sz="0" w:space="0" w:color="auto"/>
                <w:bottom w:val="none" w:sz="0" w:space="0" w:color="auto"/>
                <w:right w:val="none" w:sz="0" w:space="0" w:color="auto"/>
              </w:divBdr>
            </w:div>
            <w:div w:id="696388524">
              <w:marLeft w:val="0"/>
              <w:marRight w:val="0"/>
              <w:marTop w:val="0"/>
              <w:marBottom w:val="0"/>
              <w:divBdr>
                <w:top w:val="none" w:sz="0" w:space="0" w:color="auto"/>
                <w:left w:val="none" w:sz="0" w:space="0" w:color="auto"/>
                <w:bottom w:val="none" w:sz="0" w:space="0" w:color="auto"/>
                <w:right w:val="none" w:sz="0" w:space="0" w:color="auto"/>
              </w:divBdr>
            </w:div>
            <w:div w:id="701637261">
              <w:marLeft w:val="0"/>
              <w:marRight w:val="0"/>
              <w:marTop w:val="0"/>
              <w:marBottom w:val="0"/>
              <w:divBdr>
                <w:top w:val="none" w:sz="0" w:space="0" w:color="auto"/>
                <w:left w:val="none" w:sz="0" w:space="0" w:color="auto"/>
                <w:bottom w:val="none" w:sz="0" w:space="0" w:color="auto"/>
                <w:right w:val="none" w:sz="0" w:space="0" w:color="auto"/>
              </w:divBdr>
            </w:div>
            <w:div w:id="708451333">
              <w:marLeft w:val="0"/>
              <w:marRight w:val="0"/>
              <w:marTop w:val="0"/>
              <w:marBottom w:val="0"/>
              <w:divBdr>
                <w:top w:val="none" w:sz="0" w:space="0" w:color="auto"/>
                <w:left w:val="none" w:sz="0" w:space="0" w:color="auto"/>
                <w:bottom w:val="none" w:sz="0" w:space="0" w:color="auto"/>
                <w:right w:val="none" w:sz="0" w:space="0" w:color="auto"/>
              </w:divBdr>
            </w:div>
            <w:div w:id="732197909">
              <w:marLeft w:val="0"/>
              <w:marRight w:val="0"/>
              <w:marTop w:val="0"/>
              <w:marBottom w:val="0"/>
              <w:divBdr>
                <w:top w:val="none" w:sz="0" w:space="0" w:color="auto"/>
                <w:left w:val="none" w:sz="0" w:space="0" w:color="auto"/>
                <w:bottom w:val="none" w:sz="0" w:space="0" w:color="auto"/>
                <w:right w:val="none" w:sz="0" w:space="0" w:color="auto"/>
              </w:divBdr>
            </w:div>
            <w:div w:id="815029461">
              <w:marLeft w:val="0"/>
              <w:marRight w:val="0"/>
              <w:marTop w:val="0"/>
              <w:marBottom w:val="0"/>
              <w:divBdr>
                <w:top w:val="none" w:sz="0" w:space="0" w:color="auto"/>
                <w:left w:val="none" w:sz="0" w:space="0" w:color="auto"/>
                <w:bottom w:val="none" w:sz="0" w:space="0" w:color="auto"/>
                <w:right w:val="none" w:sz="0" w:space="0" w:color="auto"/>
              </w:divBdr>
            </w:div>
            <w:div w:id="874074061">
              <w:marLeft w:val="0"/>
              <w:marRight w:val="0"/>
              <w:marTop w:val="0"/>
              <w:marBottom w:val="0"/>
              <w:divBdr>
                <w:top w:val="none" w:sz="0" w:space="0" w:color="auto"/>
                <w:left w:val="none" w:sz="0" w:space="0" w:color="auto"/>
                <w:bottom w:val="none" w:sz="0" w:space="0" w:color="auto"/>
                <w:right w:val="none" w:sz="0" w:space="0" w:color="auto"/>
              </w:divBdr>
            </w:div>
            <w:div w:id="928928200">
              <w:marLeft w:val="0"/>
              <w:marRight w:val="0"/>
              <w:marTop w:val="0"/>
              <w:marBottom w:val="0"/>
              <w:divBdr>
                <w:top w:val="none" w:sz="0" w:space="0" w:color="auto"/>
                <w:left w:val="none" w:sz="0" w:space="0" w:color="auto"/>
                <w:bottom w:val="none" w:sz="0" w:space="0" w:color="auto"/>
                <w:right w:val="none" w:sz="0" w:space="0" w:color="auto"/>
              </w:divBdr>
            </w:div>
            <w:div w:id="930283714">
              <w:marLeft w:val="0"/>
              <w:marRight w:val="0"/>
              <w:marTop w:val="0"/>
              <w:marBottom w:val="0"/>
              <w:divBdr>
                <w:top w:val="none" w:sz="0" w:space="0" w:color="auto"/>
                <w:left w:val="none" w:sz="0" w:space="0" w:color="auto"/>
                <w:bottom w:val="none" w:sz="0" w:space="0" w:color="auto"/>
                <w:right w:val="none" w:sz="0" w:space="0" w:color="auto"/>
              </w:divBdr>
            </w:div>
            <w:div w:id="937061624">
              <w:marLeft w:val="0"/>
              <w:marRight w:val="0"/>
              <w:marTop w:val="0"/>
              <w:marBottom w:val="0"/>
              <w:divBdr>
                <w:top w:val="none" w:sz="0" w:space="0" w:color="auto"/>
                <w:left w:val="none" w:sz="0" w:space="0" w:color="auto"/>
                <w:bottom w:val="none" w:sz="0" w:space="0" w:color="auto"/>
                <w:right w:val="none" w:sz="0" w:space="0" w:color="auto"/>
              </w:divBdr>
            </w:div>
            <w:div w:id="986318167">
              <w:marLeft w:val="0"/>
              <w:marRight w:val="0"/>
              <w:marTop w:val="0"/>
              <w:marBottom w:val="0"/>
              <w:divBdr>
                <w:top w:val="none" w:sz="0" w:space="0" w:color="auto"/>
                <w:left w:val="none" w:sz="0" w:space="0" w:color="auto"/>
                <w:bottom w:val="none" w:sz="0" w:space="0" w:color="auto"/>
                <w:right w:val="none" w:sz="0" w:space="0" w:color="auto"/>
              </w:divBdr>
            </w:div>
            <w:div w:id="992562909">
              <w:marLeft w:val="0"/>
              <w:marRight w:val="0"/>
              <w:marTop w:val="0"/>
              <w:marBottom w:val="0"/>
              <w:divBdr>
                <w:top w:val="none" w:sz="0" w:space="0" w:color="auto"/>
                <w:left w:val="none" w:sz="0" w:space="0" w:color="auto"/>
                <w:bottom w:val="none" w:sz="0" w:space="0" w:color="auto"/>
                <w:right w:val="none" w:sz="0" w:space="0" w:color="auto"/>
              </w:divBdr>
            </w:div>
            <w:div w:id="1018584412">
              <w:marLeft w:val="0"/>
              <w:marRight w:val="0"/>
              <w:marTop w:val="0"/>
              <w:marBottom w:val="0"/>
              <w:divBdr>
                <w:top w:val="none" w:sz="0" w:space="0" w:color="auto"/>
                <w:left w:val="none" w:sz="0" w:space="0" w:color="auto"/>
                <w:bottom w:val="none" w:sz="0" w:space="0" w:color="auto"/>
                <w:right w:val="none" w:sz="0" w:space="0" w:color="auto"/>
              </w:divBdr>
            </w:div>
            <w:div w:id="1045443487">
              <w:marLeft w:val="0"/>
              <w:marRight w:val="0"/>
              <w:marTop w:val="0"/>
              <w:marBottom w:val="0"/>
              <w:divBdr>
                <w:top w:val="none" w:sz="0" w:space="0" w:color="auto"/>
                <w:left w:val="none" w:sz="0" w:space="0" w:color="auto"/>
                <w:bottom w:val="none" w:sz="0" w:space="0" w:color="auto"/>
                <w:right w:val="none" w:sz="0" w:space="0" w:color="auto"/>
              </w:divBdr>
            </w:div>
            <w:div w:id="1081176476">
              <w:marLeft w:val="0"/>
              <w:marRight w:val="0"/>
              <w:marTop w:val="0"/>
              <w:marBottom w:val="0"/>
              <w:divBdr>
                <w:top w:val="none" w:sz="0" w:space="0" w:color="auto"/>
                <w:left w:val="none" w:sz="0" w:space="0" w:color="auto"/>
                <w:bottom w:val="none" w:sz="0" w:space="0" w:color="auto"/>
                <w:right w:val="none" w:sz="0" w:space="0" w:color="auto"/>
              </w:divBdr>
            </w:div>
            <w:div w:id="1091774622">
              <w:marLeft w:val="0"/>
              <w:marRight w:val="0"/>
              <w:marTop w:val="0"/>
              <w:marBottom w:val="0"/>
              <w:divBdr>
                <w:top w:val="none" w:sz="0" w:space="0" w:color="auto"/>
                <w:left w:val="none" w:sz="0" w:space="0" w:color="auto"/>
                <w:bottom w:val="none" w:sz="0" w:space="0" w:color="auto"/>
                <w:right w:val="none" w:sz="0" w:space="0" w:color="auto"/>
              </w:divBdr>
            </w:div>
            <w:div w:id="1093819195">
              <w:marLeft w:val="0"/>
              <w:marRight w:val="0"/>
              <w:marTop w:val="0"/>
              <w:marBottom w:val="0"/>
              <w:divBdr>
                <w:top w:val="none" w:sz="0" w:space="0" w:color="auto"/>
                <w:left w:val="none" w:sz="0" w:space="0" w:color="auto"/>
                <w:bottom w:val="none" w:sz="0" w:space="0" w:color="auto"/>
                <w:right w:val="none" w:sz="0" w:space="0" w:color="auto"/>
              </w:divBdr>
            </w:div>
            <w:div w:id="1124928699">
              <w:marLeft w:val="0"/>
              <w:marRight w:val="0"/>
              <w:marTop w:val="0"/>
              <w:marBottom w:val="0"/>
              <w:divBdr>
                <w:top w:val="none" w:sz="0" w:space="0" w:color="auto"/>
                <w:left w:val="none" w:sz="0" w:space="0" w:color="auto"/>
                <w:bottom w:val="none" w:sz="0" w:space="0" w:color="auto"/>
                <w:right w:val="none" w:sz="0" w:space="0" w:color="auto"/>
              </w:divBdr>
            </w:div>
            <w:div w:id="1130048158">
              <w:marLeft w:val="0"/>
              <w:marRight w:val="0"/>
              <w:marTop w:val="0"/>
              <w:marBottom w:val="0"/>
              <w:divBdr>
                <w:top w:val="none" w:sz="0" w:space="0" w:color="auto"/>
                <w:left w:val="none" w:sz="0" w:space="0" w:color="auto"/>
                <w:bottom w:val="none" w:sz="0" w:space="0" w:color="auto"/>
                <w:right w:val="none" w:sz="0" w:space="0" w:color="auto"/>
              </w:divBdr>
            </w:div>
            <w:div w:id="1279675866">
              <w:marLeft w:val="0"/>
              <w:marRight w:val="0"/>
              <w:marTop w:val="0"/>
              <w:marBottom w:val="0"/>
              <w:divBdr>
                <w:top w:val="none" w:sz="0" w:space="0" w:color="auto"/>
                <w:left w:val="none" w:sz="0" w:space="0" w:color="auto"/>
                <w:bottom w:val="none" w:sz="0" w:space="0" w:color="auto"/>
                <w:right w:val="none" w:sz="0" w:space="0" w:color="auto"/>
              </w:divBdr>
            </w:div>
            <w:div w:id="1345131654">
              <w:marLeft w:val="0"/>
              <w:marRight w:val="0"/>
              <w:marTop w:val="0"/>
              <w:marBottom w:val="0"/>
              <w:divBdr>
                <w:top w:val="none" w:sz="0" w:space="0" w:color="auto"/>
                <w:left w:val="none" w:sz="0" w:space="0" w:color="auto"/>
                <w:bottom w:val="none" w:sz="0" w:space="0" w:color="auto"/>
                <w:right w:val="none" w:sz="0" w:space="0" w:color="auto"/>
              </w:divBdr>
            </w:div>
            <w:div w:id="1445491770">
              <w:marLeft w:val="0"/>
              <w:marRight w:val="0"/>
              <w:marTop w:val="0"/>
              <w:marBottom w:val="0"/>
              <w:divBdr>
                <w:top w:val="none" w:sz="0" w:space="0" w:color="auto"/>
                <w:left w:val="none" w:sz="0" w:space="0" w:color="auto"/>
                <w:bottom w:val="none" w:sz="0" w:space="0" w:color="auto"/>
                <w:right w:val="none" w:sz="0" w:space="0" w:color="auto"/>
              </w:divBdr>
            </w:div>
            <w:div w:id="1460226371">
              <w:marLeft w:val="0"/>
              <w:marRight w:val="0"/>
              <w:marTop w:val="0"/>
              <w:marBottom w:val="0"/>
              <w:divBdr>
                <w:top w:val="none" w:sz="0" w:space="0" w:color="auto"/>
                <w:left w:val="none" w:sz="0" w:space="0" w:color="auto"/>
                <w:bottom w:val="none" w:sz="0" w:space="0" w:color="auto"/>
                <w:right w:val="none" w:sz="0" w:space="0" w:color="auto"/>
              </w:divBdr>
            </w:div>
            <w:div w:id="1475028299">
              <w:marLeft w:val="0"/>
              <w:marRight w:val="0"/>
              <w:marTop w:val="0"/>
              <w:marBottom w:val="0"/>
              <w:divBdr>
                <w:top w:val="none" w:sz="0" w:space="0" w:color="auto"/>
                <w:left w:val="none" w:sz="0" w:space="0" w:color="auto"/>
                <w:bottom w:val="none" w:sz="0" w:space="0" w:color="auto"/>
                <w:right w:val="none" w:sz="0" w:space="0" w:color="auto"/>
              </w:divBdr>
            </w:div>
            <w:div w:id="1517692955">
              <w:marLeft w:val="0"/>
              <w:marRight w:val="0"/>
              <w:marTop w:val="0"/>
              <w:marBottom w:val="0"/>
              <w:divBdr>
                <w:top w:val="none" w:sz="0" w:space="0" w:color="auto"/>
                <w:left w:val="none" w:sz="0" w:space="0" w:color="auto"/>
                <w:bottom w:val="none" w:sz="0" w:space="0" w:color="auto"/>
                <w:right w:val="none" w:sz="0" w:space="0" w:color="auto"/>
              </w:divBdr>
            </w:div>
            <w:div w:id="1583023751">
              <w:marLeft w:val="0"/>
              <w:marRight w:val="0"/>
              <w:marTop w:val="0"/>
              <w:marBottom w:val="0"/>
              <w:divBdr>
                <w:top w:val="none" w:sz="0" w:space="0" w:color="auto"/>
                <w:left w:val="none" w:sz="0" w:space="0" w:color="auto"/>
                <w:bottom w:val="none" w:sz="0" w:space="0" w:color="auto"/>
                <w:right w:val="none" w:sz="0" w:space="0" w:color="auto"/>
              </w:divBdr>
            </w:div>
            <w:div w:id="1697194508">
              <w:marLeft w:val="0"/>
              <w:marRight w:val="0"/>
              <w:marTop w:val="0"/>
              <w:marBottom w:val="0"/>
              <w:divBdr>
                <w:top w:val="none" w:sz="0" w:space="0" w:color="auto"/>
                <w:left w:val="none" w:sz="0" w:space="0" w:color="auto"/>
                <w:bottom w:val="none" w:sz="0" w:space="0" w:color="auto"/>
                <w:right w:val="none" w:sz="0" w:space="0" w:color="auto"/>
              </w:divBdr>
            </w:div>
            <w:div w:id="1759596793">
              <w:marLeft w:val="0"/>
              <w:marRight w:val="0"/>
              <w:marTop w:val="0"/>
              <w:marBottom w:val="0"/>
              <w:divBdr>
                <w:top w:val="none" w:sz="0" w:space="0" w:color="auto"/>
                <w:left w:val="none" w:sz="0" w:space="0" w:color="auto"/>
                <w:bottom w:val="none" w:sz="0" w:space="0" w:color="auto"/>
                <w:right w:val="none" w:sz="0" w:space="0" w:color="auto"/>
              </w:divBdr>
            </w:div>
            <w:div w:id="1775661633">
              <w:marLeft w:val="0"/>
              <w:marRight w:val="0"/>
              <w:marTop w:val="0"/>
              <w:marBottom w:val="0"/>
              <w:divBdr>
                <w:top w:val="none" w:sz="0" w:space="0" w:color="auto"/>
                <w:left w:val="none" w:sz="0" w:space="0" w:color="auto"/>
                <w:bottom w:val="none" w:sz="0" w:space="0" w:color="auto"/>
                <w:right w:val="none" w:sz="0" w:space="0" w:color="auto"/>
              </w:divBdr>
            </w:div>
            <w:div w:id="1939749377">
              <w:marLeft w:val="0"/>
              <w:marRight w:val="0"/>
              <w:marTop w:val="0"/>
              <w:marBottom w:val="0"/>
              <w:divBdr>
                <w:top w:val="none" w:sz="0" w:space="0" w:color="auto"/>
                <w:left w:val="none" w:sz="0" w:space="0" w:color="auto"/>
                <w:bottom w:val="none" w:sz="0" w:space="0" w:color="auto"/>
                <w:right w:val="none" w:sz="0" w:space="0" w:color="auto"/>
              </w:divBdr>
            </w:div>
            <w:div w:id="1985892890">
              <w:marLeft w:val="0"/>
              <w:marRight w:val="0"/>
              <w:marTop w:val="0"/>
              <w:marBottom w:val="0"/>
              <w:divBdr>
                <w:top w:val="none" w:sz="0" w:space="0" w:color="auto"/>
                <w:left w:val="none" w:sz="0" w:space="0" w:color="auto"/>
                <w:bottom w:val="none" w:sz="0" w:space="0" w:color="auto"/>
                <w:right w:val="none" w:sz="0" w:space="0" w:color="auto"/>
              </w:divBdr>
            </w:div>
            <w:div w:id="2032880150">
              <w:marLeft w:val="0"/>
              <w:marRight w:val="0"/>
              <w:marTop w:val="0"/>
              <w:marBottom w:val="0"/>
              <w:divBdr>
                <w:top w:val="none" w:sz="0" w:space="0" w:color="auto"/>
                <w:left w:val="none" w:sz="0" w:space="0" w:color="auto"/>
                <w:bottom w:val="none" w:sz="0" w:space="0" w:color="auto"/>
                <w:right w:val="none" w:sz="0" w:space="0" w:color="auto"/>
              </w:divBdr>
            </w:div>
            <w:div w:id="2054573221">
              <w:marLeft w:val="0"/>
              <w:marRight w:val="0"/>
              <w:marTop w:val="0"/>
              <w:marBottom w:val="0"/>
              <w:divBdr>
                <w:top w:val="none" w:sz="0" w:space="0" w:color="auto"/>
                <w:left w:val="none" w:sz="0" w:space="0" w:color="auto"/>
                <w:bottom w:val="none" w:sz="0" w:space="0" w:color="auto"/>
                <w:right w:val="none" w:sz="0" w:space="0" w:color="auto"/>
              </w:divBdr>
            </w:div>
            <w:div w:id="2115400615">
              <w:marLeft w:val="0"/>
              <w:marRight w:val="0"/>
              <w:marTop w:val="0"/>
              <w:marBottom w:val="0"/>
              <w:divBdr>
                <w:top w:val="none" w:sz="0" w:space="0" w:color="auto"/>
                <w:left w:val="none" w:sz="0" w:space="0" w:color="auto"/>
                <w:bottom w:val="none" w:sz="0" w:space="0" w:color="auto"/>
                <w:right w:val="none" w:sz="0" w:space="0" w:color="auto"/>
              </w:divBdr>
            </w:div>
            <w:div w:id="21391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73215">
      <w:bodyDiv w:val="1"/>
      <w:marLeft w:val="0"/>
      <w:marRight w:val="0"/>
      <w:marTop w:val="0"/>
      <w:marBottom w:val="0"/>
      <w:divBdr>
        <w:top w:val="none" w:sz="0" w:space="0" w:color="auto"/>
        <w:left w:val="none" w:sz="0" w:space="0" w:color="auto"/>
        <w:bottom w:val="none" w:sz="0" w:space="0" w:color="auto"/>
        <w:right w:val="none" w:sz="0" w:space="0" w:color="auto"/>
      </w:divBdr>
      <w:divsChild>
        <w:div w:id="2125225163">
          <w:marLeft w:val="0"/>
          <w:marRight w:val="0"/>
          <w:marTop w:val="0"/>
          <w:marBottom w:val="0"/>
          <w:divBdr>
            <w:top w:val="none" w:sz="0" w:space="0" w:color="auto"/>
            <w:left w:val="none" w:sz="0" w:space="0" w:color="auto"/>
            <w:bottom w:val="none" w:sz="0" w:space="0" w:color="auto"/>
            <w:right w:val="none" w:sz="0" w:space="0" w:color="auto"/>
          </w:divBdr>
          <w:divsChild>
            <w:div w:id="16809272">
              <w:marLeft w:val="0"/>
              <w:marRight w:val="0"/>
              <w:marTop w:val="0"/>
              <w:marBottom w:val="0"/>
              <w:divBdr>
                <w:top w:val="none" w:sz="0" w:space="0" w:color="auto"/>
                <w:left w:val="none" w:sz="0" w:space="0" w:color="auto"/>
                <w:bottom w:val="none" w:sz="0" w:space="0" w:color="auto"/>
                <w:right w:val="none" w:sz="0" w:space="0" w:color="auto"/>
              </w:divBdr>
            </w:div>
            <w:div w:id="47074858">
              <w:marLeft w:val="0"/>
              <w:marRight w:val="0"/>
              <w:marTop w:val="0"/>
              <w:marBottom w:val="0"/>
              <w:divBdr>
                <w:top w:val="none" w:sz="0" w:space="0" w:color="auto"/>
                <w:left w:val="none" w:sz="0" w:space="0" w:color="auto"/>
                <w:bottom w:val="none" w:sz="0" w:space="0" w:color="auto"/>
                <w:right w:val="none" w:sz="0" w:space="0" w:color="auto"/>
              </w:divBdr>
            </w:div>
            <w:div w:id="70350954">
              <w:marLeft w:val="0"/>
              <w:marRight w:val="0"/>
              <w:marTop w:val="0"/>
              <w:marBottom w:val="0"/>
              <w:divBdr>
                <w:top w:val="none" w:sz="0" w:space="0" w:color="auto"/>
                <w:left w:val="none" w:sz="0" w:space="0" w:color="auto"/>
                <w:bottom w:val="none" w:sz="0" w:space="0" w:color="auto"/>
                <w:right w:val="none" w:sz="0" w:space="0" w:color="auto"/>
              </w:divBdr>
            </w:div>
            <w:div w:id="134375022">
              <w:marLeft w:val="0"/>
              <w:marRight w:val="0"/>
              <w:marTop w:val="0"/>
              <w:marBottom w:val="0"/>
              <w:divBdr>
                <w:top w:val="none" w:sz="0" w:space="0" w:color="auto"/>
                <w:left w:val="none" w:sz="0" w:space="0" w:color="auto"/>
                <w:bottom w:val="none" w:sz="0" w:space="0" w:color="auto"/>
                <w:right w:val="none" w:sz="0" w:space="0" w:color="auto"/>
              </w:divBdr>
            </w:div>
            <w:div w:id="156924437">
              <w:marLeft w:val="0"/>
              <w:marRight w:val="0"/>
              <w:marTop w:val="0"/>
              <w:marBottom w:val="0"/>
              <w:divBdr>
                <w:top w:val="none" w:sz="0" w:space="0" w:color="auto"/>
                <w:left w:val="none" w:sz="0" w:space="0" w:color="auto"/>
                <w:bottom w:val="none" w:sz="0" w:space="0" w:color="auto"/>
                <w:right w:val="none" w:sz="0" w:space="0" w:color="auto"/>
              </w:divBdr>
            </w:div>
            <w:div w:id="223567773">
              <w:marLeft w:val="0"/>
              <w:marRight w:val="0"/>
              <w:marTop w:val="0"/>
              <w:marBottom w:val="0"/>
              <w:divBdr>
                <w:top w:val="none" w:sz="0" w:space="0" w:color="auto"/>
                <w:left w:val="none" w:sz="0" w:space="0" w:color="auto"/>
                <w:bottom w:val="none" w:sz="0" w:space="0" w:color="auto"/>
                <w:right w:val="none" w:sz="0" w:space="0" w:color="auto"/>
              </w:divBdr>
            </w:div>
            <w:div w:id="234054266">
              <w:marLeft w:val="0"/>
              <w:marRight w:val="0"/>
              <w:marTop w:val="0"/>
              <w:marBottom w:val="0"/>
              <w:divBdr>
                <w:top w:val="none" w:sz="0" w:space="0" w:color="auto"/>
                <w:left w:val="none" w:sz="0" w:space="0" w:color="auto"/>
                <w:bottom w:val="none" w:sz="0" w:space="0" w:color="auto"/>
                <w:right w:val="none" w:sz="0" w:space="0" w:color="auto"/>
              </w:divBdr>
            </w:div>
            <w:div w:id="278297041">
              <w:marLeft w:val="0"/>
              <w:marRight w:val="0"/>
              <w:marTop w:val="0"/>
              <w:marBottom w:val="0"/>
              <w:divBdr>
                <w:top w:val="none" w:sz="0" w:space="0" w:color="auto"/>
                <w:left w:val="none" w:sz="0" w:space="0" w:color="auto"/>
                <w:bottom w:val="none" w:sz="0" w:space="0" w:color="auto"/>
                <w:right w:val="none" w:sz="0" w:space="0" w:color="auto"/>
              </w:divBdr>
            </w:div>
            <w:div w:id="278995223">
              <w:marLeft w:val="0"/>
              <w:marRight w:val="0"/>
              <w:marTop w:val="0"/>
              <w:marBottom w:val="0"/>
              <w:divBdr>
                <w:top w:val="none" w:sz="0" w:space="0" w:color="auto"/>
                <w:left w:val="none" w:sz="0" w:space="0" w:color="auto"/>
                <w:bottom w:val="none" w:sz="0" w:space="0" w:color="auto"/>
                <w:right w:val="none" w:sz="0" w:space="0" w:color="auto"/>
              </w:divBdr>
            </w:div>
            <w:div w:id="307318732">
              <w:marLeft w:val="0"/>
              <w:marRight w:val="0"/>
              <w:marTop w:val="0"/>
              <w:marBottom w:val="0"/>
              <w:divBdr>
                <w:top w:val="none" w:sz="0" w:space="0" w:color="auto"/>
                <w:left w:val="none" w:sz="0" w:space="0" w:color="auto"/>
                <w:bottom w:val="none" w:sz="0" w:space="0" w:color="auto"/>
                <w:right w:val="none" w:sz="0" w:space="0" w:color="auto"/>
              </w:divBdr>
            </w:div>
            <w:div w:id="329023302">
              <w:marLeft w:val="0"/>
              <w:marRight w:val="0"/>
              <w:marTop w:val="0"/>
              <w:marBottom w:val="0"/>
              <w:divBdr>
                <w:top w:val="none" w:sz="0" w:space="0" w:color="auto"/>
                <w:left w:val="none" w:sz="0" w:space="0" w:color="auto"/>
                <w:bottom w:val="none" w:sz="0" w:space="0" w:color="auto"/>
                <w:right w:val="none" w:sz="0" w:space="0" w:color="auto"/>
              </w:divBdr>
            </w:div>
            <w:div w:id="376928702">
              <w:marLeft w:val="0"/>
              <w:marRight w:val="0"/>
              <w:marTop w:val="0"/>
              <w:marBottom w:val="0"/>
              <w:divBdr>
                <w:top w:val="none" w:sz="0" w:space="0" w:color="auto"/>
                <w:left w:val="none" w:sz="0" w:space="0" w:color="auto"/>
                <w:bottom w:val="none" w:sz="0" w:space="0" w:color="auto"/>
                <w:right w:val="none" w:sz="0" w:space="0" w:color="auto"/>
              </w:divBdr>
            </w:div>
            <w:div w:id="392002608">
              <w:marLeft w:val="0"/>
              <w:marRight w:val="0"/>
              <w:marTop w:val="0"/>
              <w:marBottom w:val="0"/>
              <w:divBdr>
                <w:top w:val="none" w:sz="0" w:space="0" w:color="auto"/>
                <w:left w:val="none" w:sz="0" w:space="0" w:color="auto"/>
                <w:bottom w:val="none" w:sz="0" w:space="0" w:color="auto"/>
                <w:right w:val="none" w:sz="0" w:space="0" w:color="auto"/>
              </w:divBdr>
            </w:div>
            <w:div w:id="413285127">
              <w:marLeft w:val="0"/>
              <w:marRight w:val="0"/>
              <w:marTop w:val="0"/>
              <w:marBottom w:val="0"/>
              <w:divBdr>
                <w:top w:val="none" w:sz="0" w:space="0" w:color="auto"/>
                <w:left w:val="none" w:sz="0" w:space="0" w:color="auto"/>
                <w:bottom w:val="none" w:sz="0" w:space="0" w:color="auto"/>
                <w:right w:val="none" w:sz="0" w:space="0" w:color="auto"/>
              </w:divBdr>
            </w:div>
            <w:div w:id="432553828">
              <w:marLeft w:val="0"/>
              <w:marRight w:val="0"/>
              <w:marTop w:val="0"/>
              <w:marBottom w:val="0"/>
              <w:divBdr>
                <w:top w:val="none" w:sz="0" w:space="0" w:color="auto"/>
                <w:left w:val="none" w:sz="0" w:space="0" w:color="auto"/>
                <w:bottom w:val="none" w:sz="0" w:space="0" w:color="auto"/>
                <w:right w:val="none" w:sz="0" w:space="0" w:color="auto"/>
              </w:divBdr>
            </w:div>
            <w:div w:id="460348492">
              <w:marLeft w:val="0"/>
              <w:marRight w:val="0"/>
              <w:marTop w:val="0"/>
              <w:marBottom w:val="0"/>
              <w:divBdr>
                <w:top w:val="none" w:sz="0" w:space="0" w:color="auto"/>
                <w:left w:val="none" w:sz="0" w:space="0" w:color="auto"/>
                <w:bottom w:val="none" w:sz="0" w:space="0" w:color="auto"/>
                <w:right w:val="none" w:sz="0" w:space="0" w:color="auto"/>
              </w:divBdr>
            </w:div>
            <w:div w:id="463041746">
              <w:marLeft w:val="0"/>
              <w:marRight w:val="0"/>
              <w:marTop w:val="0"/>
              <w:marBottom w:val="0"/>
              <w:divBdr>
                <w:top w:val="none" w:sz="0" w:space="0" w:color="auto"/>
                <w:left w:val="none" w:sz="0" w:space="0" w:color="auto"/>
                <w:bottom w:val="none" w:sz="0" w:space="0" w:color="auto"/>
                <w:right w:val="none" w:sz="0" w:space="0" w:color="auto"/>
              </w:divBdr>
            </w:div>
            <w:div w:id="471602599">
              <w:marLeft w:val="0"/>
              <w:marRight w:val="0"/>
              <w:marTop w:val="0"/>
              <w:marBottom w:val="0"/>
              <w:divBdr>
                <w:top w:val="none" w:sz="0" w:space="0" w:color="auto"/>
                <w:left w:val="none" w:sz="0" w:space="0" w:color="auto"/>
                <w:bottom w:val="none" w:sz="0" w:space="0" w:color="auto"/>
                <w:right w:val="none" w:sz="0" w:space="0" w:color="auto"/>
              </w:divBdr>
            </w:div>
            <w:div w:id="476607605">
              <w:marLeft w:val="0"/>
              <w:marRight w:val="0"/>
              <w:marTop w:val="0"/>
              <w:marBottom w:val="0"/>
              <w:divBdr>
                <w:top w:val="none" w:sz="0" w:space="0" w:color="auto"/>
                <w:left w:val="none" w:sz="0" w:space="0" w:color="auto"/>
                <w:bottom w:val="none" w:sz="0" w:space="0" w:color="auto"/>
                <w:right w:val="none" w:sz="0" w:space="0" w:color="auto"/>
              </w:divBdr>
            </w:div>
            <w:div w:id="490028517">
              <w:marLeft w:val="0"/>
              <w:marRight w:val="0"/>
              <w:marTop w:val="0"/>
              <w:marBottom w:val="0"/>
              <w:divBdr>
                <w:top w:val="none" w:sz="0" w:space="0" w:color="auto"/>
                <w:left w:val="none" w:sz="0" w:space="0" w:color="auto"/>
                <w:bottom w:val="none" w:sz="0" w:space="0" w:color="auto"/>
                <w:right w:val="none" w:sz="0" w:space="0" w:color="auto"/>
              </w:divBdr>
            </w:div>
            <w:div w:id="557857228">
              <w:marLeft w:val="0"/>
              <w:marRight w:val="0"/>
              <w:marTop w:val="0"/>
              <w:marBottom w:val="0"/>
              <w:divBdr>
                <w:top w:val="none" w:sz="0" w:space="0" w:color="auto"/>
                <w:left w:val="none" w:sz="0" w:space="0" w:color="auto"/>
                <w:bottom w:val="none" w:sz="0" w:space="0" w:color="auto"/>
                <w:right w:val="none" w:sz="0" w:space="0" w:color="auto"/>
              </w:divBdr>
            </w:div>
            <w:div w:id="644286567">
              <w:marLeft w:val="0"/>
              <w:marRight w:val="0"/>
              <w:marTop w:val="0"/>
              <w:marBottom w:val="0"/>
              <w:divBdr>
                <w:top w:val="none" w:sz="0" w:space="0" w:color="auto"/>
                <w:left w:val="none" w:sz="0" w:space="0" w:color="auto"/>
                <w:bottom w:val="none" w:sz="0" w:space="0" w:color="auto"/>
                <w:right w:val="none" w:sz="0" w:space="0" w:color="auto"/>
              </w:divBdr>
            </w:div>
            <w:div w:id="705103778">
              <w:marLeft w:val="0"/>
              <w:marRight w:val="0"/>
              <w:marTop w:val="0"/>
              <w:marBottom w:val="0"/>
              <w:divBdr>
                <w:top w:val="none" w:sz="0" w:space="0" w:color="auto"/>
                <w:left w:val="none" w:sz="0" w:space="0" w:color="auto"/>
                <w:bottom w:val="none" w:sz="0" w:space="0" w:color="auto"/>
                <w:right w:val="none" w:sz="0" w:space="0" w:color="auto"/>
              </w:divBdr>
            </w:div>
            <w:div w:id="714617183">
              <w:marLeft w:val="0"/>
              <w:marRight w:val="0"/>
              <w:marTop w:val="0"/>
              <w:marBottom w:val="0"/>
              <w:divBdr>
                <w:top w:val="none" w:sz="0" w:space="0" w:color="auto"/>
                <w:left w:val="none" w:sz="0" w:space="0" w:color="auto"/>
                <w:bottom w:val="none" w:sz="0" w:space="0" w:color="auto"/>
                <w:right w:val="none" w:sz="0" w:space="0" w:color="auto"/>
              </w:divBdr>
            </w:div>
            <w:div w:id="715348624">
              <w:marLeft w:val="0"/>
              <w:marRight w:val="0"/>
              <w:marTop w:val="0"/>
              <w:marBottom w:val="0"/>
              <w:divBdr>
                <w:top w:val="none" w:sz="0" w:space="0" w:color="auto"/>
                <w:left w:val="none" w:sz="0" w:space="0" w:color="auto"/>
                <w:bottom w:val="none" w:sz="0" w:space="0" w:color="auto"/>
                <w:right w:val="none" w:sz="0" w:space="0" w:color="auto"/>
              </w:divBdr>
            </w:div>
            <w:div w:id="760490079">
              <w:marLeft w:val="0"/>
              <w:marRight w:val="0"/>
              <w:marTop w:val="0"/>
              <w:marBottom w:val="0"/>
              <w:divBdr>
                <w:top w:val="none" w:sz="0" w:space="0" w:color="auto"/>
                <w:left w:val="none" w:sz="0" w:space="0" w:color="auto"/>
                <w:bottom w:val="none" w:sz="0" w:space="0" w:color="auto"/>
                <w:right w:val="none" w:sz="0" w:space="0" w:color="auto"/>
              </w:divBdr>
            </w:div>
            <w:div w:id="783310353">
              <w:marLeft w:val="0"/>
              <w:marRight w:val="0"/>
              <w:marTop w:val="0"/>
              <w:marBottom w:val="0"/>
              <w:divBdr>
                <w:top w:val="none" w:sz="0" w:space="0" w:color="auto"/>
                <w:left w:val="none" w:sz="0" w:space="0" w:color="auto"/>
                <w:bottom w:val="none" w:sz="0" w:space="0" w:color="auto"/>
                <w:right w:val="none" w:sz="0" w:space="0" w:color="auto"/>
              </w:divBdr>
            </w:div>
            <w:div w:id="790172231">
              <w:marLeft w:val="0"/>
              <w:marRight w:val="0"/>
              <w:marTop w:val="0"/>
              <w:marBottom w:val="0"/>
              <w:divBdr>
                <w:top w:val="none" w:sz="0" w:space="0" w:color="auto"/>
                <w:left w:val="none" w:sz="0" w:space="0" w:color="auto"/>
                <w:bottom w:val="none" w:sz="0" w:space="0" w:color="auto"/>
                <w:right w:val="none" w:sz="0" w:space="0" w:color="auto"/>
              </w:divBdr>
            </w:div>
            <w:div w:id="803960562">
              <w:marLeft w:val="0"/>
              <w:marRight w:val="0"/>
              <w:marTop w:val="0"/>
              <w:marBottom w:val="0"/>
              <w:divBdr>
                <w:top w:val="none" w:sz="0" w:space="0" w:color="auto"/>
                <w:left w:val="none" w:sz="0" w:space="0" w:color="auto"/>
                <w:bottom w:val="none" w:sz="0" w:space="0" w:color="auto"/>
                <w:right w:val="none" w:sz="0" w:space="0" w:color="auto"/>
              </w:divBdr>
            </w:div>
            <w:div w:id="819004113">
              <w:marLeft w:val="0"/>
              <w:marRight w:val="0"/>
              <w:marTop w:val="0"/>
              <w:marBottom w:val="0"/>
              <w:divBdr>
                <w:top w:val="none" w:sz="0" w:space="0" w:color="auto"/>
                <w:left w:val="none" w:sz="0" w:space="0" w:color="auto"/>
                <w:bottom w:val="none" w:sz="0" w:space="0" w:color="auto"/>
                <w:right w:val="none" w:sz="0" w:space="0" w:color="auto"/>
              </w:divBdr>
            </w:div>
            <w:div w:id="888616576">
              <w:marLeft w:val="0"/>
              <w:marRight w:val="0"/>
              <w:marTop w:val="0"/>
              <w:marBottom w:val="0"/>
              <w:divBdr>
                <w:top w:val="none" w:sz="0" w:space="0" w:color="auto"/>
                <w:left w:val="none" w:sz="0" w:space="0" w:color="auto"/>
                <w:bottom w:val="none" w:sz="0" w:space="0" w:color="auto"/>
                <w:right w:val="none" w:sz="0" w:space="0" w:color="auto"/>
              </w:divBdr>
            </w:div>
            <w:div w:id="890262401">
              <w:marLeft w:val="0"/>
              <w:marRight w:val="0"/>
              <w:marTop w:val="0"/>
              <w:marBottom w:val="0"/>
              <w:divBdr>
                <w:top w:val="none" w:sz="0" w:space="0" w:color="auto"/>
                <w:left w:val="none" w:sz="0" w:space="0" w:color="auto"/>
                <w:bottom w:val="none" w:sz="0" w:space="0" w:color="auto"/>
                <w:right w:val="none" w:sz="0" w:space="0" w:color="auto"/>
              </w:divBdr>
            </w:div>
            <w:div w:id="911820135">
              <w:marLeft w:val="0"/>
              <w:marRight w:val="0"/>
              <w:marTop w:val="0"/>
              <w:marBottom w:val="0"/>
              <w:divBdr>
                <w:top w:val="none" w:sz="0" w:space="0" w:color="auto"/>
                <w:left w:val="none" w:sz="0" w:space="0" w:color="auto"/>
                <w:bottom w:val="none" w:sz="0" w:space="0" w:color="auto"/>
                <w:right w:val="none" w:sz="0" w:space="0" w:color="auto"/>
              </w:divBdr>
            </w:div>
            <w:div w:id="912009451">
              <w:marLeft w:val="0"/>
              <w:marRight w:val="0"/>
              <w:marTop w:val="0"/>
              <w:marBottom w:val="0"/>
              <w:divBdr>
                <w:top w:val="none" w:sz="0" w:space="0" w:color="auto"/>
                <w:left w:val="none" w:sz="0" w:space="0" w:color="auto"/>
                <w:bottom w:val="none" w:sz="0" w:space="0" w:color="auto"/>
                <w:right w:val="none" w:sz="0" w:space="0" w:color="auto"/>
              </w:divBdr>
            </w:div>
            <w:div w:id="929699856">
              <w:marLeft w:val="0"/>
              <w:marRight w:val="0"/>
              <w:marTop w:val="0"/>
              <w:marBottom w:val="0"/>
              <w:divBdr>
                <w:top w:val="none" w:sz="0" w:space="0" w:color="auto"/>
                <w:left w:val="none" w:sz="0" w:space="0" w:color="auto"/>
                <w:bottom w:val="none" w:sz="0" w:space="0" w:color="auto"/>
                <w:right w:val="none" w:sz="0" w:space="0" w:color="auto"/>
              </w:divBdr>
            </w:div>
            <w:div w:id="958687189">
              <w:marLeft w:val="0"/>
              <w:marRight w:val="0"/>
              <w:marTop w:val="0"/>
              <w:marBottom w:val="0"/>
              <w:divBdr>
                <w:top w:val="none" w:sz="0" w:space="0" w:color="auto"/>
                <w:left w:val="none" w:sz="0" w:space="0" w:color="auto"/>
                <w:bottom w:val="none" w:sz="0" w:space="0" w:color="auto"/>
                <w:right w:val="none" w:sz="0" w:space="0" w:color="auto"/>
              </w:divBdr>
            </w:div>
            <w:div w:id="971909953">
              <w:marLeft w:val="0"/>
              <w:marRight w:val="0"/>
              <w:marTop w:val="0"/>
              <w:marBottom w:val="0"/>
              <w:divBdr>
                <w:top w:val="none" w:sz="0" w:space="0" w:color="auto"/>
                <w:left w:val="none" w:sz="0" w:space="0" w:color="auto"/>
                <w:bottom w:val="none" w:sz="0" w:space="0" w:color="auto"/>
                <w:right w:val="none" w:sz="0" w:space="0" w:color="auto"/>
              </w:divBdr>
            </w:div>
            <w:div w:id="972953063">
              <w:marLeft w:val="0"/>
              <w:marRight w:val="0"/>
              <w:marTop w:val="0"/>
              <w:marBottom w:val="0"/>
              <w:divBdr>
                <w:top w:val="none" w:sz="0" w:space="0" w:color="auto"/>
                <w:left w:val="none" w:sz="0" w:space="0" w:color="auto"/>
                <w:bottom w:val="none" w:sz="0" w:space="0" w:color="auto"/>
                <w:right w:val="none" w:sz="0" w:space="0" w:color="auto"/>
              </w:divBdr>
            </w:div>
            <w:div w:id="999577610">
              <w:marLeft w:val="0"/>
              <w:marRight w:val="0"/>
              <w:marTop w:val="0"/>
              <w:marBottom w:val="0"/>
              <w:divBdr>
                <w:top w:val="none" w:sz="0" w:space="0" w:color="auto"/>
                <w:left w:val="none" w:sz="0" w:space="0" w:color="auto"/>
                <w:bottom w:val="none" w:sz="0" w:space="0" w:color="auto"/>
                <w:right w:val="none" w:sz="0" w:space="0" w:color="auto"/>
              </w:divBdr>
            </w:div>
            <w:div w:id="1000544919">
              <w:marLeft w:val="0"/>
              <w:marRight w:val="0"/>
              <w:marTop w:val="0"/>
              <w:marBottom w:val="0"/>
              <w:divBdr>
                <w:top w:val="none" w:sz="0" w:space="0" w:color="auto"/>
                <w:left w:val="none" w:sz="0" w:space="0" w:color="auto"/>
                <w:bottom w:val="none" w:sz="0" w:space="0" w:color="auto"/>
                <w:right w:val="none" w:sz="0" w:space="0" w:color="auto"/>
              </w:divBdr>
            </w:div>
            <w:div w:id="1034425652">
              <w:marLeft w:val="0"/>
              <w:marRight w:val="0"/>
              <w:marTop w:val="0"/>
              <w:marBottom w:val="0"/>
              <w:divBdr>
                <w:top w:val="none" w:sz="0" w:space="0" w:color="auto"/>
                <w:left w:val="none" w:sz="0" w:space="0" w:color="auto"/>
                <w:bottom w:val="none" w:sz="0" w:space="0" w:color="auto"/>
                <w:right w:val="none" w:sz="0" w:space="0" w:color="auto"/>
              </w:divBdr>
            </w:div>
            <w:div w:id="1113939790">
              <w:marLeft w:val="0"/>
              <w:marRight w:val="0"/>
              <w:marTop w:val="0"/>
              <w:marBottom w:val="0"/>
              <w:divBdr>
                <w:top w:val="none" w:sz="0" w:space="0" w:color="auto"/>
                <w:left w:val="none" w:sz="0" w:space="0" w:color="auto"/>
                <w:bottom w:val="none" w:sz="0" w:space="0" w:color="auto"/>
                <w:right w:val="none" w:sz="0" w:space="0" w:color="auto"/>
              </w:divBdr>
            </w:div>
            <w:div w:id="1177118867">
              <w:marLeft w:val="0"/>
              <w:marRight w:val="0"/>
              <w:marTop w:val="0"/>
              <w:marBottom w:val="0"/>
              <w:divBdr>
                <w:top w:val="none" w:sz="0" w:space="0" w:color="auto"/>
                <w:left w:val="none" w:sz="0" w:space="0" w:color="auto"/>
                <w:bottom w:val="none" w:sz="0" w:space="0" w:color="auto"/>
                <w:right w:val="none" w:sz="0" w:space="0" w:color="auto"/>
              </w:divBdr>
            </w:div>
            <w:div w:id="1198667126">
              <w:marLeft w:val="0"/>
              <w:marRight w:val="0"/>
              <w:marTop w:val="0"/>
              <w:marBottom w:val="0"/>
              <w:divBdr>
                <w:top w:val="none" w:sz="0" w:space="0" w:color="auto"/>
                <w:left w:val="none" w:sz="0" w:space="0" w:color="auto"/>
                <w:bottom w:val="none" w:sz="0" w:space="0" w:color="auto"/>
                <w:right w:val="none" w:sz="0" w:space="0" w:color="auto"/>
              </w:divBdr>
            </w:div>
            <w:div w:id="1199396054">
              <w:marLeft w:val="0"/>
              <w:marRight w:val="0"/>
              <w:marTop w:val="0"/>
              <w:marBottom w:val="0"/>
              <w:divBdr>
                <w:top w:val="none" w:sz="0" w:space="0" w:color="auto"/>
                <w:left w:val="none" w:sz="0" w:space="0" w:color="auto"/>
                <w:bottom w:val="none" w:sz="0" w:space="0" w:color="auto"/>
                <w:right w:val="none" w:sz="0" w:space="0" w:color="auto"/>
              </w:divBdr>
            </w:div>
            <w:div w:id="1210342132">
              <w:marLeft w:val="0"/>
              <w:marRight w:val="0"/>
              <w:marTop w:val="0"/>
              <w:marBottom w:val="0"/>
              <w:divBdr>
                <w:top w:val="none" w:sz="0" w:space="0" w:color="auto"/>
                <w:left w:val="none" w:sz="0" w:space="0" w:color="auto"/>
                <w:bottom w:val="none" w:sz="0" w:space="0" w:color="auto"/>
                <w:right w:val="none" w:sz="0" w:space="0" w:color="auto"/>
              </w:divBdr>
            </w:div>
            <w:div w:id="1216628395">
              <w:marLeft w:val="0"/>
              <w:marRight w:val="0"/>
              <w:marTop w:val="0"/>
              <w:marBottom w:val="0"/>
              <w:divBdr>
                <w:top w:val="none" w:sz="0" w:space="0" w:color="auto"/>
                <w:left w:val="none" w:sz="0" w:space="0" w:color="auto"/>
                <w:bottom w:val="none" w:sz="0" w:space="0" w:color="auto"/>
                <w:right w:val="none" w:sz="0" w:space="0" w:color="auto"/>
              </w:divBdr>
            </w:div>
            <w:div w:id="1247887915">
              <w:marLeft w:val="0"/>
              <w:marRight w:val="0"/>
              <w:marTop w:val="0"/>
              <w:marBottom w:val="0"/>
              <w:divBdr>
                <w:top w:val="none" w:sz="0" w:space="0" w:color="auto"/>
                <w:left w:val="none" w:sz="0" w:space="0" w:color="auto"/>
                <w:bottom w:val="none" w:sz="0" w:space="0" w:color="auto"/>
                <w:right w:val="none" w:sz="0" w:space="0" w:color="auto"/>
              </w:divBdr>
            </w:div>
            <w:div w:id="1255015156">
              <w:marLeft w:val="0"/>
              <w:marRight w:val="0"/>
              <w:marTop w:val="0"/>
              <w:marBottom w:val="0"/>
              <w:divBdr>
                <w:top w:val="none" w:sz="0" w:space="0" w:color="auto"/>
                <w:left w:val="none" w:sz="0" w:space="0" w:color="auto"/>
                <w:bottom w:val="none" w:sz="0" w:space="0" w:color="auto"/>
                <w:right w:val="none" w:sz="0" w:space="0" w:color="auto"/>
              </w:divBdr>
            </w:div>
            <w:div w:id="1267732552">
              <w:marLeft w:val="0"/>
              <w:marRight w:val="0"/>
              <w:marTop w:val="0"/>
              <w:marBottom w:val="0"/>
              <w:divBdr>
                <w:top w:val="none" w:sz="0" w:space="0" w:color="auto"/>
                <w:left w:val="none" w:sz="0" w:space="0" w:color="auto"/>
                <w:bottom w:val="none" w:sz="0" w:space="0" w:color="auto"/>
                <w:right w:val="none" w:sz="0" w:space="0" w:color="auto"/>
              </w:divBdr>
            </w:div>
            <w:div w:id="1292055997">
              <w:marLeft w:val="0"/>
              <w:marRight w:val="0"/>
              <w:marTop w:val="0"/>
              <w:marBottom w:val="0"/>
              <w:divBdr>
                <w:top w:val="none" w:sz="0" w:space="0" w:color="auto"/>
                <w:left w:val="none" w:sz="0" w:space="0" w:color="auto"/>
                <w:bottom w:val="none" w:sz="0" w:space="0" w:color="auto"/>
                <w:right w:val="none" w:sz="0" w:space="0" w:color="auto"/>
              </w:divBdr>
            </w:div>
            <w:div w:id="1312372975">
              <w:marLeft w:val="0"/>
              <w:marRight w:val="0"/>
              <w:marTop w:val="0"/>
              <w:marBottom w:val="0"/>
              <w:divBdr>
                <w:top w:val="none" w:sz="0" w:space="0" w:color="auto"/>
                <w:left w:val="none" w:sz="0" w:space="0" w:color="auto"/>
                <w:bottom w:val="none" w:sz="0" w:space="0" w:color="auto"/>
                <w:right w:val="none" w:sz="0" w:space="0" w:color="auto"/>
              </w:divBdr>
            </w:div>
            <w:div w:id="1380789751">
              <w:marLeft w:val="0"/>
              <w:marRight w:val="0"/>
              <w:marTop w:val="0"/>
              <w:marBottom w:val="0"/>
              <w:divBdr>
                <w:top w:val="none" w:sz="0" w:space="0" w:color="auto"/>
                <w:left w:val="none" w:sz="0" w:space="0" w:color="auto"/>
                <w:bottom w:val="none" w:sz="0" w:space="0" w:color="auto"/>
                <w:right w:val="none" w:sz="0" w:space="0" w:color="auto"/>
              </w:divBdr>
            </w:div>
            <w:div w:id="1427767298">
              <w:marLeft w:val="0"/>
              <w:marRight w:val="0"/>
              <w:marTop w:val="0"/>
              <w:marBottom w:val="0"/>
              <w:divBdr>
                <w:top w:val="none" w:sz="0" w:space="0" w:color="auto"/>
                <w:left w:val="none" w:sz="0" w:space="0" w:color="auto"/>
                <w:bottom w:val="none" w:sz="0" w:space="0" w:color="auto"/>
                <w:right w:val="none" w:sz="0" w:space="0" w:color="auto"/>
              </w:divBdr>
            </w:div>
            <w:div w:id="1444617012">
              <w:marLeft w:val="0"/>
              <w:marRight w:val="0"/>
              <w:marTop w:val="0"/>
              <w:marBottom w:val="0"/>
              <w:divBdr>
                <w:top w:val="none" w:sz="0" w:space="0" w:color="auto"/>
                <w:left w:val="none" w:sz="0" w:space="0" w:color="auto"/>
                <w:bottom w:val="none" w:sz="0" w:space="0" w:color="auto"/>
                <w:right w:val="none" w:sz="0" w:space="0" w:color="auto"/>
              </w:divBdr>
            </w:div>
            <w:div w:id="1474450619">
              <w:marLeft w:val="0"/>
              <w:marRight w:val="0"/>
              <w:marTop w:val="0"/>
              <w:marBottom w:val="0"/>
              <w:divBdr>
                <w:top w:val="none" w:sz="0" w:space="0" w:color="auto"/>
                <w:left w:val="none" w:sz="0" w:space="0" w:color="auto"/>
                <w:bottom w:val="none" w:sz="0" w:space="0" w:color="auto"/>
                <w:right w:val="none" w:sz="0" w:space="0" w:color="auto"/>
              </w:divBdr>
            </w:div>
            <w:div w:id="1521702689">
              <w:marLeft w:val="0"/>
              <w:marRight w:val="0"/>
              <w:marTop w:val="0"/>
              <w:marBottom w:val="0"/>
              <w:divBdr>
                <w:top w:val="none" w:sz="0" w:space="0" w:color="auto"/>
                <w:left w:val="none" w:sz="0" w:space="0" w:color="auto"/>
                <w:bottom w:val="none" w:sz="0" w:space="0" w:color="auto"/>
                <w:right w:val="none" w:sz="0" w:space="0" w:color="auto"/>
              </w:divBdr>
            </w:div>
            <w:div w:id="1584530106">
              <w:marLeft w:val="0"/>
              <w:marRight w:val="0"/>
              <w:marTop w:val="0"/>
              <w:marBottom w:val="0"/>
              <w:divBdr>
                <w:top w:val="none" w:sz="0" w:space="0" w:color="auto"/>
                <w:left w:val="none" w:sz="0" w:space="0" w:color="auto"/>
                <w:bottom w:val="none" w:sz="0" w:space="0" w:color="auto"/>
                <w:right w:val="none" w:sz="0" w:space="0" w:color="auto"/>
              </w:divBdr>
            </w:div>
            <w:div w:id="1588688908">
              <w:marLeft w:val="0"/>
              <w:marRight w:val="0"/>
              <w:marTop w:val="0"/>
              <w:marBottom w:val="0"/>
              <w:divBdr>
                <w:top w:val="none" w:sz="0" w:space="0" w:color="auto"/>
                <w:left w:val="none" w:sz="0" w:space="0" w:color="auto"/>
                <w:bottom w:val="none" w:sz="0" w:space="0" w:color="auto"/>
                <w:right w:val="none" w:sz="0" w:space="0" w:color="auto"/>
              </w:divBdr>
            </w:div>
            <w:div w:id="1604993339">
              <w:marLeft w:val="0"/>
              <w:marRight w:val="0"/>
              <w:marTop w:val="0"/>
              <w:marBottom w:val="0"/>
              <w:divBdr>
                <w:top w:val="none" w:sz="0" w:space="0" w:color="auto"/>
                <w:left w:val="none" w:sz="0" w:space="0" w:color="auto"/>
                <w:bottom w:val="none" w:sz="0" w:space="0" w:color="auto"/>
                <w:right w:val="none" w:sz="0" w:space="0" w:color="auto"/>
              </w:divBdr>
            </w:div>
            <w:div w:id="1624844493">
              <w:marLeft w:val="0"/>
              <w:marRight w:val="0"/>
              <w:marTop w:val="0"/>
              <w:marBottom w:val="0"/>
              <w:divBdr>
                <w:top w:val="none" w:sz="0" w:space="0" w:color="auto"/>
                <w:left w:val="none" w:sz="0" w:space="0" w:color="auto"/>
                <w:bottom w:val="none" w:sz="0" w:space="0" w:color="auto"/>
                <w:right w:val="none" w:sz="0" w:space="0" w:color="auto"/>
              </w:divBdr>
            </w:div>
            <w:div w:id="1644432094">
              <w:marLeft w:val="0"/>
              <w:marRight w:val="0"/>
              <w:marTop w:val="0"/>
              <w:marBottom w:val="0"/>
              <w:divBdr>
                <w:top w:val="none" w:sz="0" w:space="0" w:color="auto"/>
                <w:left w:val="none" w:sz="0" w:space="0" w:color="auto"/>
                <w:bottom w:val="none" w:sz="0" w:space="0" w:color="auto"/>
                <w:right w:val="none" w:sz="0" w:space="0" w:color="auto"/>
              </w:divBdr>
            </w:div>
            <w:div w:id="1657607764">
              <w:marLeft w:val="0"/>
              <w:marRight w:val="0"/>
              <w:marTop w:val="0"/>
              <w:marBottom w:val="0"/>
              <w:divBdr>
                <w:top w:val="none" w:sz="0" w:space="0" w:color="auto"/>
                <w:left w:val="none" w:sz="0" w:space="0" w:color="auto"/>
                <w:bottom w:val="none" w:sz="0" w:space="0" w:color="auto"/>
                <w:right w:val="none" w:sz="0" w:space="0" w:color="auto"/>
              </w:divBdr>
            </w:div>
            <w:div w:id="1802648761">
              <w:marLeft w:val="0"/>
              <w:marRight w:val="0"/>
              <w:marTop w:val="0"/>
              <w:marBottom w:val="0"/>
              <w:divBdr>
                <w:top w:val="none" w:sz="0" w:space="0" w:color="auto"/>
                <w:left w:val="none" w:sz="0" w:space="0" w:color="auto"/>
                <w:bottom w:val="none" w:sz="0" w:space="0" w:color="auto"/>
                <w:right w:val="none" w:sz="0" w:space="0" w:color="auto"/>
              </w:divBdr>
            </w:div>
            <w:div w:id="1890990875">
              <w:marLeft w:val="0"/>
              <w:marRight w:val="0"/>
              <w:marTop w:val="0"/>
              <w:marBottom w:val="0"/>
              <w:divBdr>
                <w:top w:val="none" w:sz="0" w:space="0" w:color="auto"/>
                <w:left w:val="none" w:sz="0" w:space="0" w:color="auto"/>
                <w:bottom w:val="none" w:sz="0" w:space="0" w:color="auto"/>
                <w:right w:val="none" w:sz="0" w:space="0" w:color="auto"/>
              </w:divBdr>
            </w:div>
            <w:div w:id="2012486469">
              <w:marLeft w:val="0"/>
              <w:marRight w:val="0"/>
              <w:marTop w:val="0"/>
              <w:marBottom w:val="0"/>
              <w:divBdr>
                <w:top w:val="none" w:sz="0" w:space="0" w:color="auto"/>
                <w:left w:val="none" w:sz="0" w:space="0" w:color="auto"/>
                <w:bottom w:val="none" w:sz="0" w:space="0" w:color="auto"/>
                <w:right w:val="none" w:sz="0" w:space="0" w:color="auto"/>
              </w:divBdr>
            </w:div>
            <w:div w:id="2020112435">
              <w:marLeft w:val="0"/>
              <w:marRight w:val="0"/>
              <w:marTop w:val="0"/>
              <w:marBottom w:val="0"/>
              <w:divBdr>
                <w:top w:val="none" w:sz="0" w:space="0" w:color="auto"/>
                <w:left w:val="none" w:sz="0" w:space="0" w:color="auto"/>
                <w:bottom w:val="none" w:sz="0" w:space="0" w:color="auto"/>
                <w:right w:val="none" w:sz="0" w:space="0" w:color="auto"/>
              </w:divBdr>
            </w:div>
            <w:div w:id="2054962364">
              <w:marLeft w:val="0"/>
              <w:marRight w:val="0"/>
              <w:marTop w:val="0"/>
              <w:marBottom w:val="0"/>
              <w:divBdr>
                <w:top w:val="none" w:sz="0" w:space="0" w:color="auto"/>
                <w:left w:val="none" w:sz="0" w:space="0" w:color="auto"/>
                <w:bottom w:val="none" w:sz="0" w:space="0" w:color="auto"/>
                <w:right w:val="none" w:sz="0" w:space="0" w:color="auto"/>
              </w:divBdr>
            </w:div>
            <w:div w:id="2083335119">
              <w:marLeft w:val="0"/>
              <w:marRight w:val="0"/>
              <w:marTop w:val="0"/>
              <w:marBottom w:val="0"/>
              <w:divBdr>
                <w:top w:val="none" w:sz="0" w:space="0" w:color="auto"/>
                <w:left w:val="none" w:sz="0" w:space="0" w:color="auto"/>
                <w:bottom w:val="none" w:sz="0" w:space="0" w:color="auto"/>
                <w:right w:val="none" w:sz="0" w:space="0" w:color="auto"/>
              </w:divBdr>
            </w:div>
            <w:div w:id="2101943632">
              <w:marLeft w:val="0"/>
              <w:marRight w:val="0"/>
              <w:marTop w:val="0"/>
              <w:marBottom w:val="0"/>
              <w:divBdr>
                <w:top w:val="none" w:sz="0" w:space="0" w:color="auto"/>
                <w:left w:val="none" w:sz="0" w:space="0" w:color="auto"/>
                <w:bottom w:val="none" w:sz="0" w:space="0" w:color="auto"/>
                <w:right w:val="none" w:sz="0" w:space="0" w:color="auto"/>
              </w:divBdr>
            </w:div>
            <w:div w:id="2111974194">
              <w:marLeft w:val="0"/>
              <w:marRight w:val="0"/>
              <w:marTop w:val="0"/>
              <w:marBottom w:val="0"/>
              <w:divBdr>
                <w:top w:val="none" w:sz="0" w:space="0" w:color="auto"/>
                <w:left w:val="none" w:sz="0" w:space="0" w:color="auto"/>
                <w:bottom w:val="none" w:sz="0" w:space="0" w:color="auto"/>
                <w:right w:val="none" w:sz="0" w:space="0" w:color="auto"/>
              </w:divBdr>
            </w:div>
            <w:div w:id="21473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jpeg"/><Relationship Id="rId21" Type="http://schemas.openxmlformats.org/officeDocument/2006/relationships/image" Target="media/image910.jpeg"/><Relationship Id="rId42" Type="http://schemas.openxmlformats.org/officeDocument/2006/relationships/image" Target="media/image26.jpg"/><Relationship Id="rId63" Type="http://schemas.openxmlformats.org/officeDocument/2006/relationships/image" Target="media/image47.jpeg"/><Relationship Id="rId84" Type="http://schemas.openxmlformats.org/officeDocument/2006/relationships/image" Target="media/image68.jpeg"/><Relationship Id="rId138" Type="http://schemas.openxmlformats.org/officeDocument/2006/relationships/image" Target="media/image122.jpeg"/><Relationship Id="rId159" Type="http://schemas.openxmlformats.org/officeDocument/2006/relationships/image" Target="media/image143.jpeg"/><Relationship Id="rId170" Type="http://schemas.microsoft.com/office/2011/relationships/people" Target="people.xml"/><Relationship Id="rId107" Type="http://schemas.openxmlformats.org/officeDocument/2006/relationships/image" Target="media/image91.jpeg"/><Relationship Id="rId11" Type="http://schemas.openxmlformats.org/officeDocument/2006/relationships/image" Target="media/image4.jpeg"/><Relationship Id="rId32" Type="http://schemas.openxmlformats.org/officeDocument/2006/relationships/image" Target="media/image16.jpeg"/><Relationship Id="rId53" Type="http://schemas.openxmlformats.org/officeDocument/2006/relationships/image" Target="media/image37.jpg"/><Relationship Id="rId74" Type="http://schemas.openxmlformats.org/officeDocument/2006/relationships/image" Target="media/image58.jpeg"/><Relationship Id="rId128" Type="http://schemas.openxmlformats.org/officeDocument/2006/relationships/image" Target="media/image112.jpeg"/><Relationship Id="rId149" Type="http://schemas.openxmlformats.org/officeDocument/2006/relationships/image" Target="media/image133.jpeg"/><Relationship Id="rId5" Type="http://schemas.openxmlformats.org/officeDocument/2006/relationships/webSettings" Target="webSettings.xml"/><Relationship Id="rId95" Type="http://schemas.openxmlformats.org/officeDocument/2006/relationships/image" Target="media/image79.jpeg"/><Relationship Id="rId160" Type="http://schemas.openxmlformats.org/officeDocument/2006/relationships/image" Target="media/image144.jpeg"/><Relationship Id="rId22" Type="http://schemas.openxmlformats.org/officeDocument/2006/relationships/image" Target="media/image1010.jpeg"/><Relationship Id="rId43" Type="http://schemas.openxmlformats.org/officeDocument/2006/relationships/image" Target="media/image27.jpg"/><Relationship Id="rId64" Type="http://schemas.openxmlformats.org/officeDocument/2006/relationships/image" Target="media/image48.jpeg"/><Relationship Id="rId118" Type="http://schemas.openxmlformats.org/officeDocument/2006/relationships/image" Target="media/image102.jpeg"/><Relationship Id="rId139" Type="http://schemas.openxmlformats.org/officeDocument/2006/relationships/image" Target="media/image123.jpeg"/><Relationship Id="rId85" Type="http://schemas.openxmlformats.org/officeDocument/2006/relationships/image" Target="media/image69.jpeg"/><Relationship Id="rId150" Type="http://schemas.openxmlformats.org/officeDocument/2006/relationships/image" Target="media/image134.jpeg"/><Relationship Id="rId171" Type="http://schemas.openxmlformats.org/officeDocument/2006/relationships/theme" Target="theme/theme1.xml"/><Relationship Id="rId12" Type="http://schemas.openxmlformats.org/officeDocument/2006/relationships/image" Target="media/image5.jpeg"/><Relationship Id="rId33" Type="http://schemas.openxmlformats.org/officeDocument/2006/relationships/image" Target="media/image17.jpeg"/><Relationship Id="rId108" Type="http://schemas.openxmlformats.org/officeDocument/2006/relationships/image" Target="media/image92.jpeg"/><Relationship Id="rId129" Type="http://schemas.openxmlformats.org/officeDocument/2006/relationships/image" Target="media/image113.jpeg"/><Relationship Id="rId54" Type="http://schemas.openxmlformats.org/officeDocument/2006/relationships/image" Target="media/image38.jpeg"/><Relationship Id="rId70" Type="http://schemas.openxmlformats.org/officeDocument/2006/relationships/image" Target="media/image54.jpeg"/><Relationship Id="rId75" Type="http://schemas.openxmlformats.org/officeDocument/2006/relationships/image" Target="media/image59.jpeg"/><Relationship Id="rId91" Type="http://schemas.openxmlformats.org/officeDocument/2006/relationships/image" Target="media/image75.jpeg"/><Relationship Id="rId96" Type="http://schemas.openxmlformats.org/officeDocument/2006/relationships/image" Target="media/image80.jpeg"/><Relationship Id="rId140" Type="http://schemas.openxmlformats.org/officeDocument/2006/relationships/image" Target="media/image124.jpeg"/><Relationship Id="rId145" Type="http://schemas.openxmlformats.org/officeDocument/2006/relationships/image" Target="media/image129.jpeg"/><Relationship Id="rId161" Type="http://schemas.openxmlformats.org/officeDocument/2006/relationships/image" Target="media/image145.jpeg"/><Relationship Id="rId166" Type="http://schemas.openxmlformats.org/officeDocument/2006/relationships/image" Target="media/image150.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omments" Target="comments.xml"/><Relationship Id="rId28" Type="http://schemas.openxmlformats.org/officeDocument/2006/relationships/image" Target="media/image12.jpeg"/><Relationship Id="rId49" Type="http://schemas.openxmlformats.org/officeDocument/2006/relationships/image" Target="media/image33.jpg"/><Relationship Id="rId114" Type="http://schemas.openxmlformats.org/officeDocument/2006/relationships/image" Target="media/image98.jpeg"/><Relationship Id="rId119" Type="http://schemas.openxmlformats.org/officeDocument/2006/relationships/image" Target="media/image103.jpeg"/><Relationship Id="rId44" Type="http://schemas.openxmlformats.org/officeDocument/2006/relationships/image" Target="media/image28.jpeg"/><Relationship Id="rId60" Type="http://schemas.openxmlformats.org/officeDocument/2006/relationships/image" Target="media/image44.jpeg"/><Relationship Id="rId65" Type="http://schemas.openxmlformats.org/officeDocument/2006/relationships/image" Target="media/image49.jpeg"/><Relationship Id="rId81" Type="http://schemas.openxmlformats.org/officeDocument/2006/relationships/image" Target="media/image65.jpeg"/><Relationship Id="rId86" Type="http://schemas.openxmlformats.org/officeDocument/2006/relationships/image" Target="media/image70.jpeg"/><Relationship Id="rId130" Type="http://schemas.openxmlformats.org/officeDocument/2006/relationships/image" Target="media/image114.jpeg"/><Relationship Id="rId135" Type="http://schemas.openxmlformats.org/officeDocument/2006/relationships/image" Target="media/image119.jpeg"/><Relationship Id="rId151" Type="http://schemas.openxmlformats.org/officeDocument/2006/relationships/image" Target="media/image135.jpeg"/><Relationship Id="rId156" Type="http://schemas.openxmlformats.org/officeDocument/2006/relationships/image" Target="media/image140.jpeg"/><Relationship Id="rId13" Type="http://schemas.openxmlformats.org/officeDocument/2006/relationships/image" Target="media/image6.jpeg"/><Relationship Id="rId18" Type="http://schemas.openxmlformats.org/officeDocument/2006/relationships/image" Target="media/image610.jpeg"/><Relationship Id="rId39" Type="http://schemas.openxmlformats.org/officeDocument/2006/relationships/image" Target="media/image23.jpg"/><Relationship Id="rId109" Type="http://schemas.openxmlformats.org/officeDocument/2006/relationships/image" Target="media/image93.jpeg"/><Relationship Id="rId34" Type="http://schemas.openxmlformats.org/officeDocument/2006/relationships/image" Target="media/image18.jpeg"/><Relationship Id="rId50" Type="http://schemas.openxmlformats.org/officeDocument/2006/relationships/image" Target="media/image34.jpg"/><Relationship Id="rId55" Type="http://schemas.openxmlformats.org/officeDocument/2006/relationships/image" Target="media/image39.jpeg"/><Relationship Id="rId76" Type="http://schemas.openxmlformats.org/officeDocument/2006/relationships/image" Target="media/image60.jpeg"/><Relationship Id="rId97" Type="http://schemas.openxmlformats.org/officeDocument/2006/relationships/image" Target="media/image81.jpeg"/><Relationship Id="rId104" Type="http://schemas.openxmlformats.org/officeDocument/2006/relationships/image" Target="media/image88.jpeg"/><Relationship Id="rId120" Type="http://schemas.openxmlformats.org/officeDocument/2006/relationships/image" Target="media/image104.jpeg"/><Relationship Id="rId125" Type="http://schemas.openxmlformats.org/officeDocument/2006/relationships/image" Target="media/image109.jpeg"/><Relationship Id="rId141" Type="http://schemas.openxmlformats.org/officeDocument/2006/relationships/image" Target="media/image125.jpeg"/><Relationship Id="rId146" Type="http://schemas.openxmlformats.org/officeDocument/2006/relationships/image" Target="media/image130.jpeg"/><Relationship Id="rId16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5.jpeg"/><Relationship Id="rId92" Type="http://schemas.openxmlformats.org/officeDocument/2006/relationships/image" Target="media/image76.jpeg"/><Relationship Id="rId162" Type="http://schemas.openxmlformats.org/officeDocument/2006/relationships/image" Target="media/image146.jpeg"/><Relationship Id="rId2" Type="http://schemas.openxmlformats.org/officeDocument/2006/relationships/numbering" Target="numbering.xml"/><Relationship Id="rId29" Type="http://schemas.openxmlformats.org/officeDocument/2006/relationships/image" Target="media/image13.jpeg"/><Relationship Id="rId24" Type="http://schemas.microsoft.com/office/2011/relationships/commentsExtended" Target="commentsExtended.xml"/><Relationship Id="rId40" Type="http://schemas.openxmlformats.org/officeDocument/2006/relationships/image" Target="media/image24.jpg"/><Relationship Id="rId45" Type="http://schemas.openxmlformats.org/officeDocument/2006/relationships/image" Target="media/image29.jpeg"/><Relationship Id="rId66" Type="http://schemas.openxmlformats.org/officeDocument/2006/relationships/image" Target="media/image50.jpeg"/><Relationship Id="rId87" Type="http://schemas.openxmlformats.org/officeDocument/2006/relationships/image" Target="media/image71.jpeg"/><Relationship Id="rId110" Type="http://schemas.openxmlformats.org/officeDocument/2006/relationships/image" Target="media/image94.jpeg"/><Relationship Id="rId115" Type="http://schemas.openxmlformats.org/officeDocument/2006/relationships/image" Target="media/image99.jpeg"/><Relationship Id="rId131" Type="http://schemas.openxmlformats.org/officeDocument/2006/relationships/image" Target="media/image115.jpeg"/><Relationship Id="rId136" Type="http://schemas.openxmlformats.org/officeDocument/2006/relationships/image" Target="media/image120.jpeg"/><Relationship Id="rId157" Type="http://schemas.openxmlformats.org/officeDocument/2006/relationships/image" Target="media/image141.jpeg"/><Relationship Id="rId61" Type="http://schemas.openxmlformats.org/officeDocument/2006/relationships/image" Target="media/image45.jpeg"/><Relationship Id="rId82" Type="http://schemas.openxmlformats.org/officeDocument/2006/relationships/image" Target="media/image66.jpeg"/><Relationship Id="rId152" Type="http://schemas.openxmlformats.org/officeDocument/2006/relationships/image" Target="media/image136.jpeg"/><Relationship Id="rId19" Type="http://schemas.openxmlformats.org/officeDocument/2006/relationships/image" Target="media/image710.jpeg"/><Relationship Id="rId14" Type="http://schemas.openxmlformats.org/officeDocument/2006/relationships/image" Target="media/image7.jpeg"/><Relationship Id="rId30" Type="http://schemas.openxmlformats.org/officeDocument/2006/relationships/image" Target="media/image14.jpeg"/><Relationship Id="rId35" Type="http://schemas.openxmlformats.org/officeDocument/2006/relationships/image" Target="media/image19.jpeg"/><Relationship Id="rId56" Type="http://schemas.openxmlformats.org/officeDocument/2006/relationships/image" Target="media/image40.jpeg"/><Relationship Id="rId77" Type="http://schemas.openxmlformats.org/officeDocument/2006/relationships/image" Target="media/image61.jpeg"/><Relationship Id="rId100" Type="http://schemas.openxmlformats.org/officeDocument/2006/relationships/image" Target="media/image84.jpeg"/><Relationship Id="rId105" Type="http://schemas.openxmlformats.org/officeDocument/2006/relationships/image" Target="media/image89.jpeg"/><Relationship Id="rId126" Type="http://schemas.openxmlformats.org/officeDocument/2006/relationships/image" Target="media/image110.jpeg"/><Relationship Id="rId147" Type="http://schemas.openxmlformats.org/officeDocument/2006/relationships/image" Target="media/image131.jpeg"/><Relationship Id="rId16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5.jpg"/><Relationship Id="rId72" Type="http://schemas.openxmlformats.org/officeDocument/2006/relationships/image" Target="media/image56.jpeg"/><Relationship Id="rId93" Type="http://schemas.openxmlformats.org/officeDocument/2006/relationships/image" Target="media/image77.jpeg"/><Relationship Id="rId98" Type="http://schemas.openxmlformats.org/officeDocument/2006/relationships/image" Target="media/image82.jpeg"/><Relationship Id="rId121" Type="http://schemas.openxmlformats.org/officeDocument/2006/relationships/image" Target="media/image105.jpeg"/><Relationship Id="rId142" Type="http://schemas.openxmlformats.org/officeDocument/2006/relationships/image" Target="media/image126.jpeg"/><Relationship Id="rId163" Type="http://schemas.openxmlformats.org/officeDocument/2006/relationships/image" Target="media/image147.jpeg"/><Relationship Id="rId3" Type="http://schemas.openxmlformats.org/officeDocument/2006/relationships/styles" Target="styles.xml"/><Relationship Id="rId25" Type="http://schemas.microsoft.com/office/2016/09/relationships/commentsIds" Target="commentsIds.xml"/><Relationship Id="rId46" Type="http://schemas.openxmlformats.org/officeDocument/2006/relationships/image" Target="media/image30.jpeg"/><Relationship Id="rId67" Type="http://schemas.openxmlformats.org/officeDocument/2006/relationships/image" Target="media/image51.jpeg"/><Relationship Id="rId116" Type="http://schemas.openxmlformats.org/officeDocument/2006/relationships/image" Target="media/image100.jpeg"/><Relationship Id="rId137" Type="http://schemas.openxmlformats.org/officeDocument/2006/relationships/image" Target="media/image121.jpeg"/><Relationship Id="rId158" Type="http://schemas.openxmlformats.org/officeDocument/2006/relationships/image" Target="media/image142.jpeg"/><Relationship Id="rId20" Type="http://schemas.openxmlformats.org/officeDocument/2006/relationships/image" Target="media/image810.jpeg"/><Relationship Id="rId41" Type="http://schemas.openxmlformats.org/officeDocument/2006/relationships/image" Target="media/image25.jpg"/><Relationship Id="rId62" Type="http://schemas.openxmlformats.org/officeDocument/2006/relationships/image" Target="media/image46.jpeg"/><Relationship Id="rId83" Type="http://schemas.openxmlformats.org/officeDocument/2006/relationships/image" Target="media/image67.jpeg"/><Relationship Id="rId88" Type="http://schemas.openxmlformats.org/officeDocument/2006/relationships/image" Target="media/image72.jpeg"/><Relationship Id="rId111" Type="http://schemas.openxmlformats.org/officeDocument/2006/relationships/image" Target="media/image95.jpeg"/><Relationship Id="rId132" Type="http://schemas.openxmlformats.org/officeDocument/2006/relationships/image" Target="media/image116.jpeg"/><Relationship Id="rId153" Type="http://schemas.openxmlformats.org/officeDocument/2006/relationships/image" Target="media/image137.jpeg"/><Relationship Id="rId15" Type="http://schemas.openxmlformats.org/officeDocument/2006/relationships/image" Target="media/image8.jpeg"/><Relationship Id="rId36" Type="http://schemas.openxmlformats.org/officeDocument/2006/relationships/image" Target="media/image20.jpeg"/><Relationship Id="rId57" Type="http://schemas.openxmlformats.org/officeDocument/2006/relationships/image" Target="media/image41.jpeg"/><Relationship Id="rId106" Type="http://schemas.openxmlformats.org/officeDocument/2006/relationships/image" Target="media/image90.jpeg"/><Relationship Id="rId127" Type="http://schemas.openxmlformats.org/officeDocument/2006/relationships/image" Target="media/image111.jpeg"/><Relationship Id="rId10" Type="http://schemas.openxmlformats.org/officeDocument/2006/relationships/image" Target="media/image3.jpeg"/><Relationship Id="rId31" Type="http://schemas.openxmlformats.org/officeDocument/2006/relationships/image" Target="media/image15.jpeg"/><Relationship Id="rId52" Type="http://schemas.openxmlformats.org/officeDocument/2006/relationships/image" Target="media/image36.jpg"/><Relationship Id="rId73" Type="http://schemas.openxmlformats.org/officeDocument/2006/relationships/image" Target="media/image57.jpeg"/><Relationship Id="rId78" Type="http://schemas.openxmlformats.org/officeDocument/2006/relationships/image" Target="media/image62.jpeg"/><Relationship Id="rId94" Type="http://schemas.openxmlformats.org/officeDocument/2006/relationships/image" Target="media/image78.jpeg"/><Relationship Id="rId99" Type="http://schemas.openxmlformats.org/officeDocument/2006/relationships/image" Target="media/image83.jpeg"/><Relationship Id="rId101" Type="http://schemas.openxmlformats.org/officeDocument/2006/relationships/image" Target="media/image85.jpeg"/><Relationship Id="rId122" Type="http://schemas.openxmlformats.org/officeDocument/2006/relationships/image" Target="media/image106.jpeg"/><Relationship Id="rId143" Type="http://schemas.openxmlformats.org/officeDocument/2006/relationships/image" Target="media/image127.jpeg"/><Relationship Id="rId148" Type="http://schemas.openxmlformats.org/officeDocument/2006/relationships/image" Target="media/image132.jpeg"/><Relationship Id="rId164" Type="http://schemas.openxmlformats.org/officeDocument/2006/relationships/image" Target="media/image148.jpeg"/><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26" Type="http://schemas.microsoft.com/office/2018/08/relationships/commentsExtensible" Target="commentsExtensible.xml"/><Relationship Id="rId47" Type="http://schemas.openxmlformats.org/officeDocument/2006/relationships/image" Target="media/image31.jpeg"/><Relationship Id="rId68" Type="http://schemas.openxmlformats.org/officeDocument/2006/relationships/image" Target="media/image52.jpeg"/><Relationship Id="rId89" Type="http://schemas.openxmlformats.org/officeDocument/2006/relationships/image" Target="media/image73.jpeg"/><Relationship Id="rId112" Type="http://schemas.openxmlformats.org/officeDocument/2006/relationships/image" Target="media/image96.jpeg"/><Relationship Id="rId133" Type="http://schemas.openxmlformats.org/officeDocument/2006/relationships/image" Target="media/image117.jpeg"/><Relationship Id="rId154" Type="http://schemas.openxmlformats.org/officeDocument/2006/relationships/image" Target="media/image138.jpeg"/><Relationship Id="rId16" Type="http://schemas.openxmlformats.org/officeDocument/2006/relationships/image" Target="media/image9.jpeg"/><Relationship Id="rId37" Type="http://schemas.openxmlformats.org/officeDocument/2006/relationships/image" Target="media/image21.jpeg"/><Relationship Id="rId58" Type="http://schemas.openxmlformats.org/officeDocument/2006/relationships/image" Target="media/image42.jpeg"/><Relationship Id="rId79" Type="http://schemas.openxmlformats.org/officeDocument/2006/relationships/image" Target="media/image63.jpeg"/><Relationship Id="rId102" Type="http://schemas.openxmlformats.org/officeDocument/2006/relationships/image" Target="media/image86.jpeg"/><Relationship Id="rId123" Type="http://schemas.openxmlformats.org/officeDocument/2006/relationships/image" Target="media/image107.jpeg"/><Relationship Id="rId144" Type="http://schemas.openxmlformats.org/officeDocument/2006/relationships/image" Target="media/image128.jpeg"/><Relationship Id="rId90" Type="http://schemas.openxmlformats.org/officeDocument/2006/relationships/image" Target="media/image74.jpeg"/><Relationship Id="rId165" Type="http://schemas.openxmlformats.org/officeDocument/2006/relationships/image" Target="media/image149.jpeg"/><Relationship Id="rId27" Type="http://schemas.openxmlformats.org/officeDocument/2006/relationships/image" Target="media/image11.jpeg"/><Relationship Id="rId48" Type="http://schemas.openxmlformats.org/officeDocument/2006/relationships/image" Target="media/image32.jpeg"/><Relationship Id="rId69" Type="http://schemas.openxmlformats.org/officeDocument/2006/relationships/image" Target="media/image53.jpeg"/><Relationship Id="rId113" Type="http://schemas.openxmlformats.org/officeDocument/2006/relationships/image" Target="media/image97.jpeg"/><Relationship Id="rId134" Type="http://schemas.openxmlformats.org/officeDocument/2006/relationships/image" Target="media/image118.jpeg"/><Relationship Id="rId80" Type="http://schemas.openxmlformats.org/officeDocument/2006/relationships/image" Target="media/image64.jpeg"/><Relationship Id="rId155" Type="http://schemas.openxmlformats.org/officeDocument/2006/relationships/image" Target="media/image139.jpeg"/><Relationship Id="rId17" Type="http://schemas.openxmlformats.org/officeDocument/2006/relationships/image" Target="media/image10.jpeg"/><Relationship Id="rId38" Type="http://schemas.openxmlformats.org/officeDocument/2006/relationships/image" Target="media/image22.jpeg"/><Relationship Id="rId59" Type="http://schemas.openxmlformats.org/officeDocument/2006/relationships/image" Target="media/image43.jpeg"/><Relationship Id="rId103" Type="http://schemas.openxmlformats.org/officeDocument/2006/relationships/image" Target="media/image87.jpeg"/><Relationship Id="rId124" Type="http://schemas.openxmlformats.org/officeDocument/2006/relationships/image" Target="media/image108.jpeg"/></Relationships>
</file>

<file path=word/_rels/footnotes.xml.rels><?xml version="1.0" encoding="UTF-8" standalone="yes"?>
<Relationships xmlns="http://schemas.openxmlformats.org/package/2006/relationships"><Relationship Id="rId1" Type="http://schemas.openxmlformats.org/officeDocument/2006/relationships/hyperlink" Target="https://docs.python.org/3/library/o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845A17FF-AB6A-483D-B946-B1A9C2C8B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6273</Words>
  <Characters>35821</Characters>
  <Application>Microsoft Office Word</Application>
  <DocSecurity>0</DocSecurity>
  <Lines>895</Lines>
  <Paragraphs>701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Landes, Finian (GymLI)</dc:creator>
  <cp:keywords/>
  <dc:description/>
  <cp:lastModifiedBy>Landes, Finian (GymLI)</cp:lastModifiedBy>
  <cp:revision>977</cp:revision>
  <dcterms:created xsi:type="dcterms:W3CDTF">2024-11-19T03:13:00Z</dcterms:created>
  <dcterms:modified xsi:type="dcterms:W3CDTF">2024-12-20T11:52:00Z</dcterms:modified>
</cp:coreProperties>
</file>